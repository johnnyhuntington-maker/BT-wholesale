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66A95" w14:textId="235672F9" w:rsidR="00A40FA6" w:rsidRDefault="00D20093" w:rsidP="002627D7">
      <w:pPr>
        <w:jc w:val="center"/>
      </w:pPr>
      <w:r>
        <w:tab/>
      </w:r>
    </w:p>
    <w:p w14:paraId="78E9C9CB" w14:textId="77777777" w:rsidR="00A40FA6" w:rsidRDefault="00A40FA6" w:rsidP="002627D7">
      <w:pPr>
        <w:jc w:val="center"/>
      </w:pPr>
    </w:p>
    <w:p w14:paraId="6896D102" w14:textId="77777777" w:rsidR="00A40FA6" w:rsidRDefault="00A40FA6" w:rsidP="002627D7">
      <w:pPr>
        <w:jc w:val="center"/>
      </w:pPr>
    </w:p>
    <w:p w14:paraId="4D66183F" w14:textId="77777777" w:rsidR="00A40FA6" w:rsidRDefault="00A40FA6" w:rsidP="002627D7">
      <w:pPr>
        <w:jc w:val="center"/>
      </w:pPr>
    </w:p>
    <w:p w14:paraId="4D88F1F7" w14:textId="77777777" w:rsidR="00A40FA6" w:rsidRDefault="00A40FA6" w:rsidP="002627D7">
      <w:pPr>
        <w:jc w:val="center"/>
      </w:pPr>
    </w:p>
    <w:p w14:paraId="2FCD4EB1" w14:textId="77777777" w:rsidR="00A40FA6" w:rsidRDefault="00A40FA6" w:rsidP="002627D7">
      <w:pPr>
        <w:jc w:val="center"/>
      </w:pPr>
    </w:p>
    <w:p w14:paraId="19FE7C11" w14:textId="77777777" w:rsidR="00A40FA6" w:rsidRDefault="00A40FA6" w:rsidP="002627D7">
      <w:pPr>
        <w:jc w:val="center"/>
      </w:pPr>
    </w:p>
    <w:p w14:paraId="03C69C1F" w14:textId="77777777" w:rsidR="00A40FA6" w:rsidRPr="00C8711E" w:rsidRDefault="00A40FA6" w:rsidP="002627D7">
      <w:pPr>
        <w:jc w:val="center"/>
        <w:rPr>
          <w:sz w:val="48"/>
          <w:szCs w:val="48"/>
        </w:rPr>
      </w:pPr>
      <w:r w:rsidRPr="00C8711E">
        <w:rPr>
          <w:sz w:val="48"/>
          <w:szCs w:val="48"/>
        </w:rPr>
        <w:t>Project Nexus</w:t>
      </w:r>
    </w:p>
    <w:p w14:paraId="5144D412" w14:textId="3E2E1EF1" w:rsidR="003C179F" w:rsidRPr="00C8711E" w:rsidRDefault="52C5886A" w:rsidP="002627D7">
      <w:pPr>
        <w:jc w:val="center"/>
        <w:rPr>
          <w:sz w:val="48"/>
          <w:szCs w:val="48"/>
        </w:rPr>
      </w:pPr>
      <w:r w:rsidRPr="117BB036">
        <w:rPr>
          <w:sz w:val="48"/>
          <w:szCs w:val="48"/>
        </w:rPr>
        <w:t xml:space="preserve">Wholesale Strategic </w:t>
      </w:r>
      <w:r w:rsidR="0861E166" w:rsidRPr="117BB036">
        <w:rPr>
          <w:sz w:val="48"/>
          <w:szCs w:val="48"/>
        </w:rPr>
        <w:t>API</w:t>
      </w:r>
      <w:r w:rsidR="5BEA4EC8" w:rsidRPr="117BB036">
        <w:rPr>
          <w:sz w:val="48"/>
          <w:szCs w:val="48"/>
        </w:rPr>
        <w:t>s</w:t>
      </w:r>
      <w:r w:rsidR="0861E166" w:rsidRPr="117BB036">
        <w:rPr>
          <w:sz w:val="48"/>
          <w:szCs w:val="48"/>
        </w:rPr>
        <w:t xml:space="preserve"> &amp; </w:t>
      </w:r>
      <w:r w:rsidRPr="117BB036">
        <w:rPr>
          <w:sz w:val="48"/>
          <w:szCs w:val="48"/>
        </w:rPr>
        <w:t>Portal</w:t>
      </w:r>
    </w:p>
    <w:p w14:paraId="03B407E0" w14:textId="77777777" w:rsidR="00A40FA6" w:rsidRPr="00C8711E" w:rsidRDefault="00A40FA6" w:rsidP="002627D7">
      <w:pPr>
        <w:jc w:val="center"/>
        <w:rPr>
          <w:sz w:val="48"/>
          <w:szCs w:val="48"/>
        </w:rPr>
      </w:pPr>
    </w:p>
    <w:p w14:paraId="657F23FC" w14:textId="386DCE4B" w:rsidR="00A40FA6" w:rsidRPr="00C8711E" w:rsidRDefault="00A40FA6" w:rsidP="002627D7">
      <w:pPr>
        <w:jc w:val="center"/>
        <w:rPr>
          <w:sz w:val="48"/>
          <w:szCs w:val="48"/>
        </w:rPr>
      </w:pPr>
      <w:r w:rsidRPr="00C8711E">
        <w:rPr>
          <w:sz w:val="48"/>
          <w:szCs w:val="48"/>
        </w:rPr>
        <w:t>Product Requirements Document</w:t>
      </w:r>
    </w:p>
    <w:p w14:paraId="16A14103" w14:textId="77777777" w:rsidR="00A40FA6" w:rsidRPr="00C8711E" w:rsidRDefault="00A40FA6" w:rsidP="002627D7">
      <w:pPr>
        <w:jc w:val="center"/>
        <w:rPr>
          <w:sz w:val="48"/>
          <w:szCs w:val="48"/>
        </w:rPr>
      </w:pPr>
    </w:p>
    <w:p w14:paraId="367EFCCF" w14:textId="2D872281" w:rsidR="00A40FA6" w:rsidRPr="00C8711E" w:rsidRDefault="00A40FA6" w:rsidP="002627D7">
      <w:pPr>
        <w:jc w:val="center"/>
        <w:rPr>
          <w:sz w:val="48"/>
          <w:szCs w:val="48"/>
        </w:rPr>
      </w:pPr>
      <w:r w:rsidRPr="00C8711E">
        <w:rPr>
          <w:sz w:val="48"/>
          <w:szCs w:val="48"/>
        </w:rPr>
        <w:t>&lt;date</w:t>
      </w:r>
      <w:r w:rsidR="00C8711E" w:rsidRPr="00C8711E">
        <w:rPr>
          <w:sz w:val="48"/>
          <w:szCs w:val="48"/>
        </w:rPr>
        <w:t>&gt;</w:t>
      </w:r>
    </w:p>
    <w:p w14:paraId="7BBEE68B" w14:textId="77777777" w:rsidR="00C8711E" w:rsidRPr="00C8711E" w:rsidRDefault="00C8711E" w:rsidP="002627D7">
      <w:pPr>
        <w:jc w:val="center"/>
        <w:rPr>
          <w:sz w:val="48"/>
          <w:szCs w:val="48"/>
        </w:rPr>
      </w:pPr>
    </w:p>
    <w:p w14:paraId="2DA5E9D8" w14:textId="52830850" w:rsidR="00C8711E" w:rsidRPr="00C8711E" w:rsidRDefault="00C8711E" w:rsidP="002627D7">
      <w:pPr>
        <w:jc w:val="center"/>
        <w:rPr>
          <w:sz w:val="48"/>
          <w:szCs w:val="48"/>
        </w:rPr>
      </w:pPr>
      <w:r w:rsidRPr="00C8711E">
        <w:rPr>
          <w:sz w:val="48"/>
          <w:szCs w:val="48"/>
        </w:rPr>
        <w:t>&lt;issue&gt;</w:t>
      </w:r>
    </w:p>
    <w:p w14:paraId="442A693E" w14:textId="5B1A3368" w:rsidR="003C179F" w:rsidRPr="008A7807" w:rsidRDefault="003C179F" w:rsidP="2927A1DA">
      <w:pPr>
        <w:rPr>
          <w:rFonts w:cs="BT Curve"/>
        </w:rPr>
      </w:pPr>
    </w:p>
    <w:p w14:paraId="268015D5" w14:textId="69FC0B15" w:rsidR="003C179F" w:rsidRPr="008A7807" w:rsidRDefault="003C179F" w:rsidP="2927A1DA">
      <w:pPr>
        <w:rPr>
          <w:rFonts w:cs="BT Curve"/>
        </w:rPr>
      </w:pPr>
    </w:p>
    <w:p w14:paraId="1C2A3EC7" w14:textId="0DEC4604" w:rsidR="003C179F" w:rsidRPr="008A7807" w:rsidRDefault="004B2753" w:rsidP="2927A1DA">
      <w:pPr>
        <w:rPr>
          <w:rFonts w:cs="BT Curve"/>
        </w:rPr>
      </w:pPr>
      <w:r w:rsidRPr="008A7807">
        <w:rPr>
          <w:rFonts w:cs="BT Curve"/>
        </w:rPr>
        <w:br w:type="page"/>
      </w:r>
    </w:p>
    <w:sdt>
      <w:sdtPr>
        <w:rPr>
          <w:rFonts w:cs="BT Curve"/>
        </w:rPr>
        <w:id w:val="1917928978"/>
        <w:docPartObj>
          <w:docPartGallery w:val="Table of Contents"/>
          <w:docPartUnique/>
        </w:docPartObj>
      </w:sdtPr>
      <w:sdtContent>
        <w:p w14:paraId="09B8666F" w14:textId="7CDDC64A" w:rsidR="006F18EC" w:rsidRDefault="004B2753">
          <w:pPr>
            <w:pStyle w:val="TOC1"/>
            <w:tabs>
              <w:tab w:val="right" w:leader="dot" w:pos="10790"/>
            </w:tabs>
            <w:rPr>
              <w:rFonts w:asciiTheme="minorHAnsi" w:hAnsiTheme="minorHAnsi"/>
              <w:noProof/>
              <w:kern w:val="2"/>
              <w:sz w:val="24"/>
              <w:szCs w:val="24"/>
              <w:lang w:eastAsia="en-GB"/>
              <w14:ligatures w14:val="standardContextual"/>
            </w:rPr>
          </w:pPr>
          <w:r w:rsidRPr="008A7807">
            <w:fldChar w:fldCharType="begin"/>
          </w:r>
          <w:r>
            <w:instrText>TOC \o "1-9" \z \u \h</w:instrText>
          </w:r>
          <w:r w:rsidRPr="008A7807">
            <w:fldChar w:fldCharType="separate"/>
          </w:r>
          <w:hyperlink w:anchor="_Toc232667897" w:history="1">
            <w:r w:rsidR="006F18EC" w:rsidRPr="00BD202E">
              <w:rPr>
                <w:rStyle w:val="Hyperlink"/>
                <w:noProof/>
              </w:rPr>
              <w:t>Summary</w:t>
            </w:r>
            <w:r w:rsidR="006F18EC">
              <w:rPr>
                <w:noProof/>
                <w:webHidden/>
              </w:rPr>
              <w:tab/>
            </w:r>
            <w:r w:rsidR="006F18EC">
              <w:rPr>
                <w:noProof/>
                <w:webHidden/>
              </w:rPr>
              <w:fldChar w:fldCharType="begin"/>
            </w:r>
            <w:r w:rsidR="006F18EC">
              <w:rPr>
                <w:noProof/>
                <w:webHidden/>
              </w:rPr>
              <w:instrText xml:space="preserve"> PAGEREF _Toc232667897 \h </w:instrText>
            </w:r>
            <w:r w:rsidR="006F18EC">
              <w:rPr>
                <w:noProof/>
                <w:webHidden/>
              </w:rPr>
            </w:r>
            <w:r w:rsidR="006F18EC">
              <w:rPr>
                <w:noProof/>
                <w:webHidden/>
              </w:rPr>
              <w:fldChar w:fldCharType="separate"/>
            </w:r>
            <w:r w:rsidR="006F18EC">
              <w:rPr>
                <w:noProof/>
                <w:webHidden/>
              </w:rPr>
              <w:t>5</w:t>
            </w:r>
            <w:r w:rsidR="006F18EC">
              <w:rPr>
                <w:noProof/>
                <w:webHidden/>
              </w:rPr>
              <w:fldChar w:fldCharType="end"/>
            </w:r>
          </w:hyperlink>
        </w:p>
        <w:p w14:paraId="023E702B" w14:textId="03DF81E2" w:rsidR="006F18EC" w:rsidRDefault="006F18EC">
          <w:pPr>
            <w:pStyle w:val="TOC1"/>
            <w:tabs>
              <w:tab w:val="right" w:leader="dot" w:pos="10790"/>
            </w:tabs>
            <w:rPr>
              <w:rFonts w:asciiTheme="minorHAnsi" w:hAnsiTheme="minorHAnsi"/>
              <w:noProof/>
              <w:kern w:val="2"/>
              <w:sz w:val="24"/>
              <w:szCs w:val="24"/>
              <w:lang w:eastAsia="en-GB"/>
              <w14:ligatures w14:val="standardContextual"/>
            </w:rPr>
          </w:pPr>
          <w:hyperlink w:anchor="_Toc232667898" w:history="1">
            <w:r w:rsidRPr="00BD202E">
              <w:rPr>
                <w:rStyle w:val="Hyperlink"/>
                <w:noProof/>
              </w:rPr>
              <w:t>Success Metrics</w:t>
            </w:r>
            <w:r>
              <w:rPr>
                <w:noProof/>
                <w:webHidden/>
              </w:rPr>
              <w:tab/>
            </w:r>
            <w:r>
              <w:rPr>
                <w:noProof/>
                <w:webHidden/>
              </w:rPr>
              <w:fldChar w:fldCharType="begin"/>
            </w:r>
            <w:r>
              <w:rPr>
                <w:noProof/>
                <w:webHidden/>
              </w:rPr>
              <w:instrText xml:space="preserve"> PAGEREF _Toc232667898 \h </w:instrText>
            </w:r>
            <w:r>
              <w:rPr>
                <w:noProof/>
                <w:webHidden/>
              </w:rPr>
            </w:r>
            <w:r>
              <w:rPr>
                <w:noProof/>
                <w:webHidden/>
              </w:rPr>
              <w:fldChar w:fldCharType="separate"/>
            </w:r>
            <w:r>
              <w:rPr>
                <w:noProof/>
                <w:webHidden/>
              </w:rPr>
              <w:t>5</w:t>
            </w:r>
            <w:r>
              <w:rPr>
                <w:noProof/>
                <w:webHidden/>
              </w:rPr>
              <w:fldChar w:fldCharType="end"/>
            </w:r>
          </w:hyperlink>
        </w:p>
        <w:p w14:paraId="3061CBCF" w14:textId="30B190EA" w:rsidR="006F18EC" w:rsidRDefault="006F18EC">
          <w:pPr>
            <w:pStyle w:val="TOC1"/>
            <w:tabs>
              <w:tab w:val="right" w:leader="dot" w:pos="10790"/>
            </w:tabs>
            <w:rPr>
              <w:rFonts w:asciiTheme="minorHAnsi" w:hAnsiTheme="minorHAnsi"/>
              <w:noProof/>
              <w:kern w:val="2"/>
              <w:sz w:val="24"/>
              <w:szCs w:val="24"/>
              <w:lang w:eastAsia="en-GB"/>
              <w14:ligatures w14:val="standardContextual"/>
            </w:rPr>
          </w:pPr>
          <w:hyperlink w:anchor="_Toc232667899" w:history="1">
            <w:r w:rsidRPr="00BD202E">
              <w:rPr>
                <w:rStyle w:val="Hyperlink"/>
                <w:noProof/>
              </w:rPr>
              <w:t>Scope</w:t>
            </w:r>
            <w:r>
              <w:rPr>
                <w:noProof/>
                <w:webHidden/>
              </w:rPr>
              <w:tab/>
            </w:r>
            <w:r>
              <w:rPr>
                <w:noProof/>
                <w:webHidden/>
              </w:rPr>
              <w:fldChar w:fldCharType="begin"/>
            </w:r>
            <w:r>
              <w:rPr>
                <w:noProof/>
                <w:webHidden/>
              </w:rPr>
              <w:instrText xml:space="preserve"> PAGEREF _Toc232667899 \h </w:instrText>
            </w:r>
            <w:r>
              <w:rPr>
                <w:noProof/>
                <w:webHidden/>
              </w:rPr>
            </w:r>
            <w:r>
              <w:rPr>
                <w:noProof/>
                <w:webHidden/>
              </w:rPr>
              <w:fldChar w:fldCharType="separate"/>
            </w:r>
            <w:r>
              <w:rPr>
                <w:noProof/>
                <w:webHidden/>
              </w:rPr>
              <w:t>6</w:t>
            </w:r>
            <w:r>
              <w:rPr>
                <w:noProof/>
                <w:webHidden/>
              </w:rPr>
              <w:fldChar w:fldCharType="end"/>
            </w:r>
          </w:hyperlink>
        </w:p>
        <w:p w14:paraId="32D481CB" w14:textId="569BFB96"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00" w:history="1">
            <w:r w:rsidRPr="00BD202E">
              <w:rPr>
                <w:rStyle w:val="Hyperlink"/>
                <w:noProof/>
              </w:rPr>
              <w:t>High-level scope</w:t>
            </w:r>
            <w:r>
              <w:rPr>
                <w:noProof/>
                <w:webHidden/>
              </w:rPr>
              <w:tab/>
            </w:r>
            <w:r>
              <w:rPr>
                <w:noProof/>
                <w:webHidden/>
              </w:rPr>
              <w:fldChar w:fldCharType="begin"/>
            </w:r>
            <w:r>
              <w:rPr>
                <w:noProof/>
                <w:webHidden/>
              </w:rPr>
              <w:instrText xml:space="preserve"> PAGEREF _Toc232667900 \h </w:instrText>
            </w:r>
            <w:r>
              <w:rPr>
                <w:noProof/>
                <w:webHidden/>
              </w:rPr>
            </w:r>
            <w:r>
              <w:rPr>
                <w:noProof/>
                <w:webHidden/>
              </w:rPr>
              <w:fldChar w:fldCharType="separate"/>
            </w:r>
            <w:r>
              <w:rPr>
                <w:noProof/>
                <w:webHidden/>
              </w:rPr>
              <w:t>6</w:t>
            </w:r>
            <w:r>
              <w:rPr>
                <w:noProof/>
                <w:webHidden/>
              </w:rPr>
              <w:fldChar w:fldCharType="end"/>
            </w:r>
          </w:hyperlink>
        </w:p>
        <w:p w14:paraId="1D841F11" w14:textId="259829BF"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01" w:history="1">
            <w:r w:rsidRPr="00BD202E">
              <w:rPr>
                <w:rStyle w:val="Hyperlink"/>
                <w:noProof/>
              </w:rPr>
              <w:t>Out of scope</w:t>
            </w:r>
            <w:r>
              <w:rPr>
                <w:noProof/>
                <w:webHidden/>
              </w:rPr>
              <w:tab/>
            </w:r>
            <w:r>
              <w:rPr>
                <w:noProof/>
                <w:webHidden/>
              </w:rPr>
              <w:fldChar w:fldCharType="begin"/>
            </w:r>
            <w:r>
              <w:rPr>
                <w:noProof/>
                <w:webHidden/>
              </w:rPr>
              <w:instrText xml:space="preserve"> PAGEREF _Toc232667901 \h </w:instrText>
            </w:r>
            <w:r>
              <w:rPr>
                <w:noProof/>
                <w:webHidden/>
              </w:rPr>
            </w:r>
            <w:r>
              <w:rPr>
                <w:noProof/>
                <w:webHidden/>
              </w:rPr>
              <w:fldChar w:fldCharType="separate"/>
            </w:r>
            <w:r>
              <w:rPr>
                <w:noProof/>
                <w:webHidden/>
              </w:rPr>
              <w:t>6</w:t>
            </w:r>
            <w:r>
              <w:rPr>
                <w:noProof/>
                <w:webHidden/>
              </w:rPr>
              <w:fldChar w:fldCharType="end"/>
            </w:r>
          </w:hyperlink>
        </w:p>
        <w:p w14:paraId="70A88C3D" w14:textId="123B8FDC"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02" w:history="1">
            <w:r w:rsidRPr="00BD202E">
              <w:rPr>
                <w:rStyle w:val="Hyperlink"/>
                <w:noProof/>
              </w:rPr>
              <w:t>In-Scope Users</w:t>
            </w:r>
            <w:r>
              <w:rPr>
                <w:noProof/>
                <w:webHidden/>
              </w:rPr>
              <w:tab/>
            </w:r>
            <w:r>
              <w:rPr>
                <w:noProof/>
                <w:webHidden/>
              </w:rPr>
              <w:fldChar w:fldCharType="begin"/>
            </w:r>
            <w:r>
              <w:rPr>
                <w:noProof/>
                <w:webHidden/>
              </w:rPr>
              <w:instrText xml:space="preserve"> PAGEREF _Toc232667902 \h </w:instrText>
            </w:r>
            <w:r>
              <w:rPr>
                <w:noProof/>
                <w:webHidden/>
              </w:rPr>
            </w:r>
            <w:r>
              <w:rPr>
                <w:noProof/>
                <w:webHidden/>
              </w:rPr>
              <w:fldChar w:fldCharType="separate"/>
            </w:r>
            <w:r>
              <w:rPr>
                <w:noProof/>
                <w:webHidden/>
              </w:rPr>
              <w:t>7</w:t>
            </w:r>
            <w:r>
              <w:rPr>
                <w:noProof/>
                <w:webHidden/>
              </w:rPr>
              <w:fldChar w:fldCharType="end"/>
            </w:r>
          </w:hyperlink>
        </w:p>
        <w:p w14:paraId="0D1901CA" w14:textId="3BD32795" w:rsidR="006F18EC" w:rsidRDefault="006F18EC">
          <w:pPr>
            <w:pStyle w:val="TOC1"/>
            <w:tabs>
              <w:tab w:val="right" w:leader="dot" w:pos="10790"/>
            </w:tabs>
            <w:rPr>
              <w:rFonts w:asciiTheme="minorHAnsi" w:hAnsiTheme="minorHAnsi"/>
              <w:noProof/>
              <w:kern w:val="2"/>
              <w:sz w:val="24"/>
              <w:szCs w:val="24"/>
              <w:lang w:eastAsia="en-GB"/>
              <w14:ligatures w14:val="standardContextual"/>
            </w:rPr>
          </w:pPr>
          <w:hyperlink w:anchor="_Toc232667903" w:history="1">
            <w:r w:rsidRPr="00BD202E">
              <w:rPr>
                <w:rStyle w:val="Hyperlink"/>
                <w:noProof/>
              </w:rPr>
              <w:t>API Platform &amp; Developer Experience</w:t>
            </w:r>
            <w:r>
              <w:rPr>
                <w:noProof/>
                <w:webHidden/>
              </w:rPr>
              <w:tab/>
            </w:r>
            <w:r>
              <w:rPr>
                <w:noProof/>
                <w:webHidden/>
              </w:rPr>
              <w:fldChar w:fldCharType="begin"/>
            </w:r>
            <w:r>
              <w:rPr>
                <w:noProof/>
                <w:webHidden/>
              </w:rPr>
              <w:instrText xml:space="preserve"> PAGEREF _Toc232667903 \h </w:instrText>
            </w:r>
            <w:r>
              <w:rPr>
                <w:noProof/>
                <w:webHidden/>
              </w:rPr>
            </w:r>
            <w:r>
              <w:rPr>
                <w:noProof/>
                <w:webHidden/>
              </w:rPr>
              <w:fldChar w:fldCharType="separate"/>
            </w:r>
            <w:r>
              <w:rPr>
                <w:noProof/>
                <w:webHidden/>
              </w:rPr>
              <w:t>9</w:t>
            </w:r>
            <w:r>
              <w:rPr>
                <w:noProof/>
                <w:webHidden/>
              </w:rPr>
              <w:fldChar w:fldCharType="end"/>
            </w:r>
          </w:hyperlink>
        </w:p>
        <w:p w14:paraId="13665F27" w14:textId="236768D9"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04" w:history="1">
            <w:r w:rsidRPr="00BD202E">
              <w:rPr>
                <w:rStyle w:val="Hyperlink"/>
                <w:noProof/>
              </w:rPr>
              <w:t>Goals &amp; Success Metrics</w:t>
            </w:r>
            <w:r>
              <w:rPr>
                <w:noProof/>
                <w:webHidden/>
              </w:rPr>
              <w:tab/>
            </w:r>
            <w:r>
              <w:rPr>
                <w:noProof/>
                <w:webHidden/>
              </w:rPr>
              <w:fldChar w:fldCharType="begin"/>
            </w:r>
            <w:r>
              <w:rPr>
                <w:noProof/>
                <w:webHidden/>
              </w:rPr>
              <w:instrText xml:space="preserve"> PAGEREF _Toc232667904 \h </w:instrText>
            </w:r>
            <w:r>
              <w:rPr>
                <w:noProof/>
                <w:webHidden/>
              </w:rPr>
            </w:r>
            <w:r>
              <w:rPr>
                <w:noProof/>
                <w:webHidden/>
              </w:rPr>
              <w:fldChar w:fldCharType="separate"/>
            </w:r>
            <w:r>
              <w:rPr>
                <w:noProof/>
                <w:webHidden/>
              </w:rPr>
              <w:t>9</w:t>
            </w:r>
            <w:r>
              <w:rPr>
                <w:noProof/>
                <w:webHidden/>
              </w:rPr>
              <w:fldChar w:fldCharType="end"/>
            </w:r>
          </w:hyperlink>
        </w:p>
        <w:p w14:paraId="595D1A8E" w14:textId="6FABA764"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05" w:history="1">
            <w:r w:rsidRPr="00BD202E">
              <w:rPr>
                <w:rStyle w:val="Hyperlink"/>
                <w:noProof/>
              </w:rPr>
              <w:t>Integration with Wholesale Strategic Portal</w:t>
            </w:r>
            <w:r>
              <w:rPr>
                <w:noProof/>
                <w:webHidden/>
              </w:rPr>
              <w:tab/>
            </w:r>
            <w:r>
              <w:rPr>
                <w:noProof/>
                <w:webHidden/>
              </w:rPr>
              <w:fldChar w:fldCharType="begin"/>
            </w:r>
            <w:r>
              <w:rPr>
                <w:noProof/>
                <w:webHidden/>
              </w:rPr>
              <w:instrText xml:space="preserve"> PAGEREF _Toc232667905 \h </w:instrText>
            </w:r>
            <w:r>
              <w:rPr>
                <w:noProof/>
                <w:webHidden/>
              </w:rPr>
            </w:r>
            <w:r>
              <w:rPr>
                <w:noProof/>
                <w:webHidden/>
              </w:rPr>
              <w:fldChar w:fldCharType="separate"/>
            </w:r>
            <w:r>
              <w:rPr>
                <w:noProof/>
                <w:webHidden/>
              </w:rPr>
              <w:t>9</w:t>
            </w:r>
            <w:r>
              <w:rPr>
                <w:noProof/>
                <w:webHidden/>
              </w:rPr>
              <w:fldChar w:fldCharType="end"/>
            </w:r>
          </w:hyperlink>
        </w:p>
        <w:p w14:paraId="63D0AD0C" w14:textId="1A71D8DA"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06" w:history="1">
            <w:r w:rsidRPr="00BD202E">
              <w:rPr>
                <w:rStyle w:val="Hyperlink"/>
                <w:noProof/>
              </w:rPr>
              <w:t>Onboarding Process Improvements</w:t>
            </w:r>
            <w:r>
              <w:rPr>
                <w:noProof/>
                <w:webHidden/>
              </w:rPr>
              <w:tab/>
            </w:r>
            <w:r>
              <w:rPr>
                <w:noProof/>
                <w:webHidden/>
              </w:rPr>
              <w:fldChar w:fldCharType="begin"/>
            </w:r>
            <w:r>
              <w:rPr>
                <w:noProof/>
                <w:webHidden/>
              </w:rPr>
              <w:instrText xml:space="preserve"> PAGEREF _Toc232667906 \h </w:instrText>
            </w:r>
            <w:r>
              <w:rPr>
                <w:noProof/>
                <w:webHidden/>
              </w:rPr>
            </w:r>
            <w:r>
              <w:rPr>
                <w:noProof/>
                <w:webHidden/>
              </w:rPr>
              <w:fldChar w:fldCharType="separate"/>
            </w:r>
            <w:r>
              <w:rPr>
                <w:noProof/>
                <w:webHidden/>
              </w:rPr>
              <w:t>9</w:t>
            </w:r>
            <w:r>
              <w:rPr>
                <w:noProof/>
                <w:webHidden/>
              </w:rPr>
              <w:fldChar w:fldCharType="end"/>
            </w:r>
          </w:hyperlink>
        </w:p>
        <w:p w14:paraId="578BA20A" w14:textId="2FBAE749"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07" w:history="1">
            <w:r w:rsidRPr="00BD202E">
              <w:rPr>
                <w:rStyle w:val="Hyperlink"/>
                <w:noProof/>
              </w:rPr>
              <w:t>Tutorials and other Developer Support Materials</w:t>
            </w:r>
            <w:r>
              <w:rPr>
                <w:noProof/>
                <w:webHidden/>
              </w:rPr>
              <w:tab/>
            </w:r>
            <w:r>
              <w:rPr>
                <w:noProof/>
                <w:webHidden/>
              </w:rPr>
              <w:fldChar w:fldCharType="begin"/>
            </w:r>
            <w:r>
              <w:rPr>
                <w:noProof/>
                <w:webHidden/>
              </w:rPr>
              <w:instrText xml:space="preserve"> PAGEREF _Toc232667907 \h </w:instrText>
            </w:r>
            <w:r>
              <w:rPr>
                <w:noProof/>
                <w:webHidden/>
              </w:rPr>
            </w:r>
            <w:r>
              <w:rPr>
                <w:noProof/>
                <w:webHidden/>
              </w:rPr>
              <w:fldChar w:fldCharType="separate"/>
            </w:r>
            <w:r>
              <w:rPr>
                <w:noProof/>
                <w:webHidden/>
              </w:rPr>
              <w:t>10</w:t>
            </w:r>
            <w:r>
              <w:rPr>
                <w:noProof/>
                <w:webHidden/>
              </w:rPr>
              <w:fldChar w:fldCharType="end"/>
            </w:r>
          </w:hyperlink>
        </w:p>
        <w:p w14:paraId="22D43D11" w14:textId="47EBD447"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08" w:history="1">
            <w:r w:rsidRPr="00BD202E">
              <w:rPr>
                <w:rStyle w:val="Hyperlink"/>
                <w:noProof/>
              </w:rPr>
              <w:t>End</w:t>
            </w:r>
            <w:r w:rsidRPr="00BD202E">
              <w:rPr>
                <w:rStyle w:val="Hyperlink"/>
                <w:noProof/>
              </w:rPr>
              <w:noBreakHyphen/>
              <w:t>to</w:t>
            </w:r>
            <w:r w:rsidRPr="00BD202E">
              <w:rPr>
                <w:rStyle w:val="Hyperlink"/>
                <w:noProof/>
              </w:rPr>
              <w:noBreakHyphen/>
              <w:t>End API Test Facility</w:t>
            </w:r>
            <w:r>
              <w:rPr>
                <w:noProof/>
                <w:webHidden/>
              </w:rPr>
              <w:tab/>
            </w:r>
            <w:r>
              <w:rPr>
                <w:noProof/>
                <w:webHidden/>
              </w:rPr>
              <w:fldChar w:fldCharType="begin"/>
            </w:r>
            <w:r>
              <w:rPr>
                <w:noProof/>
                <w:webHidden/>
              </w:rPr>
              <w:instrText xml:space="preserve"> PAGEREF _Toc232667908 \h </w:instrText>
            </w:r>
            <w:r>
              <w:rPr>
                <w:noProof/>
                <w:webHidden/>
              </w:rPr>
            </w:r>
            <w:r>
              <w:rPr>
                <w:noProof/>
                <w:webHidden/>
              </w:rPr>
              <w:fldChar w:fldCharType="separate"/>
            </w:r>
            <w:r>
              <w:rPr>
                <w:noProof/>
                <w:webHidden/>
              </w:rPr>
              <w:t>10</w:t>
            </w:r>
            <w:r>
              <w:rPr>
                <w:noProof/>
                <w:webHidden/>
              </w:rPr>
              <w:fldChar w:fldCharType="end"/>
            </w:r>
          </w:hyperlink>
        </w:p>
        <w:p w14:paraId="43376A13" w14:textId="2F59107B"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09" w:history="1">
            <w:r w:rsidRPr="00BD202E">
              <w:rPr>
                <w:rStyle w:val="Hyperlink"/>
                <w:noProof/>
              </w:rPr>
              <w:t>API Payload Design Consistency</w:t>
            </w:r>
            <w:r>
              <w:rPr>
                <w:noProof/>
                <w:webHidden/>
              </w:rPr>
              <w:tab/>
            </w:r>
            <w:r>
              <w:rPr>
                <w:noProof/>
                <w:webHidden/>
              </w:rPr>
              <w:fldChar w:fldCharType="begin"/>
            </w:r>
            <w:r>
              <w:rPr>
                <w:noProof/>
                <w:webHidden/>
              </w:rPr>
              <w:instrText xml:space="preserve"> PAGEREF _Toc232667909 \h </w:instrText>
            </w:r>
            <w:r>
              <w:rPr>
                <w:noProof/>
                <w:webHidden/>
              </w:rPr>
            </w:r>
            <w:r>
              <w:rPr>
                <w:noProof/>
                <w:webHidden/>
              </w:rPr>
              <w:fldChar w:fldCharType="separate"/>
            </w:r>
            <w:r>
              <w:rPr>
                <w:noProof/>
                <w:webHidden/>
              </w:rPr>
              <w:t>10</w:t>
            </w:r>
            <w:r>
              <w:rPr>
                <w:noProof/>
                <w:webHidden/>
              </w:rPr>
              <w:fldChar w:fldCharType="end"/>
            </w:r>
          </w:hyperlink>
        </w:p>
        <w:p w14:paraId="3FED3DE2" w14:textId="76C38BAB"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10" w:history="1">
            <w:r w:rsidRPr="00BD202E">
              <w:rPr>
                <w:rStyle w:val="Hyperlink"/>
                <w:noProof/>
              </w:rPr>
              <w:t>Error Reporting Clarity Improvements</w:t>
            </w:r>
            <w:r>
              <w:rPr>
                <w:noProof/>
                <w:webHidden/>
              </w:rPr>
              <w:tab/>
            </w:r>
            <w:r>
              <w:rPr>
                <w:noProof/>
                <w:webHidden/>
              </w:rPr>
              <w:fldChar w:fldCharType="begin"/>
            </w:r>
            <w:r>
              <w:rPr>
                <w:noProof/>
                <w:webHidden/>
              </w:rPr>
              <w:instrText xml:space="preserve"> PAGEREF _Toc232667910 \h </w:instrText>
            </w:r>
            <w:r>
              <w:rPr>
                <w:noProof/>
                <w:webHidden/>
              </w:rPr>
            </w:r>
            <w:r>
              <w:rPr>
                <w:noProof/>
                <w:webHidden/>
              </w:rPr>
              <w:fldChar w:fldCharType="separate"/>
            </w:r>
            <w:r>
              <w:rPr>
                <w:noProof/>
                <w:webHidden/>
              </w:rPr>
              <w:t>10</w:t>
            </w:r>
            <w:r>
              <w:rPr>
                <w:noProof/>
                <w:webHidden/>
              </w:rPr>
              <w:fldChar w:fldCharType="end"/>
            </w:r>
          </w:hyperlink>
        </w:p>
        <w:p w14:paraId="0B6BDEEC" w14:textId="0656217C"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11" w:history="1">
            <w:r w:rsidRPr="00BD202E">
              <w:rPr>
                <w:rStyle w:val="Hyperlink"/>
                <w:noProof/>
              </w:rPr>
              <w:t>API Reporting &amp; Analytics</w:t>
            </w:r>
            <w:r>
              <w:rPr>
                <w:noProof/>
                <w:webHidden/>
              </w:rPr>
              <w:tab/>
            </w:r>
            <w:r>
              <w:rPr>
                <w:noProof/>
                <w:webHidden/>
              </w:rPr>
              <w:fldChar w:fldCharType="begin"/>
            </w:r>
            <w:r>
              <w:rPr>
                <w:noProof/>
                <w:webHidden/>
              </w:rPr>
              <w:instrText xml:space="preserve"> PAGEREF _Toc232667911 \h </w:instrText>
            </w:r>
            <w:r>
              <w:rPr>
                <w:noProof/>
                <w:webHidden/>
              </w:rPr>
            </w:r>
            <w:r>
              <w:rPr>
                <w:noProof/>
                <w:webHidden/>
              </w:rPr>
              <w:fldChar w:fldCharType="separate"/>
            </w:r>
            <w:r>
              <w:rPr>
                <w:noProof/>
                <w:webHidden/>
              </w:rPr>
              <w:t>10</w:t>
            </w:r>
            <w:r>
              <w:rPr>
                <w:noProof/>
                <w:webHidden/>
              </w:rPr>
              <w:fldChar w:fldCharType="end"/>
            </w:r>
          </w:hyperlink>
        </w:p>
        <w:p w14:paraId="4453B2B7" w14:textId="4BC2F97A"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12" w:history="1">
            <w:r w:rsidRPr="00BD202E">
              <w:rPr>
                <w:rStyle w:val="Hyperlink"/>
                <w:noProof/>
              </w:rPr>
              <w:t>Functional Requirements – API</w:t>
            </w:r>
            <w:r>
              <w:rPr>
                <w:noProof/>
                <w:webHidden/>
              </w:rPr>
              <w:tab/>
            </w:r>
            <w:r>
              <w:rPr>
                <w:noProof/>
                <w:webHidden/>
              </w:rPr>
              <w:fldChar w:fldCharType="begin"/>
            </w:r>
            <w:r>
              <w:rPr>
                <w:noProof/>
                <w:webHidden/>
              </w:rPr>
              <w:instrText xml:space="preserve"> PAGEREF _Toc232667912 \h </w:instrText>
            </w:r>
            <w:r>
              <w:rPr>
                <w:noProof/>
                <w:webHidden/>
              </w:rPr>
            </w:r>
            <w:r>
              <w:rPr>
                <w:noProof/>
                <w:webHidden/>
              </w:rPr>
              <w:fldChar w:fldCharType="separate"/>
            </w:r>
            <w:r>
              <w:rPr>
                <w:noProof/>
                <w:webHidden/>
              </w:rPr>
              <w:t>11</w:t>
            </w:r>
            <w:r>
              <w:rPr>
                <w:noProof/>
                <w:webHidden/>
              </w:rPr>
              <w:fldChar w:fldCharType="end"/>
            </w:r>
          </w:hyperlink>
        </w:p>
        <w:p w14:paraId="59FBEC0C" w14:textId="4A58A60E" w:rsidR="006F18EC" w:rsidRDefault="006F18EC">
          <w:pPr>
            <w:pStyle w:val="TOC3"/>
            <w:tabs>
              <w:tab w:val="left" w:pos="960"/>
              <w:tab w:val="right" w:leader="dot" w:pos="10790"/>
            </w:tabs>
            <w:rPr>
              <w:rFonts w:asciiTheme="minorHAnsi" w:hAnsiTheme="minorHAnsi"/>
              <w:noProof/>
              <w:kern w:val="2"/>
              <w:sz w:val="24"/>
              <w:szCs w:val="24"/>
              <w:lang w:eastAsia="en-GB"/>
              <w14:ligatures w14:val="standardContextual"/>
            </w:rPr>
          </w:pPr>
          <w:hyperlink w:anchor="_Toc232667913" w:history="1">
            <w:r w:rsidRPr="00BD202E">
              <w:rPr>
                <w:rStyle w:val="Hyperlink"/>
                <w:noProof/>
              </w:rPr>
              <w:t>1.</w:t>
            </w:r>
            <w:r>
              <w:rPr>
                <w:rFonts w:asciiTheme="minorHAnsi" w:hAnsiTheme="minorHAnsi"/>
                <w:noProof/>
                <w:kern w:val="2"/>
                <w:sz w:val="24"/>
                <w:szCs w:val="24"/>
                <w:lang w:eastAsia="en-GB"/>
                <w14:ligatures w14:val="standardContextual"/>
              </w:rPr>
              <w:tab/>
            </w:r>
            <w:r w:rsidRPr="00BD202E">
              <w:rPr>
                <w:rStyle w:val="Hyperlink"/>
                <w:noProof/>
              </w:rPr>
              <w:t>Table - API functional use cases</w:t>
            </w:r>
            <w:r>
              <w:rPr>
                <w:noProof/>
                <w:webHidden/>
              </w:rPr>
              <w:tab/>
            </w:r>
            <w:r>
              <w:rPr>
                <w:noProof/>
                <w:webHidden/>
              </w:rPr>
              <w:fldChar w:fldCharType="begin"/>
            </w:r>
            <w:r>
              <w:rPr>
                <w:noProof/>
                <w:webHidden/>
              </w:rPr>
              <w:instrText xml:space="preserve"> PAGEREF _Toc232667913 \h </w:instrText>
            </w:r>
            <w:r>
              <w:rPr>
                <w:noProof/>
                <w:webHidden/>
              </w:rPr>
            </w:r>
            <w:r>
              <w:rPr>
                <w:noProof/>
                <w:webHidden/>
              </w:rPr>
              <w:fldChar w:fldCharType="separate"/>
            </w:r>
            <w:r>
              <w:rPr>
                <w:noProof/>
                <w:webHidden/>
              </w:rPr>
              <w:t>11</w:t>
            </w:r>
            <w:r>
              <w:rPr>
                <w:noProof/>
                <w:webHidden/>
              </w:rPr>
              <w:fldChar w:fldCharType="end"/>
            </w:r>
          </w:hyperlink>
        </w:p>
        <w:p w14:paraId="309B72D5" w14:textId="56281972"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14" w:history="1">
            <w:r w:rsidRPr="00BD202E">
              <w:rPr>
                <w:rStyle w:val="Hyperlink"/>
                <w:noProof/>
              </w:rPr>
              <w:t>Functional Requirements – Experience APIs</w:t>
            </w:r>
            <w:r>
              <w:rPr>
                <w:noProof/>
                <w:webHidden/>
              </w:rPr>
              <w:tab/>
            </w:r>
            <w:r>
              <w:rPr>
                <w:noProof/>
                <w:webHidden/>
              </w:rPr>
              <w:fldChar w:fldCharType="begin"/>
            </w:r>
            <w:r>
              <w:rPr>
                <w:noProof/>
                <w:webHidden/>
              </w:rPr>
              <w:instrText xml:space="preserve"> PAGEREF _Toc232667914 \h </w:instrText>
            </w:r>
            <w:r>
              <w:rPr>
                <w:noProof/>
                <w:webHidden/>
              </w:rPr>
            </w:r>
            <w:r>
              <w:rPr>
                <w:noProof/>
                <w:webHidden/>
              </w:rPr>
              <w:fldChar w:fldCharType="separate"/>
            </w:r>
            <w:r>
              <w:rPr>
                <w:noProof/>
                <w:webHidden/>
              </w:rPr>
              <w:t>14</w:t>
            </w:r>
            <w:r>
              <w:rPr>
                <w:noProof/>
                <w:webHidden/>
              </w:rPr>
              <w:fldChar w:fldCharType="end"/>
            </w:r>
          </w:hyperlink>
        </w:p>
        <w:p w14:paraId="5691337D" w14:textId="500A44A2"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15" w:history="1">
            <w:r w:rsidRPr="00BD202E">
              <w:rPr>
                <w:rStyle w:val="Hyperlink"/>
                <w:noProof/>
              </w:rPr>
              <w:t>Why API-first?</w:t>
            </w:r>
            <w:r>
              <w:rPr>
                <w:noProof/>
                <w:webHidden/>
              </w:rPr>
              <w:tab/>
            </w:r>
            <w:r>
              <w:rPr>
                <w:noProof/>
                <w:webHidden/>
              </w:rPr>
              <w:fldChar w:fldCharType="begin"/>
            </w:r>
            <w:r>
              <w:rPr>
                <w:noProof/>
                <w:webHidden/>
              </w:rPr>
              <w:instrText xml:space="preserve"> PAGEREF _Toc232667915 \h </w:instrText>
            </w:r>
            <w:r>
              <w:rPr>
                <w:noProof/>
                <w:webHidden/>
              </w:rPr>
            </w:r>
            <w:r>
              <w:rPr>
                <w:noProof/>
                <w:webHidden/>
              </w:rPr>
              <w:fldChar w:fldCharType="separate"/>
            </w:r>
            <w:r>
              <w:rPr>
                <w:noProof/>
                <w:webHidden/>
              </w:rPr>
              <w:t>15</w:t>
            </w:r>
            <w:r>
              <w:rPr>
                <w:noProof/>
                <w:webHidden/>
              </w:rPr>
              <w:fldChar w:fldCharType="end"/>
            </w:r>
          </w:hyperlink>
        </w:p>
        <w:p w14:paraId="1B7121A6" w14:textId="25B258ED" w:rsidR="006F18EC" w:rsidRDefault="006F18EC">
          <w:pPr>
            <w:pStyle w:val="TOC1"/>
            <w:tabs>
              <w:tab w:val="right" w:leader="dot" w:pos="10790"/>
            </w:tabs>
            <w:rPr>
              <w:rFonts w:asciiTheme="minorHAnsi" w:hAnsiTheme="minorHAnsi"/>
              <w:noProof/>
              <w:kern w:val="2"/>
              <w:sz w:val="24"/>
              <w:szCs w:val="24"/>
              <w:lang w:eastAsia="en-GB"/>
              <w14:ligatures w14:val="standardContextual"/>
            </w:rPr>
          </w:pPr>
          <w:hyperlink w:anchor="_Toc232667916" w:history="1">
            <w:r w:rsidRPr="00BD202E">
              <w:rPr>
                <w:rStyle w:val="Hyperlink"/>
                <w:noProof/>
              </w:rPr>
              <w:t>Functional Requirements – Core Portal</w:t>
            </w:r>
            <w:r>
              <w:rPr>
                <w:noProof/>
                <w:webHidden/>
              </w:rPr>
              <w:tab/>
            </w:r>
            <w:r>
              <w:rPr>
                <w:noProof/>
                <w:webHidden/>
              </w:rPr>
              <w:fldChar w:fldCharType="begin"/>
            </w:r>
            <w:r>
              <w:rPr>
                <w:noProof/>
                <w:webHidden/>
              </w:rPr>
              <w:instrText xml:space="preserve"> PAGEREF _Toc232667916 \h </w:instrText>
            </w:r>
            <w:r>
              <w:rPr>
                <w:noProof/>
                <w:webHidden/>
              </w:rPr>
            </w:r>
            <w:r>
              <w:rPr>
                <w:noProof/>
                <w:webHidden/>
              </w:rPr>
              <w:fldChar w:fldCharType="separate"/>
            </w:r>
            <w:r>
              <w:rPr>
                <w:noProof/>
                <w:webHidden/>
              </w:rPr>
              <w:t>17</w:t>
            </w:r>
            <w:r>
              <w:rPr>
                <w:noProof/>
                <w:webHidden/>
              </w:rPr>
              <w:fldChar w:fldCharType="end"/>
            </w:r>
          </w:hyperlink>
        </w:p>
        <w:p w14:paraId="5E248B9C" w14:textId="14DA9203"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17" w:history="1">
            <w:r w:rsidRPr="00BD202E">
              <w:rPr>
                <w:rStyle w:val="Hyperlink"/>
                <w:noProof/>
              </w:rPr>
              <w:t>UX, Content and Design Foundations</w:t>
            </w:r>
            <w:r>
              <w:rPr>
                <w:noProof/>
                <w:webHidden/>
              </w:rPr>
              <w:tab/>
            </w:r>
            <w:r>
              <w:rPr>
                <w:noProof/>
                <w:webHidden/>
              </w:rPr>
              <w:fldChar w:fldCharType="begin"/>
            </w:r>
            <w:r>
              <w:rPr>
                <w:noProof/>
                <w:webHidden/>
              </w:rPr>
              <w:instrText xml:space="preserve"> PAGEREF _Toc232667917 \h </w:instrText>
            </w:r>
            <w:r>
              <w:rPr>
                <w:noProof/>
                <w:webHidden/>
              </w:rPr>
            </w:r>
            <w:r>
              <w:rPr>
                <w:noProof/>
                <w:webHidden/>
              </w:rPr>
              <w:fldChar w:fldCharType="separate"/>
            </w:r>
            <w:r>
              <w:rPr>
                <w:noProof/>
                <w:webHidden/>
              </w:rPr>
              <w:t>17</w:t>
            </w:r>
            <w:r>
              <w:rPr>
                <w:noProof/>
                <w:webHidden/>
              </w:rPr>
              <w:fldChar w:fldCharType="end"/>
            </w:r>
          </w:hyperlink>
        </w:p>
        <w:p w14:paraId="3B0CC341" w14:textId="0C8CAC84"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18" w:history="1">
            <w:r w:rsidRPr="00BD202E">
              <w:rPr>
                <w:rStyle w:val="Hyperlink"/>
                <w:noProof/>
              </w:rPr>
              <w:t>Access &amp; Onboarding</w:t>
            </w:r>
            <w:r>
              <w:rPr>
                <w:noProof/>
                <w:webHidden/>
              </w:rPr>
              <w:tab/>
            </w:r>
            <w:r>
              <w:rPr>
                <w:noProof/>
                <w:webHidden/>
              </w:rPr>
              <w:fldChar w:fldCharType="begin"/>
            </w:r>
            <w:r>
              <w:rPr>
                <w:noProof/>
                <w:webHidden/>
              </w:rPr>
              <w:instrText xml:space="preserve"> PAGEREF _Toc232667918 \h </w:instrText>
            </w:r>
            <w:r>
              <w:rPr>
                <w:noProof/>
                <w:webHidden/>
              </w:rPr>
            </w:r>
            <w:r>
              <w:rPr>
                <w:noProof/>
                <w:webHidden/>
              </w:rPr>
              <w:fldChar w:fldCharType="separate"/>
            </w:r>
            <w:r>
              <w:rPr>
                <w:noProof/>
                <w:webHidden/>
              </w:rPr>
              <w:t>17</w:t>
            </w:r>
            <w:r>
              <w:rPr>
                <w:noProof/>
                <w:webHidden/>
              </w:rPr>
              <w:fldChar w:fldCharType="end"/>
            </w:r>
          </w:hyperlink>
        </w:p>
        <w:p w14:paraId="73AB5772" w14:textId="53FF4D16"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19" w:history="1">
            <w:r w:rsidRPr="00BD202E">
              <w:rPr>
                <w:rStyle w:val="Hyperlink"/>
                <w:noProof/>
              </w:rPr>
              <w:t>Identity, Authentication RBAC and Role Management</w:t>
            </w:r>
            <w:r>
              <w:rPr>
                <w:noProof/>
                <w:webHidden/>
              </w:rPr>
              <w:tab/>
            </w:r>
            <w:r>
              <w:rPr>
                <w:noProof/>
                <w:webHidden/>
              </w:rPr>
              <w:fldChar w:fldCharType="begin"/>
            </w:r>
            <w:r>
              <w:rPr>
                <w:noProof/>
                <w:webHidden/>
              </w:rPr>
              <w:instrText xml:space="preserve"> PAGEREF _Toc232667919 \h </w:instrText>
            </w:r>
            <w:r>
              <w:rPr>
                <w:noProof/>
                <w:webHidden/>
              </w:rPr>
            </w:r>
            <w:r>
              <w:rPr>
                <w:noProof/>
                <w:webHidden/>
              </w:rPr>
              <w:fldChar w:fldCharType="separate"/>
            </w:r>
            <w:r>
              <w:rPr>
                <w:noProof/>
                <w:webHidden/>
              </w:rPr>
              <w:t>18</w:t>
            </w:r>
            <w:r>
              <w:rPr>
                <w:noProof/>
                <w:webHidden/>
              </w:rPr>
              <w:fldChar w:fldCharType="end"/>
            </w:r>
          </w:hyperlink>
        </w:p>
        <w:p w14:paraId="0F46B185" w14:textId="3872BBF0"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20" w:history="1">
            <w:r w:rsidRPr="00BD202E">
              <w:rPr>
                <w:rStyle w:val="Hyperlink"/>
                <w:noProof/>
              </w:rPr>
              <w:t>Support &amp; Knowledge Management</w:t>
            </w:r>
            <w:r>
              <w:rPr>
                <w:noProof/>
                <w:webHidden/>
              </w:rPr>
              <w:tab/>
            </w:r>
            <w:r>
              <w:rPr>
                <w:noProof/>
                <w:webHidden/>
              </w:rPr>
              <w:fldChar w:fldCharType="begin"/>
            </w:r>
            <w:r>
              <w:rPr>
                <w:noProof/>
                <w:webHidden/>
              </w:rPr>
              <w:instrText xml:space="preserve"> PAGEREF _Toc232667920 \h </w:instrText>
            </w:r>
            <w:r>
              <w:rPr>
                <w:noProof/>
                <w:webHidden/>
              </w:rPr>
            </w:r>
            <w:r>
              <w:rPr>
                <w:noProof/>
                <w:webHidden/>
              </w:rPr>
              <w:fldChar w:fldCharType="separate"/>
            </w:r>
            <w:r>
              <w:rPr>
                <w:noProof/>
                <w:webHidden/>
              </w:rPr>
              <w:t>19</w:t>
            </w:r>
            <w:r>
              <w:rPr>
                <w:noProof/>
                <w:webHidden/>
              </w:rPr>
              <w:fldChar w:fldCharType="end"/>
            </w:r>
          </w:hyperlink>
        </w:p>
        <w:p w14:paraId="2614ED98" w14:textId="466978EA"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21" w:history="1">
            <w:r w:rsidRPr="00BD202E">
              <w:rPr>
                <w:rStyle w:val="Hyperlink"/>
                <w:noProof/>
              </w:rPr>
              <w:t>Communication, Updates &amp; Customer Awareness</w:t>
            </w:r>
            <w:r>
              <w:rPr>
                <w:noProof/>
                <w:webHidden/>
              </w:rPr>
              <w:tab/>
            </w:r>
            <w:r>
              <w:rPr>
                <w:noProof/>
                <w:webHidden/>
              </w:rPr>
              <w:fldChar w:fldCharType="begin"/>
            </w:r>
            <w:r>
              <w:rPr>
                <w:noProof/>
                <w:webHidden/>
              </w:rPr>
              <w:instrText xml:space="preserve"> PAGEREF _Toc232667921 \h </w:instrText>
            </w:r>
            <w:r>
              <w:rPr>
                <w:noProof/>
                <w:webHidden/>
              </w:rPr>
            </w:r>
            <w:r>
              <w:rPr>
                <w:noProof/>
                <w:webHidden/>
              </w:rPr>
              <w:fldChar w:fldCharType="separate"/>
            </w:r>
            <w:r>
              <w:rPr>
                <w:noProof/>
                <w:webHidden/>
              </w:rPr>
              <w:t>19</w:t>
            </w:r>
            <w:r>
              <w:rPr>
                <w:noProof/>
                <w:webHidden/>
              </w:rPr>
              <w:fldChar w:fldCharType="end"/>
            </w:r>
          </w:hyperlink>
        </w:p>
        <w:p w14:paraId="0BEBB57E" w14:textId="44544C0D" w:rsidR="006F18EC" w:rsidRDefault="006F18EC">
          <w:pPr>
            <w:pStyle w:val="TOC1"/>
            <w:tabs>
              <w:tab w:val="right" w:leader="dot" w:pos="10790"/>
            </w:tabs>
            <w:rPr>
              <w:rFonts w:asciiTheme="minorHAnsi" w:hAnsiTheme="minorHAnsi"/>
              <w:noProof/>
              <w:kern w:val="2"/>
              <w:sz w:val="24"/>
              <w:szCs w:val="24"/>
              <w:lang w:eastAsia="en-GB"/>
              <w14:ligatures w14:val="standardContextual"/>
            </w:rPr>
          </w:pPr>
          <w:hyperlink w:anchor="_Toc232667922" w:history="1">
            <w:r w:rsidRPr="00BD202E">
              <w:rPr>
                <w:rStyle w:val="Hyperlink"/>
                <w:noProof/>
              </w:rPr>
              <w:t>Functional Requirements – Product Journeys</w:t>
            </w:r>
            <w:r>
              <w:rPr>
                <w:noProof/>
                <w:webHidden/>
              </w:rPr>
              <w:tab/>
            </w:r>
            <w:r>
              <w:rPr>
                <w:noProof/>
                <w:webHidden/>
              </w:rPr>
              <w:fldChar w:fldCharType="begin"/>
            </w:r>
            <w:r>
              <w:rPr>
                <w:noProof/>
                <w:webHidden/>
              </w:rPr>
              <w:instrText xml:space="preserve"> PAGEREF _Toc232667922 \h </w:instrText>
            </w:r>
            <w:r>
              <w:rPr>
                <w:noProof/>
                <w:webHidden/>
              </w:rPr>
            </w:r>
            <w:r>
              <w:rPr>
                <w:noProof/>
                <w:webHidden/>
              </w:rPr>
              <w:fldChar w:fldCharType="separate"/>
            </w:r>
            <w:r>
              <w:rPr>
                <w:noProof/>
                <w:webHidden/>
              </w:rPr>
              <w:t>21</w:t>
            </w:r>
            <w:r>
              <w:rPr>
                <w:noProof/>
                <w:webHidden/>
              </w:rPr>
              <w:fldChar w:fldCharType="end"/>
            </w:r>
          </w:hyperlink>
        </w:p>
        <w:p w14:paraId="6C9E4B02" w14:textId="375596A6"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23" w:history="1">
            <w:r w:rsidRPr="00BD202E">
              <w:rPr>
                <w:rStyle w:val="Hyperlink"/>
                <w:noProof/>
              </w:rPr>
              <w:t>Order Management &amp; Fulfilment – DV4B</w:t>
            </w:r>
            <w:r>
              <w:rPr>
                <w:noProof/>
                <w:webHidden/>
              </w:rPr>
              <w:tab/>
            </w:r>
            <w:r>
              <w:rPr>
                <w:noProof/>
                <w:webHidden/>
              </w:rPr>
              <w:fldChar w:fldCharType="begin"/>
            </w:r>
            <w:r>
              <w:rPr>
                <w:noProof/>
                <w:webHidden/>
              </w:rPr>
              <w:instrText xml:space="preserve"> PAGEREF _Toc232667923 \h </w:instrText>
            </w:r>
            <w:r>
              <w:rPr>
                <w:noProof/>
                <w:webHidden/>
              </w:rPr>
            </w:r>
            <w:r>
              <w:rPr>
                <w:noProof/>
                <w:webHidden/>
              </w:rPr>
              <w:fldChar w:fldCharType="separate"/>
            </w:r>
            <w:r>
              <w:rPr>
                <w:noProof/>
                <w:webHidden/>
              </w:rPr>
              <w:t>21</w:t>
            </w:r>
            <w:r>
              <w:rPr>
                <w:noProof/>
                <w:webHidden/>
              </w:rPr>
              <w:fldChar w:fldCharType="end"/>
            </w:r>
          </w:hyperlink>
        </w:p>
        <w:p w14:paraId="0FB07A53" w14:textId="1E67A8B3"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24" w:history="1">
            <w:r w:rsidRPr="00BD202E">
              <w:rPr>
                <w:rStyle w:val="Hyperlink"/>
                <w:noProof/>
              </w:rPr>
              <w:t>Service Management (In</w:t>
            </w:r>
            <w:r w:rsidRPr="00BD202E">
              <w:rPr>
                <w:rStyle w:val="Hyperlink"/>
                <w:noProof/>
              </w:rPr>
              <w:noBreakHyphen/>
              <w:t>Life)</w:t>
            </w:r>
            <w:r>
              <w:rPr>
                <w:noProof/>
                <w:webHidden/>
              </w:rPr>
              <w:tab/>
            </w:r>
            <w:r>
              <w:rPr>
                <w:noProof/>
                <w:webHidden/>
              </w:rPr>
              <w:fldChar w:fldCharType="begin"/>
            </w:r>
            <w:r>
              <w:rPr>
                <w:noProof/>
                <w:webHidden/>
              </w:rPr>
              <w:instrText xml:space="preserve"> PAGEREF _Toc232667924 \h </w:instrText>
            </w:r>
            <w:r>
              <w:rPr>
                <w:noProof/>
                <w:webHidden/>
              </w:rPr>
            </w:r>
            <w:r>
              <w:rPr>
                <w:noProof/>
                <w:webHidden/>
              </w:rPr>
              <w:fldChar w:fldCharType="separate"/>
            </w:r>
            <w:r>
              <w:rPr>
                <w:noProof/>
                <w:webHidden/>
              </w:rPr>
              <w:t>21</w:t>
            </w:r>
            <w:r>
              <w:rPr>
                <w:noProof/>
                <w:webHidden/>
              </w:rPr>
              <w:fldChar w:fldCharType="end"/>
            </w:r>
          </w:hyperlink>
        </w:p>
        <w:p w14:paraId="00517987" w14:textId="18AD4FCB"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25" w:history="1">
            <w:r w:rsidRPr="00BD202E">
              <w:rPr>
                <w:rStyle w:val="Hyperlink"/>
                <w:noProof/>
              </w:rPr>
              <w:t>Faults, Diagnostics &amp; Assurance</w:t>
            </w:r>
            <w:r>
              <w:rPr>
                <w:noProof/>
                <w:webHidden/>
              </w:rPr>
              <w:tab/>
            </w:r>
            <w:r>
              <w:rPr>
                <w:noProof/>
                <w:webHidden/>
              </w:rPr>
              <w:fldChar w:fldCharType="begin"/>
            </w:r>
            <w:r>
              <w:rPr>
                <w:noProof/>
                <w:webHidden/>
              </w:rPr>
              <w:instrText xml:space="preserve"> PAGEREF _Toc232667925 \h </w:instrText>
            </w:r>
            <w:r>
              <w:rPr>
                <w:noProof/>
                <w:webHidden/>
              </w:rPr>
            </w:r>
            <w:r>
              <w:rPr>
                <w:noProof/>
                <w:webHidden/>
              </w:rPr>
              <w:fldChar w:fldCharType="separate"/>
            </w:r>
            <w:r>
              <w:rPr>
                <w:noProof/>
                <w:webHidden/>
              </w:rPr>
              <w:t>22</w:t>
            </w:r>
            <w:r>
              <w:rPr>
                <w:noProof/>
                <w:webHidden/>
              </w:rPr>
              <w:fldChar w:fldCharType="end"/>
            </w:r>
          </w:hyperlink>
        </w:p>
        <w:p w14:paraId="50AFEC6F" w14:textId="23B73247"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26" w:history="1">
            <w:r w:rsidRPr="00BD202E">
              <w:rPr>
                <w:rStyle w:val="Hyperlink"/>
                <w:noProof/>
              </w:rPr>
              <w:t>Billing &amp; Financial Queries (Visibility &amp; Support)</w:t>
            </w:r>
            <w:r>
              <w:rPr>
                <w:noProof/>
                <w:webHidden/>
              </w:rPr>
              <w:tab/>
            </w:r>
            <w:r>
              <w:rPr>
                <w:noProof/>
                <w:webHidden/>
              </w:rPr>
              <w:fldChar w:fldCharType="begin"/>
            </w:r>
            <w:r>
              <w:rPr>
                <w:noProof/>
                <w:webHidden/>
              </w:rPr>
              <w:instrText xml:space="preserve"> PAGEREF _Toc232667926 \h </w:instrText>
            </w:r>
            <w:r>
              <w:rPr>
                <w:noProof/>
                <w:webHidden/>
              </w:rPr>
            </w:r>
            <w:r>
              <w:rPr>
                <w:noProof/>
                <w:webHidden/>
              </w:rPr>
              <w:fldChar w:fldCharType="separate"/>
            </w:r>
            <w:r>
              <w:rPr>
                <w:noProof/>
                <w:webHidden/>
              </w:rPr>
              <w:t>22</w:t>
            </w:r>
            <w:r>
              <w:rPr>
                <w:noProof/>
                <w:webHidden/>
              </w:rPr>
              <w:fldChar w:fldCharType="end"/>
            </w:r>
          </w:hyperlink>
        </w:p>
        <w:p w14:paraId="080E479B" w14:textId="073E0C10" w:rsidR="006F18EC" w:rsidRDefault="006F18EC">
          <w:pPr>
            <w:pStyle w:val="TOC1"/>
            <w:tabs>
              <w:tab w:val="right" w:leader="dot" w:pos="10790"/>
            </w:tabs>
            <w:rPr>
              <w:rFonts w:asciiTheme="minorHAnsi" w:hAnsiTheme="minorHAnsi"/>
              <w:noProof/>
              <w:kern w:val="2"/>
              <w:sz w:val="24"/>
              <w:szCs w:val="24"/>
              <w:lang w:eastAsia="en-GB"/>
              <w14:ligatures w14:val="standardContextual"/>
            </w:rPr>
          </w:pPr>
          <w:hyperlink w:anchor="_Toc232667927" w:history="1">
            <w:r w:rsidRPr="00BD202E">
              <w:rPr>
                <w:rStyle w:val="Hyperlink"/>
                <w:noProof/>
              </w:rPr>
              <w:t>Non-Functional Requirements – Platform Foundations</w:t>
            </w:r>
            <w:r>
              <w:rPr>
                <w:noProof/>
                <w:webHidden/>
              </w:rPr>
              <w:tab/>
            </w:r>
            <w:r>
              <w:rPr>
                <w:noProof/>
                <w:webHidden/>
              </w:rPr>
              <w:fldChar w:fldCharType="begin"/>
            </w:r>
            <w:r>
              <w:rPr>
                <w:noProof/>
                <w:webHidden/>
              </w:rPr>
              <w:instrText xml:space="preserve"> PAGEREF _Toc232667927 \h </w:instrText>
            </w:r>
            <w:r>
              <w:rPr>
                <w:noProof/>
                <w:webHidden/>
              </w:rPr>
            </w:r>
            <w:r>
              <w:rPr>
                <w:noProof/>
                <w:webHidden/>
              </w:rPr>
              <w:fldChar w:fldCharType="separate"/>
            </w:r>
            <w:r>
              <w:rPr>
                <w:noProof/>
                <w:webHidden/>
              </w:rPr>
              <w:t>23</w:t>
            </w:r>
            <w:r>
              <w:rPr>
                <w:noProof/>
                <w:webHidden/>
              </w:rPr>
              <w:fldChar w:fldCharType="end"/>
            </w:r>
          </w:hyperlink>
        </w:p>
        <w:p w14:paraId="26DDA8AD" w14:textId="20506462"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28" w:history="1">
            <w:r w:rsidRPr="00BD202E">
              <w:rPr>
                <w:rStyle w:val="Hyperlink"/>
                <w:noProof/>
              </w:rPr>
              <w:t>Platform Reliability, Performance &amp; Availability</w:t>
            </w:r>
            <w:r>
              <w:rPr>
                <w:noProof/>
                <w:webHidden/>
              </w:rPr>
              <w:tab/>
            </w:r>
            <w:r>
              <w:rPr>
                <w:noProof/>
                <w:webHidden/>
              </w:rPr>
              <w:fldChar w:fldCharType="begin"/>
            </w:r>
            <w:r>
              <w:rPr>
                <w:noProof/>
                <w:webHidden/>
              </w:rPr>
              <w:instrText xml:space="preserve"> PAGEREF _Toc232667928 \h </w:instrText>
            </w:r>
            <w:r>
              <w:rPr>
                <w:noProof/>
                <w:webHidden/>
              </w:rPr>
            </w:r>
            <w:r>
              <w:rPr>
                <w:noProof/>
                <w:webHidden/>
              </w:rPr>
              <w:fldChar w:fldCharType="separate"/>
            </w:r>
            <w:r>
              <w:rPr>
                <w:noProof/>
                <w:webHidden/>
              </w:rPr>
              <w:t>23</w:t>
            </w:r>
            <w:r>
              <w:rPr>
                <w:noProof/>
                <w:webHidden/>
              </w:rPr>
              <w:fldChar w:fldCharType="end"/>
            </w:r>
          </w:hyperlink>
        </w:p>
        <w:p w14:paraId="209CC480" w14:textId="5DA69DE5"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29" w:history="1">
            <w:r w:rsidRPr="00BD202E">
              <w:rPr>
                <w:rStyle w:val="Hyperlink"/>
                <w:rFonts w:ascii="Segoe UI" w:eastAsia="Segoe UI" w:hAnsi="Segoe UI" w:cs="Segoe UI"/>
                <w:noProof/>
              </w:rPr>
              <w:t>Security, Compliance &amp; Controls</w:t>
            </w:r>
            <w:r>
              <w:rPr>
                <w:noProof/>
                <w:webHidden/>
              </w:rPr>
              <w:tab/>
            </w:r>
            <w:r>
              <w:rPr>
                <w:noProof/>
                <w:webHidden/>
              </w:rPr>
              <w:fldChar w:fldCharType="begin"/>
            </w:r>
            <w:r>
              <w:rPr>
                <w:noProof/>
                <w:webHidden/>
              </w:rPr>
              <w:instrText xml:space="preserve"> PAGEREF _Toc232667929 \h </w:instrText>
            </w:r>
            <w:r>
              <w:rPr>
                <w:noProof/>
                <w:webHidden/>
              </w:rPr>
            </w:r>
            <w:r>
              <w:rPr>
                <w:noProof/>
                <w:webHidden/>
              </w:rPr>
              <w:fldChar w:fldCharType="separate"/>
            </w:r>
            <w:r>
              <w:rPr>
                <w:noProof/>
                <w:webHidden/>
              </w:rPr>
              <w:t>23</w:t>
            </w:r>
            <w:r>
              <w:rPr>
                <w:noProof/>
                <w:webHidden/>
              </w:rPr>
              <w:fldChar w:fldCharType="end"/>
            </w:r>
          </w:hyperlink>
        </w:p>
        <w:p w14:paraId="392B1933" w14:textId="2C96F72D"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30" w:history="1">
            <w:r w:rsidRPr="00BD202E">
              <w:rPr>
                <w:rStyle w:val="Hyperlink"/>
                <w:rFonts w:ascii="Segoe UI" w:eastAsia="Segoe UI" w:hAnsi="Segoe UI" w:cs="Segoe UI"/>
                <w:noProof/>
              </w:rPr>
              <w:t>Observability, Monitoring &amp; Operational Telemetry</w:t>
            </w:r>
            <w:r>
              <w:rPr>
                <w:noProof/>
                <w:webHidden/>
              </w:rPr>
              <w:tab/>
            </w:r>
            <w:r>
              <w:rPr>
                <w:noProof/>
                <w:webHidden/>
              </w:rPr>
              <w:fldChar w:fldCharType="begin"/>
            </w:r>
            <w:r>
              <w:rPr>
                <w:noProof/>
                <w:webHidden/>
              </w:rPr>
              <w:instrText xml:space="preserve"> PAGEREF _Toc232667930 \h </w:instrText>
            </w:r>
            <w:r>
              <w:rPr>
                <w:noProof/>
                <w:webHidden/>
              </w:rPr>
            </w:r>
            <w:r>
              <w:rPr>
                <w:noProof/>
                <w:webHidden/>
              </w:rPr>
              <w:fldChar w:fldCharType="separate"/>
            </w:r>
            <w:r>
              <w:rPr>
                <w:noProof/>
                <w:webHidden/>
              </w:rPr>
              <w:t>23</w:t>
            </w:r>
            <w:r>
              <w:rPr>
                <w:noProof/>
                <w:webHidden/>
              </w:rPr>
              <w:fldChar w:fldCharType="end"/>
            </w:r>
          </w:hyperlink>
        </w:p>
        <w:p w14:paraId="457283EE" w14:textId="19602D37"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31" w:history="1">
            <w:r w:rsidRPr="00BD202E">
              <w:rPr>
                <w:rStyle w:val="Hyperlink"/>
                <w:rFonts w:ascii="Segoe UI" w:eastAsia="Segoe UI" w:hAnsi="Segoe UI" w:cs="Segoe UI"/>
                <w:noProof/>
              </w:rPr>
              <w:t>Auditability, Governance &amp; Compliance</w:t>
            </w:r>
            <w:r>
              <w:rPr>
                <w:noProof/>
                <w:webHidden/>
              </w:rPr>
              <w:tab/>
            </w:r>
            <w:r>
              <w:rPr>
                <w:noProof/>
                <w:webHidden/>
              </w:rPr>
              <w:fldChar w:fldCharType="begin"/>
            </w:r>
            <w:r>
              <w:rPr>
                <w:noProof/>
                <w:webHidden/>
              </w:rPr>
              <w:instrText xml:space="preserve"> PAGEREF _Toc232667931 \h </w:instrText>
            </w:r>
            <w:r>
              <w:rPr>
                <w:noProof/>
                <w:webHidden/>
              </w:rPr>
            </w:r>
            <w:r>
              <w:rPr>
                <w:noProof/>
                <w:webHidden/>
              </w:rPr>
              <w:fldChar w:fldCharType="separate"/>
            </w:r>
            <w:r>
              <w:rPr>
                <w:noProof/>
                <w:webHidden/>
              </w:rPr>
              <w:t>24</w:t>
            </w:r>
            <w:r>
              <w:rPr>
                <w:noProof/>
                <w:webHidden/>
              </w:rPr>
              <w:fldChar w:fldCharType="end"/>
            </w:r>
          </w:hyperlink>
        </w:p>
        <w:p w14:paraId="553C2976" w14:textId="117DD6AD"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32" w:history="1">
            <w:r w:rsidRPr="00BD202E">
              <w:rPr>
                <w:rStyle w:val="Hyperlink"/>
                <w:rFonts w:ascii="Segoe UI" w:eastAsia="Segoe UI" w:hAnsi="Segoe UI" w:cs="Segoe UI"/>
                <w:noProof/>
              </w:rPr>
              <w:t>Analytics &amp; Measurement</w:t>
            </w:r>
            <w:r>
              <w:rPr>
                <w:noProof/>
                <w:webHidden/>
              </w:rPr>
              <w:tab/>
            </w:r>
            <w:r>
              <w:rPr>
                <w:noProof/>
                <w:webHidden/>
              </w:rPr>
              <w:fldChar w:fldCharType="begin"/>
            </w:r>
            <w:r>
              <w:rPr>
                <w:noProof/>
                <w:webHidden/>
              </w:rPr>
              <w:instrText xml:space="preserve"> PAGEREF _Toc232667932 \h </w:instrText>
            </w:r>
            <w:r>
              <w:rPr>
                <w:noProof/>
                <w:webHidden/>
              </w:rPr>
            </w:r>
            <w:r>
              <w:rPr>
                <w:noProof/>
                <w:webHidden/>
              </w:rPr>
              <w:fldChar w:fldCharType="separate"/>
            </w:r>
            <w:r>
              <w:rPr>
                <w:noProof/>
                <w:webHidden/>
              </w:rPr>
              <w:t>24</w:t>
            </w:r>
            <w:r>
              <w:rPr>
                <w:noProof/>
                <w:webHidden/>
              </w:rPr>
              <w:fldChar w:fldCharType="end"/>
            </w:r>
          </w:hyperlink>
        </w:p>
        <w:p w14:paraId="000F7235" w14:textId="7FBAF2AF"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33" w:history="1">
            <w:r w:rsidRPr="00BD202E">
              <w:rPr>
                <w:rStyle w:val="Hyperlink"/>
                <w:rFonts w:ascii="Segoe UI" w:eastAsia="Segoe UI" w:hAnsi="Segoe UI" w:cs="Segoe UI"/>
                <w:noProof/>
              </w:rPr>
              <w:t>Exception Handling, Error Management &amp; Recovery</w:t>
            </w:r>
            <w:r>
              <w:rPr>
                <w:noProof/>
                <w:webHidden/>
              </w:rPr>
              <w:tab/>
            </w:r>
            <w:r>
              <w:rPr>
                <w:noProof/>
                <w:webHidden/>
              </w:rPr>
              <w:fldChar w:fldCharType="begin"/>
            </w:r>
            <w:r>
              <w:rPr>
                <w:noProof/>
                <w:webHidden/>
              </w:rPr>
              <w:instrText xml:space="preserve"> PAGEREF _Toc232667933 \h </w:instrText>
            </w:r>
            <w:r>
              <w:rPr>
                <w:noProof/>
                <w:webHidden/>
              </w:rPr>
            </w:r>
            <w:r>
              <w:rPr>
                <w:noProof/>
                <w:webHidden/>
              </w:rPr>
              <w:fldChar w:fldCharType="separate"/>
            </w:r>
            <w:r>
              <w:rPr>
                <w:noProof/>
                <w:webHidden/>
              </w:rPr>
              <w:t>24</w:t>
            </w:r>
            <w:r>
              <w:rPr>
                <w:noProof/>
                <w:webHidden/>
              </w:rPr>
              <w:fldChar w:fldCharType="end"/>
            </w:r>
          </w:hyperlink>
        </w:p>
        <w:p w14:paraId="6B9D02AA" w14:textId="27639A44"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34" w:history="1">
            <w:r w:rsidRPr="00BD202E">
              <w:rPr>
                <w:rStyle w:val="Hyperlink"/>
                <w:rFonts w:ascii="Segoe UI" w:eastAsia="Segoe UI" w:hAnsi="Segoe UI" w:cs="Segoe UI"/>
                <w:noProof/>
              </w:rPr>
              <w:t>Customer &amp; Partner Operational Dashboards</w:t>
            </w:r>
            <w:r>
              <w:rPr>
                <w:noProof/>
                <w:webHidden/>
              </w:rPr>
              <w:tab/>
            </w:r>
            <w:r>
              <w:rPr>
                <w:noProof/>
                <w:webHidden/>
              </w:rPr>
              <w:fldChar w:fldCharType="begin"/>
            </w:r>
            <w:r>
              <w:rPr>
                <w:noProof/>
                <w:webHidden/>
              </w:rPr>
              <w:instrText xml:space="preserve"> PAGEREF _Toc232667934 \h </w:instrText>
            </w:r>
            <w:r>
              <w:rPr>
                <w:noProof/>
                <w:webHidden/>
              </w:rPr>
            </w:r>
            <w:r>
              <w:rPr>
                <w:noProof/>
                <w:webHidden/>
              </w:rPr>
              <w:fldChar w:fldCharType="separate"/>
            </w:r>
            <w:r>
              <w:rPr>
                <w:noProof/>
                <w:webHidden/>
              </w:rPr>
              <w:t>25</w:t>
            </w:r>
            <w:r>
              <w:rPr>
                <w:noProof/>
                <w:webHidden/>
              </w:rPr>
              <w:fldChar w:fldCharType="end"/>
            </w:r>
          </w:hyperlink>
        </w:p>
        <w:p w14:paraId="017C226F" w14:textId="3727B198"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35" w:history="1">
            <w:r w:rsidRPr="00BD202E">
              <w:rPr>
                <w:rStyle w:val="Hyperlink"/>
                <w:rFonts w:cs="BT Curve"/>
                <w:noProof/>
              </w:rPr>
              <w:t>Insights &amp; Journey Measurement</w:t>
            </w:r>
            <w:r>
              <w:rPr>
                <w:noProof/>
                <w:webHidden/>
              </w:rPr>
              <w:tab/>
            </w:r>
            <w:r>
              <w:rPr>
                <w:noProof/>
                <w:webHidden/>
              </w:rPr>
              <w:fldChar w:fldCharType="begin"/>
            </w:r>
            <w:r>
              <w:rPr>
                <w:noProof/>
                <w:webHidden/>
              </w:rPr>
              <w:instrText xml:space="preserve"> PAGEREF _Toc232667935 \h </w:instrText>
            </w:r>
            <w:r>
              <w:rPr>
                <w:noProof/>
                <w:webHidden/>
              </w:rPr>
            </w:r>
            <w:r>
              <w:rPr>
                <w:noProof/>
                <w:webHidden/>
              </w:rPr>
              <w:fldChar w:fldCharType="separate"/>
            </w:r>
            <w:r>
              <w:rPr>
                <w:noProof/>
                <w:webHidden/>
              </w:rPr>
              <w:t>26</w:t>
            </w:r>
            <w:r>
              <w:rPr>
                <w:noProof/>
                <w:webHidden/>
              </w:rPr>
              <w:fldChar w:fldCharType="end"/>
            </w:r>
          </w:hyperlink>
        </w:p>
        <w:p w14:paraId="1241A204" w14:textId="6C44A10A" w:rsidR="006F18EC" w:rsidRDefault="006F18EC">
          <w:pPr>
            <w:pStyle w:val="TOC1"/>
            <w:tabs>
              <w:tab w:val="right" w:leader="dot" w:pos="10790"/>
            </w:tabs>
            <w:rPr>
              <w:rFonts w:asciiTheme="minorHAnsi" w:hAnsiTheme="minorHAnsi"/>
              <w:noProof/>
              <w:kern w:val="2"/>
              <w:sz w:val="24"/>
              <w:szCs w:val="24"/>
              <w:lang w:eastAsia="en-GB"/>
              <w14:ligatures w14:val="standardContextual"/>
            </w:rPr>
          </w:pPr>
          <w:hyperlink w:anchor="_Toc232667936" w:history="1">
            <w:r w:rsidRPr="00BD202E">
              <w:rPr>
                <w:rStyle w:val="Hyperlink"/>
                <w:noProof/>
              </w:rPr>
              <w:t>Appendix – Use cases</w:t>
            </w:r>
            <w:r>
              <w:rPr>
                <w:noProof/>
                <w:webHidden/>
              </w:rPr>
              <w:tab/>
            </w:r>
            <w:r>
              <w:rPr>
                <w:noProof/>
                <w:webHidden/>
              </w:rPr>
              <w:fldChar w:fldCharType="begin"/>
            </w:r>
            <w:r>
              <w:rPr>
                <w:noProof/>
                <w:webHidden/>
              </w:rPr>
              <w:instrText xml:space="preserve"> PAGEREF _Toc232667936 \h </w:instrText>
            </w:r>
            <w:r>
              <w:rPr>
                <w:noProof/>
                <w:webHidden/>
              </w:rPr>
            </w:r>
            <w:r>
              <w:rPr>
                <w:noProof/>
                <w:webHidden/>
              </w:rPr>
              <w:fldChar w:fldCharType="separate"/>
            </w:r>
            <w:r>
              <w:rPr>
                <w:noProof/>
                <w:webHidden/>
              </w:rPr>
              <w:t>32</w:t>
            </w:r>
            <w:r>
              <w:rPr>
                <w:noProof/>
                <w:webHidden/>
              </w:rPr>
              <w:fldChar w:fldCharType="end"/>
            </w:r>
          </w:hyperlink>
        </w:p>
        <w:p w14:paraId="7AF134F0" w14:textId="61B1536C" w:rsidR="006F18EC" w:rsidRDefault="006F18EC">
          <w:pPr>
            <w:pStyle w:val="TOC1"/>
            <w:tabs>
              <w:tab w:val="right" w:leader="dot" w:pos="10790"/>
            </w:tabs>
            <w:rPr>
              <w:rFonts w:asciiTheme="minorHAnsi" w:hAnsiTheme="minorHAnsi"/>
              <w:noProof/>
              <w:kern w:val="2"/>
              <w:sz w:val="24"/>
              <w:szCs w:val="24"/>
              <w:lang w:eastAsia="en-GB"/>
              <w14:ligatures w14:val="standardContextual"/>
            </w:rPr>
          </w:pPr>
          <w:hyperlink w:anchor="_Toc232667937" w:history="1">
            <w:r w:rsidRPr="00BD202E">
              <w:rPr>
                <w:rStyle w:val="Hyperlink"/>
                <w:noProof/>
              </w:rPr>
              <w:t>Functional Requirements – Core Portal</w:t>
            </w:r>
            <w:r>
              <w:rPr>
                <w:noProof/>
                <w:webHidden/>
              </w:rPr>
              <w:tab/>
            </w:r>
            <w:r>
              <w:rPr>
                <w:noProof/>
                <w:webHidden/>
              </w:rPr>
              <w:fldChar w:fldCharType="begin"/>
            </w:r>
            <w:r>
              <w:rPr>
                <w:noProof/>
                <w:webHidden/>
              </w:rPr>
              <w:instrText xml:space="preserve"> PAGEREF _Toc232667937 \h </w:instrText>
            </w:r>
            <w:r>
              <w:rPr>
                <w:noProof/>
                <w:webHidden/>
              </w:rPr>
            </w:r>
            <w:r>
              <w:rPr>
                <w:noProof/>
                <w:webHidden/>
              </w:rPr>
              <w:fldChar w:fldCharType="separate"/>
            </w:r>
            <w:r>
              <w:rPr>
                <w:noProof/>
                <w:webHidden/>
              </w:rPr>
              <w:t>32</w:t>
            </w:r>
            <w:r>
              <w:rPr>
                <w:noProof/>
                <w:webHidden/>
              </w:rPr>
              <w:fldChar w:fldCharType="end"/>
            </w:r>
          </w:hyperlink>
        </w:p>
        <w:p w14:paraId="1288DD74" w14:textId="5147A57E"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38" w:history="1">
            <w:r w:rsidRPr="00BD202E">
              <w:rPr>
                <w:rStyle w:val="Hyperlink"/>
                <w:noProof/>
              </w:rPr>
              <w:t>UX, Content and Design Foundations</w:t>
            </w:r>
            <w:r>
              <w:rPr>
                <w:noProof/>
                <w:webHidden/>
              </w:rPr>
              <w:tab/>
            </w:r>
            <w:r>
              <w:rPr>
                <w:noProof/>
                <w:webHidden/>
              </w:rPr>
              <w:fldChar w:fldCharType="begin"/>
            </w:r>
            <w:r>
              <w:rPr>
                <w:noProof/>
                <w:webHidden/>
              </w:rPr>
              <w:instrText xml:space="preserve"> PAGEREF _Toc232667938 \h </w:instrText>
            </w:r>
            <w:r>
              <w:rPr>
                <w:noProof/>
                <w:webHidden/>
              </w:rPr>
            </w:r>
            <w:r>
              <w:rPr>
                <w:noProof/>
                <w:webHidden/>
              </w:rPr>
              <w:fldChar w:fldCharType="separate"/>
            </w:r>
            <w:r>
              <w:rPr>
                <w:noProof/>
                <w:webHidden/>
              </w:rPr>
              <w:t>32</w:t>
            </w:r>
            <w:r>
              <w:rPr>
                <w:noProof/>
                <w:webHidden/>
              </w:rPr>
              <w:fldChar w:fldCharType="end"/>
            </w:r>
          </w:hyperlink>
        </w:p>
        <w:p w14:paraId="27A4698F" w14:textId="7F41F4E4" w:rsidR="006F18EC" w:rsidRDefault="006F18EC">
          <w:pPr>
            <w:pStyle w:val="TOC3"/>
            <w:tabs>
              <w:tab w:val="left" w:pos="960"/>
              <w:tab w:val="right" w:leader="dot" w:pos="10790"/>
            </w:tabs>
            <w:rPr>
              <w:rFonts w:asciiTheme="minorHAnsi" w:hAnsiTheme="minorHAnsi"/>
              <w:noProof/>
              <w:kern w:val="2"/>
              <w:sz w:val="24"/>
              <w:szCs w:val="24"/>
              <w:lang w:eastAsia="en-GB"/>
              <w14:ligatures w14:val="standardContextual"/>
            </w:rPr>
          </w:pPr>
          <w:hyperlink w:anchor="_Toc232667939" w:history="1">
            <w:r w:rsidRPr="00BD202E">
              <w:rPr>
                <w:rStyle w:val="Hyperlink"/>
                <w:noProof/>
              </w:rPr>
              <w:t>2.</w:t>
            </w:r>
            <w:r>
              <w:rPr>
                <w:rFonts w:asciiTheme="minorHAnsi" w:hAnsiTheme="minorHAnsi"/>
                <w:noProof/>
                <w:kern w:val="2"/>
                <w:sz w:val="24"/>
                <w:szCs w:val="24"/>
                <w:lang w:eastAsia="en-GB"/>
                <w14:ligatures w14:val="standardContextual"/>
              </w:rPr>
              <w:tab/>
            </w:r>
            <w:r w:rsidRPr="00BD202E">
              <w:rPr>
                <w:rStyle w:val="Hyperlink"/>
                <w:noProof/>
              </w:rPr>
              <w:t>UI/UX Design and Content</w:t>
            </w:r>
            <w:r>
              <w:rPr>
                <w:noProof/>
                <w:webHidden/>
              </w:rPr>
              <w:tab/>
            </w:r>
            <w:r>
              <w:rPr>
                <w:noProof/>
                <w:webHidden/>
              </w:rPr>
              <w:fldChar w:fldCharType="begin"/>
            </w:r>
            <w:r>
              <w:rPr>
                <w:noProof/>
                <w:webHidden/>
              </w:rPr>
              <w:instrText xml:space="preserve"> PAGEREF _Toc232667939 \h </w:instrText>
            </w:r>
            <w:r>
              <w:rPr>
                <w:noProof/>
                <w:webHidden/>
              </w:rPr>
            </w:r>
            <w:r>
              <w:rPr>
                <w:noProof/>
                <w:webHidden/>
              </w:rPr>
              <w:fldChar w:fldCharType="separate"/>
            </w:r>
            <w:r>
              <w:rPr>
                <w:noProof/>
                <w:webHidden/>
              </w:rPr>
              <w:t>32</w:t>
            </w:r>
            <w:r>
              <w:rPr>
                <w:noProof/>
                <w:webHidden/>
              </w:rPr>
              <w:fldChar w:fldCharType="end"/>
            </w:r>
          </w:hyperlink>
        </w:p>
        <w:p w14:paraId="69725230" w14:textId="20FB54A0" w:rsidR="006F18EC" w:rsidRDefault="006F18EC">
          <w:pPr>
            <w:pStyle w:val="TOC3"/>
            <w:tabs>
              <w:tab w:val="left" w:pos="960"/>
              <w:tab w:val="right" w:leader="dot" w:pos="10790"/>
            </w:tabs>
            <w:rPr>
              <w:rFonts w:asciiTheme="minorHAnsi" w:hAnsiTheme="minorHAnsi"/>
              <w:noProof/>
              <w:kern w:val="2"/>
              <w:sz w:val="24"/>
              <w:szCs w:val="24"/>
              <w:lang w:eastAsia="en-GB"/>
              <w14:ligatures w14:val="standardContextual"/>
            </w:rPr>
          </w:pPr>
          <w:hyperlink w:anchor="_Toc232667940" w:history="1">
            <w:r w:rsidRPr="00BD202E">
              <w:rPr>
                <w:rStyle w:val="Hyperlink"/>
                <w:noProof/>
              </w:rPr>
              <w:t>3.</w:t>
            </w:r>
            <w:r>
              <w:rPr>
                <w:rFonts w:asciiTheme="minorHAnsi" w:hAnsiTheme="minorHAnsi"/>
                <w:noProof/>
                <w:kern w:val="2"/>
                <w:sz w:val="24"/>
                <w:szCs w:val="24"/>
                <w:lang w:eastAsia="en-GB"/>
                <w14:ligatures w14:val="standardContextual"/>
              </w:rPr>
              <w:tab/>
            </w:r>
            <w:r w:rsidRPr="00BD202E">
              <w:rPr>
                <w:rStyle w:val="Hyperlink"/>
                <w:noProof/>
              </w:rPr>
              <w:t>Boilerplate / bootstrapped design</w:t>
            </w:r>
            <w:r>
              <w:rPr>
                <w:noProof/>
                <w:webHidden/>
              </w:rPr>
              <w:tab/>
            </w:r>
            <w:r>
              <w:rPr>
                <w:noProof/>
                <w:webHidden/>
              </w:rPr>
              <w:fldChar w:fldCharType="begin"/>
            </w:r>
            <w:r>
              <w:rPr>
                <w:noProof/>
                <w:webHidden/>
              </w:rPr>
              <w:instrText xml:space="preserve"> PAGEREF _Toc232667940 \h </w:instrText>
            </w:r>
            <w:r>
              <w:rPr>
                <w:noProof/>
                <w:webHidden/>
              </w:rPr>
            </w:r>
            <w:r>
              <w:rPr>
                <w:noProof/>
                <w:webHidden/>
              </w:rPr>
              <w:fldChar w:fldCharType="separate"/>
            </w:r>
            <w:r>
              <w:rPr>
                <w:noProof/>
                <w:webHidden/>
              </w:rPr>
              <w:t>34</w:t>
            </w:r>
            <w:r>
              <w:rPr>
                <w:noProof/>
                <w:webHidden/>
              </w:rPr>
              <w:fldChar w:fldCharType="end"/>
            </w:r>
          </w:hyperlink>
        </w:p>
        <w:p w14:paraId="61C7E0F7" w14:textId="08D3C33B"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41" w:history="1">
            <w:r w:rsidRPr="00BD202E">
              <w:rPr>
                <w:rStyle w:val="Hyperlink"/>
                <w:noProof/>
              </w:rPr>
              <w:t>Access &amp; Onboarding</w:t>
            </w:r>
            <w:r>
              <w:rPr>
                <w:noProof/>
                <w:webHidden/>
              </w:rPr>
              <w:tab/>
            </w:r>
            <w:r>
              <w:rPr>
                <w:noProof/>
                <w:webHidden/>
              </w:rPr>
              <w:fldChar w:fldCharType="begin"/>
            </w:r>
            <w:r>
              <w:rPr>
                <w:noProof/>
                <w:webHidden/>
              </w:rPr>
              <w:instrText xml:space="preserve"> PAGEREF _Toc232667941 \h </w:instrText>
            </w:r>
            <w:r>
              <w:rPr>
                <w:noProof/>
                <w:webHidden/>
              </w:rPr>
            </w:r>
            <w:r>
              <w:rPr>
                <w:noProof/>
                <w:webHidden/>
              </w:rPr>
              <w:fldChar w:fldCharType="separate"/>
            </w:r>
            <w:r>
              <w:rPr>
                <w:noProof/>
                <w:webHidden/>
              </w:rPr>
              <w:t>34</w:t>
            </w:r>
            <w:r>
              <w:rPr>
                <w:noProof/>
                <w:webHidden/>
              </w:rPr>
              <w:fldChar w:fldCharType="end"/>
            </w:r>
          </w:hyperlink>
        </w:p>
        <w:p w14:paraId="4C0E424A" w14:textId="67E7CBBC" w:rsidR="006F18EC" w:rsidRDefault="006F18EC">
          <w:pPr>
            <w:pStyle w:val="TOC3"/>
            <w:tabs>
              <w:tab w:val="left" w:pos="960"/>
              <w:tab w:val="right" w:leader="dot" w:pos="10790"/>
            </w:tabs>
            <w:rPr>
              <w:rFonts w:asciiTheme="minorHAnsi" w:hAnsiTheme="minorHAnsi"/>
              <w:noProof/>
              <w:kern w:val="2"/>
              <w:sz w:val="24"/>
              <w:szCs w:val="24"/>
              <w:lang w:eastAsia="en-GB"/>
              <w14:ligatures w14:val="standardContextual"/>
            </w:rPr>
          </w:pPr>
          <w:hyperlink w:anchor="_Toc232667942" w:history="1">
            <w:r w:rsidRPr="00BD202E">
              <w:rPr>
                <w:rStyle w:val="Hyperlink"/>
                <w:noProof/>
              </w:rPr>
              <w:t>4.</w:t>
            </w:r>
            <w:r>
              <w:rPr>
                <w:rFonts w:asciiTheme="minorHAnsi" w:hAnsiTheme="minorHAnsi"/>
                <w:noProof/>
                <w:kern w:val="2"/>
                <w:sz w:val="24"/>
                <w:szCs w:val="24"/>
                <w:lang w:eastAsia="en-GB"/>
                <w14:ligatures w14:val="standardContextual"/>
              </w:rPr>
              <w:tab/>
            </w:r>
            <w:r w:rsidRPr="00BD202E">
              <w:rPr>
                <w:rStyle w:val="Hyperlink"/>
                <w:noProof/>
              </w:rPr>
              <w:t>Customer Establishment (Reseller)</w:t>
            </w:r>
            <w:r>
              <w:rPr>
                <w:noProof/>
                <w:webHidden/>
              </w:rPr>
              <w:tab/>
            </w:r>
            <w:r>
              <w:rPr>
                <w:noProof/>
                <w:webHidden/>
              </w:rPr>
              <w:fldChar w:fldCharType="begin"/>
            </w:r>
            <w:r>
              <w:rPr>
                <w:noProof/>
                <w:webHidden/>
              </w:rPr>
              <w:instrText xml:space="preserve"> PAGEREF _Toc232667942 \h </w:instrText>
            </w:r>
            <w:r>
              <w:rPr>
                <w:noProof/>
                <w:webHidden/>
              </w:rPr>
            </w:r>
            <w:r>
              <w:rPr>
                <w:noProof/>
                <w:webHidden/>
              </w:rPr>
              <w:fldChar w:fldCharType="separate"/>
            </w:r>
            <w:r>
              <w:rPr>
                <w:noProof/>
                <w:webHidden/>
              </w:rPr>
              <w:t>34</w:t>
            </w:r>
            <w:r>
              <w:rPr>
                <w:noProof/>
                <w:webHidden/>
              </w:rPr>
              <w:fldChar w:fldCharType="end"/>
            </w:r>
          </w:hyperlink>
        </w:p>
        <w:p w14:paraId="5A11F390" w14:textId="3ECE1271" w:rsidR="006F18EC" w:rsidRDefault="006F18EC">
          <w:pPr>
            <w:pStyle w:val="TOC3"/>
            <w:tabs>
              <w:tab w:val="left" w:pos="960"/>
              <w:tab w:val="right" w:leader="dot" w:pos="10790"/>
            </w:tabs>
            <w:rPr>
              <w:rFonts w:asciiTheme="minorHAnsi" w:hAnsiTheme="minorHAnsi"/>
              <w:noProof/>
              <w:kern w:val="2"/>
              <w:sz w:val="24"/>
              <w:szCs w:val="24"/>
              <w:lang w:eastAsia="en-GB"/>
              <w14:ligatures w14:val="standardContextual"/>
            </w:rPr>
          </w:pPr>
          <w:hyperlink w:anchor="_Toc232667943" w:history="1">
            <w:r w:rsidRPr="00BD202E">
              <w:rPr>
                <w:rStyle w:val="Hyperlink"/>
                <w:noProof/>
              </w:rPr>
              <w:t>5.</w:t>
            </w:r>
            <w:r>
              <w:rPr>
                <w:rFonts w:asciiTheme="minorHAnsi" w:hAnsiTheme="minorHAnsi"/>
                <w:noProof/>
                <w:kern w:val="2"/>
                <w:sz w:val="24"/>
                <w:szCs w:val="24"/>
                <w:lang w:eastAsia="en-GB"/>
                <w14:ligatures w14:val="standardContextual"/>
              </w:rPr>
              <w:tab/>
            </w:r>
            <w:r w:rsidRPr="00BD202E">
              <w:rPr>
                <w:rStyle w:val="Hyperlink"/>
                <w:noProof/>
              </w:rPr>
              <w:t>Sub – Reseller Establishment</w:t>
            </w:r>
            <w:r>
              <w:rPr>
                <w:noProof/>
                <w:webHidden/>
              </w:rPr>
              <w:tab/>
            </w:r>
            <w:r>
              <w:rPr>
                <w:noProof/>
                <w:webHidden/>
              </w:rPr>
              <w:fldChar w:fldCharType="begin"/>
            </w:r>
            <w:r>
              <w:rPr>
                <w:noProof/>
                <w:webHidden/>
              </w:rPr>
              <w:instrText xml:space="preserve"> PAGEREF _Toc232667943 \h </w:instrText>
            </w:r>
            <w:r>
              <w:rPr>
                <w:noProof/>
                <w:webHidden/>
              </w:rPr>
            </w:r>
            <w:r>
              <w:rPr>
                <w:noProof/>
                <w:webHidden/>
              </w:rPr>
              <w:fldChar w:fldCharType="separate"/>
            </w:r>
            <w:r>
              <w:rPr>
                <w:noProof/>
                <w:webHidden/>
              </w:rPr>
              <w:t>35</w:t>
            </w:r>
            <w:r>
              <w:rPr>
                <w:noProof/>
                <w:webHidden/>
              </w:rPr>
              <w:fldChar w:fldCharType="end"/>
            </w:r>
          </w:hyperlink>
        </w:p>
        <w:p w14:paraId="7DB9BD9D" w14:textId="41BE26E3" w:rsidR="006F18EC" w:rsidRDefault="006F18EC">
          <w:pPr>
            <w:pStyle w:val="TOC3"/>
            <w:tabs>
              <w:tab w:val="left" w:pos="960"/>
              <w:tab w:val="right" w:leader="dot" w:pos="10790"/>
            </w:tabs>
            <w:rPr>
              <w:rFonts w:asciiTheme="minorHAnsi" w:hAnsiTheme="minorHAnsi"/>
              <w:noProof/>
              <w:kern w:val="2"/>
              <w:sz w:val="24"/>
              <w:szCs w:val="24"/>
              <w:lang w:eastAsia="en-GB"/>
              <w14:ligatures w14:val="standardContextual"/>
            </w:rPr>
          </w:pPr>
          <w:hyperlink w:anchor="_Toc232667944" w:history="1">
            <w:r w:rsidRPr="00BD202E">
              <w:rPr>
                <w:rStyle w:val="Hyperlink"/>
                <w:noProof/>
              </w:rPr>
              <w:t>6.</w:t>
            </w:r>
            <w:r>
              <w:rPr>
                <w:rFonts w:asciiTheme="minorHAnsi" w:hAnsiTheme="minorHAnsi"/>
                <w:noProof/>
                <w:kern w:val="2"/>
                <w:sz w:val="24"/>
                <w:szCs w:val="24"/>
                <w:lang w:eastAsia="en-GB"/>
                <w14:ligatures w14:val="standardContextual"/>
              </w:rPr>
              <w:tab/>
            </w:r>
            <w:r w:rsidRPr="00BD202E">
              <w:rPr>
                <w:rStyle w:val="Hyperlink"/>
                <w:noProof/>
              </w:rPr>
              <w:t>Organisation Hierarchy</w:t>
            </w:r>
            <w:r>
              <w:rPr>
                <w:noProof/>
                <w:webHidden/>
              </w:rPr>
              <w:tab/>
            </w:r>
            <w:r>
              <w:rPr>
                <w:noProof/>
                <w:webHidden/>
              </w:rPr>
              <w:fldChar w:fldCharType="begin"/>
            </w:r>
            <w:r>
              <w:rPr>
                <w:noProof/>
                <w:webHidden/>
              </w:rPr>
              <w:instrText xml:space="preserve"> PAGEREF _Toc232667944 \h </w:instrText>
            </w:r>
            <w:r>
              <w:rPr>
                <w:noProof/>
                <w:webHidden/>
              </w:rPr>
            </w:r>
            <w:r>
              <w:rPr>
                <w:noProof/>
                <w:webHidden/>
              </w:rPr>
              <w:fldChar w:fldCharType="separate"/>
            </w:r>
            <w:r>
              <w:rPr>
                <w:noProof/>
                <w:webHidden/>
              </w:rPr>
              <w:t>36</w:t>
            </w:r>
            <w:r>
              <w:rPr>
                <w:noProof/>
                <w:webHidden/>
              </w:rPr>
              <w:fldChar w:fldCharType="end"/>
            </w:r>
          </w:hyperlink>
        </w:p>
        <w:p w14:paraId="59AC3C3A" w14:textId="4C362073" w:rsidR="006F18EC" w:rsidRDefault="006F18EC">
          <w:pPr>
            <w:pStyle w:val="TOC3"/>
            <w:tabs>
              <w:tab w:val="left" w:pos="960"/>
              <w:tab w:val="right" w:leader="dot" w:pos="10790"/>
            </w:tabs>
            <w:rPr>
              <w:rFonts w:asciiTheme="minorHAnsi" w:hAnsiTheme="minorHAnsi"/>
              <w:noProof/>
              <w:kern w:val="2"/>
              <w:sz w:val="24"/>
              <w:szCs w:val="24"/>
              <w:lang w:eastAsia="en-GB"/>
              <w14:ligatures w14:val="standardContextual"/>
            </w:rPr>
          </w:pPr>
          <w:hyperlink w:anchor="_Toc232667945" w:history="1">
            <w:r w:rsidRPr="00BD202E">
              <w:rPr>
                <w:rStyle w:val="Hyperlink"/>
                <w:noProof/>
              </w:rPr>
              <w:t>7.</w:t>
            </w:r>
            <w:r>
              <w:rPr>
                <w:rFonts w:asciiTheme="minorHAnsi" w:hAnsiTheme="minorHAnsi"/>
                <w:noProof/>
                <w:kern w:val="2"/>
                <w:sz w:val="24"/>
                <w:szCs w:val="24"/>
                <w:lang w:eastAsia="en-GB"/>
                <w14:ligatures w14:val="standardContextual"/>
              </w:rPr>
              <w:tab/>
            </w:r>
            <w:r w:rsidRPr="00BD202E">
              <w:rPr>
                <w:rStyle w:val="Hyperlink"/>
                <w:noProof/>
              </w:rPr>
              <w:t>User Onboarding (Self-Serve)</w:t>
            </w:r>
            <w:r>
              <w:rPr>
                <w:noProof/>
                <w:webHidden/>
              </w:rPr>
              <w:tab/>
            </w:r>
            <w:r>
              <w:rPr>
                <w:noProof/>
                <w:webHidden/>
              </w:rPr>
              <w:fldChar w:fldCharType="begin"/>
            </w:r>
            <w:r>
              <w:rPr>
                <w:noProof/>
                <w:webHidden/>
              </w:rPr>
              <w:instrText xml:space="preserve"> PAGEREF _Toc232667945 \h </w:instrText>
            </w:r>
            <w:r>
              <w:rPr>
                <w:noProof/>
                <w:webHidden/>
              </w:rPr>
            </w:r>
            <w:r>
              <w:rPr>
                <w:noProof/>
                <w:webHidden/>
              </w:rPr>
              <w:fldChar w:fldCharType="separate"/>
            </w:r>
            <w:r>
              <w:rPr>
                <w:noProof/>
                <w:webHidden/>
              </w:rPr>
              <w:t>37</w:t>
            </w:r>
            <w:r>
              <w:rPr>
                <w:noProof/>
                <w:webHidden/>
              </w:rPr>
              <w:fldChar w:fldCharType="end"/>
            </w:r>
          </w:hyperlink>
        </w:p>
        <w:p w14:paraId="3F8F5137" w14:textId="166C55CD" w:rsidR="006F18EC" w:rsidRDefault="006F18EC">
          <w:pPr>
            <w:pStyle w:val="TOC3"/>
            <w:tabs>
              <w:tab w:val="left" w:pos="960"/>
              <w:tab w:val="right" w:leader="dot" w:pos="10790"/>
            </w:tabs>
            <w:rPr>
              <w:rFonts w:asciiTheme="minorHAnsi" w:hAnsiTheme="minorHAnsi"/>
              <w:noProof/>
              <w:kern w:val="2"/>
              <w:sz w:val="24"/>
              <w:szCs w:val="24"/>
              <w:lang w:eastAsia="en-GB"/>
              <w14:ligatures w14:val="standardContextual"/>
            </w:rPr>
          </w:pPr>
          <w:hyperlink w:anchor="_Toc232667946" w:history="1">
            <w:r w:rsidRPr="00BD202E">
              <w:rPr>
                <w:rStyle w:val="Hyperlink"/>
                <w:noProof/>
              </w:rPr>
              <w:t>8.</w:t>
            </w:r>
            <w:r>
              <w:rPr>
                <w:rFonts w:asciiTheme="minorHAnsi" w:hAnsiTheme="minorHAnsi"/>
                <w:noProof/>
                <w:kern w:val="2"/>
                <w:sz w:val="24"/>
                <w:szCs w:val="24"/>
                <w:lang w:eastAsia="en-GB"/>
                <w14:ligatures w14:val="standardContextual"/>
              </w:rPr>
              <w:tab/>
            </w:r>
            <w:r w:rsidRPr="00BD202E">
              <w:rPr>
                <w:rStyle w:val="Hyperlink"/>
                <w:noProof/>
              </w:rPr>
              <w:t>BT Internal Users</w:t>
            </w:r>
            <w:r>
              <w:rPr>
                <w:noProof/>
                <w:webHidden/>
              </w:rPr>
              <w:tab/>
            </w:r>
            <w:r>
              <w:rPr>
                <w:noProof/>
                <w:webHidden/>
              </w:rPr>
              <w:fldChar w:fldCharType="begin"/>
            </w:r>
            <w:r>
              <w:rPr>
                <w:noProof/>
                <w:webHidden/>
              </w:rPr>
              <w:instrText xml:space="preserve"> PAGEREF _Toc232667946 \h </w:instrText>
            </w:r>
            <w:r>
              <w:rPr>
                <w:noProof/>
                <w:webHidden/>
              </w:rPr>
            </w:r>
            <w:r>
              <w:rPr>
                <w:noProof/>
                <w:webHidden/>
              </w:rPr>
              <w:fldChar w:fldCharType="separate"/>
            </w:r>
            <w:r>
              <w:rPr>
                <w:noProof/>
                <w:webHidden/>
              </w:rPr>
              <w:t>40</w:t>
            </w:r>
            <w:r>
              <w:rPr>
                <w:noProof/>
                <w:webHidden/>
              </w:rPr>
              <w:fldChar w:fldCharType="end"/>
            </w:r>
          </w:hyperlink>
        </w:p>
        <w:p w14:paraId="782B8424" w14:textId="6CDC959E"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47" w:history="1">
            <w:r w:rsidRPr="00BD202E">
              <w:rPr>
                <w:rStyle w:val="Hyperlink"/>
                <w:noProof/>
              </w:rPr>
              <w:t>Identity, Authentication RBAC and Role Management</w:t>
            </w:r>
            <w:r>
              <w:rPr>
                <w:noProof/>
                <w:webHidden/>
              </w:rPr>
              <w:tab/>
            </w:r>
            <w:r>
              <w:rPr>
                <w:noProof/>
                <w:webHidden/>
              </w:rPr>
              <w:fldChar w:fldCharType="begin"/>
            </w:r>
            <w:r>
              <w:rPr>
                <w:noProof/>
                <w:webHidden/>
              </w:rPr>
              <w:instrText xml:space="preserve"> PAGEREF _Toc232667947 \h </w:instrText>
            </w:r>
            <w:r>
              <w:rPr>
                <w:noProof/>
                <w:webHidden/>
              </w:rPr>
            </w:r>
            <w:r>
              <w:rPr>
                <w:noProof/>
                <w:webHidden/>
              </w:rPr>
              <w:fldChar w:fldCharType="separate"/>
            </w:r>
            <w:r>
              <w:rPr>
                <w:noProof/>
                <w:webHidden/>
              </w:rPr>
              <w:t>41</w:t>
            </w:r>
            <w:r>
              <w:rPr>
                <w:noProof/>
                <w:webHidden/>
              </w:rPr>
              <w:fldChar w:fldCharType="end"/>
            </w:r>
          </w:hyperlink>
        </w:p>
        <w:p w14:paraId="38795F20" w14:textId="67A73812" w:rsidR="006F18EC" w:rsidRDefault="006F18EC">
          <w:pPr>
            <w:pStyle w:val="TOC3"/>
            <w:tabs>
              <w:tab w:val="left" w:pos="960"/>
              <w:tab w:val="right" w:leader="dot" w:pos="10790"/>
            </w:tabs>
            <w:rPr>
              <w:rFonts w:asciiTheme="minorHAnsi" w:hAnsiTheme="minorHAnsi"/>
              <w:noProof/>
              <w:kern w:val="2"/>
              <w:sz w:val="24"/>
              <w:szCs w:val="24"/>
              <w:lang w:eastAsia="en-GB"/>
              <w14:ligatures w14:val="standardContextual"/>
            </w:rPr>
          </w:pPr>
          <w:hyperlink w:anchor="_Toc232667948" w:history="1">
            <w:r w:rsidRPr="00BD202E">
              <w:rPr>
                <w:rStyle w:val="Hyperlink"/>
                <w:noProof/>
              </w:rPr>
              <w:t>9.</w:t>
            </w:r>
            <w:r>
              <w:rPr>
                <w:rFonts w:asciiTheme="minorHAnsi" w:hAnsiTheme="minorHAnsi"/>
                <w:noProof/>
                <w:kern w:val="2"/>
                <w:sz w:val="24"/>
                <w:szCs w:val="24"/>
                <w:lang w:eastAsia="en-GB"/>
                <w14:ligatures w14:val="standardContextual"/>
              </w:rPr>
              <w:tab/>
            </w:r>
            <w:r w:rsidRPr="00BD202E">
              <w:rPr>
                <w:rStyle w:val="Hyperlink"/>
                <w:noProof/>
              </w:rPr>
              <w:t>Identity &amp; Authentication</w:t>
            </w:r>
            <w:r>
              <w:rPr>
                <w:noProof/>
                <w:webHidden/>
              </w:rPr>
              <w:tab/>
            </w:r>
            <w:r>
              <w:rPr>
                <w:noProof/>
                <w:webHidden/>
              </w:rPr>
              <w:fldChar w:fldCharType="begin"/>
            </w:r>
            <w:r>
              <w:rPr>
                <w:noProof/>
                <w:webHidden/>
              </w:rPr>
              <w:instrText xml:space="preserve"> PAGEREF _Toc232667948 \h </w:instrText>
            </w:r>
            <w:r>
              <w:rPr>
                <w:noProof/>
                <w:webHidden/>
              </w:rPr>
            </w:r>
            <w:r>
              <w:rPr>
                <w:noProof/>
                <w:webHidden/>
              </w:rPr>
              <w:fldChar w:fldCharType="separate"/>
            </w:r>
            <w:r>
              <w:rPr>
                <w:noProof/>
                <w:webHidden/>
              </w:rPr>
              <w:t>41</w:t>
            </w:r>
            <w:r>
              <w:rPr>
                <w:noProof/>
                <w:webHidden/>
              </w:rPr>
              <w:fldChar w:fldCharType="end"/>
            </w:r>
          </w:hyperlink>
        </w:p>
        <w:p w14:paraId="234326D1" w14:textId="5E1AC42D"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49" w:history="1">
            <w:r w:rsidRPr="00BD202E">
              <w:rPr>
                <w:rStyle w:val="Hyperlink"/>
                <w:noProof/>
              </w:rPr>
              <w:t>10.</w:t>
            </w:r>
            <w:r>
              <w:rPr>
                <w:rFonts w:asciiTheme="minorHAnsi" w:hAnsiTheme="minorHAnsi"/>
                <w:noProof/>
                <w:kern w:val="2"/>
                <w:sz w:val="24"/>
                <w:szCs w:val="24"/>
                <w:lang w:eastAsia="en-GB"/>
                <w14:ligatures w14:val="standardContextual"/>
              </w:rPr>
              <w:tab/>
            </w:r>
            <w:r w:rsidRPr="00BD202E">
              <w:rPr>
                <w:rStyle w:val="Hyperlink"/>
                <w:noProof/>
              </w:rPr>
              <w:t>Permission Set Management</w:t>
            </w:r>
            <w:r>
              <w:rPr>
                <w:noProof/>
                <w:webHidden/>
              </w:rPr>
              <w:tab/>
            </w:r>
            <w:r>
              <w:rPr>
                <w:noProof/>
                <w:webHidden/>
              </w:rPr>
              <w:fldChar w:fldCharType="begin"/>
            </w:r>
            <w:r>
              <w:rPr>
                <w:noProof/>
                <w:webHidden/>
              </w:rPr>
              <w:instrText xml:space="preserve"> PAGEREF _Toc232667949 \h </w:instrText>
            </w:r>
            <w:r>
              <w:rPr>
                <w:noProof/>
                <w:webHidden/>
              </w:rPr>
            </w:r>
            <w:r>
              <w:rPr>
                <w:noProof/>
                <w:webHidden/>
              </w:rPr>
              <w:fldChar w:fldCharType="separate"/>
            </w:r>
            <w:r>
              <w:rPr>
                <w:noProof/>
                <w:webHidden/>
              </w:rPr>
              <w:t>41</w:t>
            </w:r>
            <w:r>
              <w:rPr>
                <w:noProof/>
                <w:webHidden/>
              </w:rPr>
              <w:fldChar w:fldCharType="end"/>
            </w:r>
          </w:hyperlink>
        </w:p>
        <w:p w14:paraId="6234F1BF" w14:textId="3BE47A53"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50" w:history="1">
            <w:r w:rsidRPr="00BD202E">
              <w:rPr>
                <w:rStyle w:val="Hyperlink"/>
                <w:noProof/>
              </w:rPr>
              <w:t>11.</w:t>
            </w:r>
            <w:r>
              <w:rPr>
                <w:rFonts w:asciiTheme="minorHAnsi" w:hAnsiTheme="minorHAnsi"/>
                <w:noProof/>
                <w:kern w:val="2"/>
                <w:sz w:val="24"/>
                <w:szCs w:val="24"/>
                <w:lang w:eastAsia="en-GB"/>
                <w14:ligatures w14:val="standardContextual"/>
              </w:rPr>
              <w:tab/>
            </w:r>
            <w:r w:rsidRPr="00BD202E">
              <w:rPr>
                <w:rStyle w:val="Hyperlink"/>
                <w:noProof/>
              </w:rPr>
              <w:t>Role Definition and Assignment</w:t>
            </w:r>
            <w:r>
              <w:rPr>
                <w:noProof/>
                <w:webHidden/>
              </w:rPr>
              <w:tab/>
            </w:r>
            <w:r>
              <w:rPr>
                <w:noProof/>
                <w:webHidden/>
              </w:rPr>
              <w:fldChar w:fldCharType="begin"/>
            </w:r>
            <w:r>
              <w:rPr>
                <w:noProof/>
                <w:webHidden/>
              </w:rPr>
              <w:instrText xml:space="preserve"> PAGEREF _Toc232667950 \h </w:instrText>
            </w:r>
            <w:r>
              <w:rPr>
                <w:noProof/>
                <w:webHidden/>
              </w:rPr>
            </w:r>
            <w:r>
              <w:rPr>
                <w:noProof/>
                <w:webHidden/>
              </w:rPr>
              <w:fldChar w:fldCharType="separate"/>
            </w:r>
            <w:r>
              <w:rPr>
                <w:noProof/>
                <w:webHidden/>
              </w:rPr>
              <w:t>42</w:t>
            </w:r>
            <w:r>
              <w:rPr>
                <w:noProof/>
                <w:webHidden/>
              </w:rPr>
              <w:fldChar w:fldCharType="end"/>
            </w:r>
          </w:hyperlink>
        </w:p>
        <w:p w14:paraId="242B13B7" w14:textId="6EC2500A"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51" w:history="1">
            <w:r w:rsidRPr="00BD202E">
              <w:rPr>
                <w:rStyle w:val="Hyperlink"/>
                <w:noProof/>
              </w:rPr>
              <w:t>12.</w:t>
            </w:r>
            <w:r>
              <w:rPr>
                <w:rFonts w:asciiTheme="minorHAnsi" w:hAnsiTheme="minorHAnsi"/>
                <w:noProof/>
                <w:kern w:val="2"/>
                <w:sz w:val="24"/>
                <w:szCs w:val="24"/>
                <w:lang w:eastAsia="en-GB"/>
                <w14:ligatures w14:val="standardContextual"/>
              </w:rPr>
              <w:tab/>
            </w:r>
            <w:r w:rsidRPr="00BD202E">
              <w:rPr>
                <w:rStyle w:val="Hyperlink"/>
                <w:noProof/>
              </w:rPr>
              <w:t>RBAC Enforcement</w:t>
            </w:r>
            <w:r>
              <w:rPr>
                <w:noProof/>
                <w:webHidden/>
              </w:rPr>
              <w:tab/>
            </w:r>
            <w:r>
              <w:rPr>
                <w:noProof/>
                <w:webHidden/>
              </w:rPr>
              <w:fldChar w:fldCharType="begin"/>
            </w:r>
            <w:r>
              <w:rPr>
                <w:noProof/>
                <w:webHidden/>
              </w:rPr>
              <w:instrText xml:space="preserve"> PAGEREF _Toc232667951 \h </w:instrText>
            </w:r>
            <w:r>
              <w:rPr>
                <w:noProof/>
                <w:webHidden/>
              </w:rPr>
            </w:r>
            <w:r>
              <w:rPr>
                <w:noProof/>
                <w:webHidden/>
              </w:rPr>
              <w:fldChar w:fldCharType="separate"/>
            </w:r>
            <w:r>
              <w:rPr>
                <w:noProof/>
                <w:webHidden/>
              </w:rPr>
              <w:t>42</w:t>
            </w:r>
            <w:r>
              <w:rPr>
                <w:noProof/>
                <w:webHidden/>
              </w:rPr>
              <w:fldChar w:fldCharType="end"/>
            </w:r>
          </w:hyperlink>
        </w:p>
        <w:p w14:paraId="23A01977" w14:textId="2D87E8FB"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52" w:history="1">
            <w:r w:rsidRPr="00BD202E">
              <w:rPr>
                <w:rStyle w:val="Hyperlink"/>
                <w:noProof/>
              </w:rPr>
              <w:t>Support &amp; Knowledge Management</w:t>
            </w:r>
            <w:r>
              <w:rPr>
                <w:noProof/>
                <w:webHidden/>
              </w:rPr>
              <w:tab/>
            </w:r>
            <w:r>
              <w:rPr>
                <w:noProof/>
                <w:webHidden/>
              </w:rPr>
              <w:fldChar w:fldCharType="begin"/>
            </w:r>
            <w:r>
              <w:rPr>
                <w:noProof/>
                <w:webHidden/>
              </w:rPr>
              <w:instrText xml:space="preserve"> PAGEREF _Toc232667952 \h </w:instrText>
            </w:r>
            <w:r>
              <w:rPr>
                <w:noProof/>
                <w:webHidden/>
              </w:rPr>
            </w:r>
            <w:r>
              <w:rPr>
                <w:noProof/>
                <w:webHidden/>
              </w:rPr>
              <w:fldChar w:fldCharType="separate"/>
            </w:r>
            <w:r>
              <w:rPr>
                <w:noProof/>
                <w:webHidden/>
              </w:rPr>
              <w:t>43</w:t>
            </w:r>
            <w:r>
              <w:rPr>
                <w:noProof/>
                <w:webHidden/>
              </w:rPr>
              <w:fldChar w:fldCharType="end"/>
            </w:r>
          </w:hyperlink>
        </w:p>
        <w:p w14:paraId="4FFDB6BB" w14:textId="27FBBB80"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53" w:history="1">
            <w:r w:rsidRPr="00BD202E">
              <w:rPr>
                <w:rStyle w:val="Hyperlink"/>
                <w:rFonts w:ascii="Segoe UI" w:eastAsia="Segoe UI" w:hAnsi="Segoe UI" w:cs="Segoe UI"/>
                <w:noProof/>
              </w:rPr>
              <w:t>13.</w:t>
            </w:r>
            <w:r>
              <w:rPr>
                <w:rFonts w:asciiTheme="minorHAnsi" w:hAnsiTheme="minorHAnsi"/>
                <w:noProof/>
                <w:kern w:val="2"/>
                <w:sz w:val="24"/>
                <w:szCs w:val="24"/>
                <w:lang w:eastAsia="en-GB"/>
                <w14:ligatures w14:val="standardContextual"/>
              </w:rPr>
              <w:tab/>
            </w:r>
            <w:r w:rsidRPr="00BD202E">
              <w:rPr>
                <w:rStyle w:val="Hyperlink"/>
                <w:noProof/>
              </w:rPr>
              <w:t>Knowledge Articles &amp; FAQs</w:t>
            </w:r>
            <w:r>
              <w:rPr>
                <w:noProof/>
                <w:webHidden/>
              </w:rPr>
              <w:tab/>
            </w:r>
            <w:r>
              <w:rPr>
                <w:noProof/>
                <w:webHidden/>
              </w:rPr>
              <w:fldChar w:fldCharType="begin"/>
            </w:r>
            <w:r>
              <w:rPr>
                <w:noProof/>
                <w:webHidden/>
              </w:rPr>
              <w:instrText xml:space="preserve"> PAGEREF _Toc232667953 \h </w:instrText>
            </w:r>
            <w:r>
              <w:rPr>
                <w:noProof/>
                <w:webHidden/>
              </w:rPr>
            </w:r>
            <w:r>
              <w:rPr>
                <w:noProof/>
                <w:webHidden/>
              </w:rPr>
              <w:fldChar w:fldCharType="separate"/>
            </w:r>
            <w:r>
              <w:rPr>
                <w:noProof/>
                <w:webHidden/>
              </w:rPr>
              <w:t>43</w:t>
            </w:r>
            <w:r>
              <w:rPr>
                <w:noProof/>
                <w:webHidden/>
              </w:rPr>
              <w:fldChar w:fldCharType="end"/>
            </w:r>
          </w:hyperlink>
        </w:p>
        <w:p w14:paraId="53580F3B" w14:textId="76E715B3"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54" w:history="1">
            <w:r w:rsidRPr="00BD202E">
              <w:rPr>
                <w:rStyle w:val="Hyperlink"/>
                <w:rFonts w:ascii="Aptos" w:eastAsia="Aptos" w:hAnsi="Aptos" w:cs="Aptos"/>
                <w:noProof/>
              </w:rPr>
              <w:t>14.</w:t>
            </w:r>
            <w:r>
              <w:rPr>
                <w:rFonts w:asciiTheme="minorHAnsi" w:hAnsiTheme="minorHAnsi"/>
                <w:noProof/>
                <w:kern w:val="2"/>
                <w:sz w:val="24"/>
                <w:szCs w:val="24"/>
                <w:lang w:eastAsia="en-GB"/>
                <w14:ligatures w14:val="standardContextual"/>
              </w:rPr>
              <w:tab/>
            </w:r>
            <w:r w:rsidRPr="00BD202E">
              <w:rPr>
                <w:rStyle w:val="Hyperlink"/>
                <w:noProof/>
              </w:rPr>
              <w:t>Content Authoring &amp; Governance</w:t>
            </w:r>
            <w:r>
              <w:rPr>
                <w:noProof/>
                <w:webHidden/>
              </w:rPr>
              <w:tab/>
            </w:r>
            <w:r>
              <w:rPr>
                <w:noProof/>
                <w:webHidden/>
              </w:rPr>
              <w:fldChar w:fldCharType="begin"/>
            </w:r>
            <w:r>
              <w:rPr>
                <w:noProof/>
                <w:webHidden/>
              </w:rPr>
              <w:instrText xml:space="preserve"> PAGEREF _Toc232667954 \h </w:instrText>
            </w:r>
            <w:r>
              <w:rPr>
                <w:noProof/>
                <w:webHidden/>
              </w:rPr>
            </w:r>
            <w:r>
              <w:rPr>
                <w:noProof/>
                <w:webHidden/>
              </w:rPr>
              <w:fldChar w:fldCharType="separate"/>
            </w:r>
            <w:r>
              <w:rPr>
                <w:noProof/>
                <w:webHidden/>
              </w:rPr>
              <w:t>44</w:t>
            </w:r>
            <w:r>
              <w:rPr>
                <w:noProof/>
                <w:webHidden/>
              </w:rPr>
              <w:fldChar w:fldCharType="end"/>
            </w:r>
          </w:hyperlink>
        </w:p>
        <w:p w14:paraId="744D2877" w14:textId="0359C6FA"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55" w:history="1">
            <w:r w:rsidRPr="00BD202E">
              <w:rPr>
                <w:rStyle w:val="Hyperlink"/>
                <w:rFonts w:ascii="Aptos" w:eastAsia="Aptos" w:hAnsi="Aptos" w:cs="Aptos"/>
                <w:noProof/>
              </w:rPr>
              <w:t>15.</w:t>
            </w:r>
            <w:r>
              <w:rPr>
                <w:rFonts w:asciiTheme="minorHAnsi" w:hAnsiTheme="minorHAnsi"/>
                <w:noProof/>
                <w:kern w:val="2"/>
                <w:sz w:val="24"/>
                <w:szCs w:val="24"/>
                <w:lang w:eastAsia="en-GB"/>
                <w14:ligatures w14:val="standardContextual"/>
              </w:rPr>
              <w:tab/>
            </w:r>
            <w:r w:rsidRPr="00BD202E">
              <w:rPr>
                <w:rStyle w:val="Hyperlink"/>
                <w:noProof/>
              </w:rPr>
              <w:t>Content Repository (Product Handbooks)</w:t>
            </w:r>
            <w:r>
              <w:rPr>
                <w:noProof/>
                <w:webHidden/>
              </w:rPr>
              <w:tab/>
            </w:r>
            <w:r>
              <w:rPr>
                <w:noProof/>
                <w:webHidden/>
              </w:rPr>
              <w:fldChar w:fldCharType="begin"/>
            </w:r>
            <w:r>
              <w:rPr>
                <w:noProof/>
                <w:webHidden/>
              </w:rPr>
              <w:instrText xml:space="preserve"> PAGEREF _Toc232667955 \h </w:instrText>
            </w:r>
            <w:r>
              <w:rPr>
                <w:noProof/>
                <w:webHidden/>
              </w:rPr>
            </w:r>
            <w:r>
              <w:rPr>
                <w:noProof/>
                <w:webHidden/>
              </w:rPr>
              <w:fldChar w:fldCharType="separate"/>
            </w:r>
            <w:r>
              <w:rPr>
                <w:noProof/>
                <w:webHidden/>
              </w:rPr>
              <w:t>44</w:t>
            </w:r>
            <w:r>
              <w:rPr>
                <w:noProof/>
                <w:webHidden/>
              </w:rPr>
              <w:fldChar w:fldCharType="end"/>
            </w:r>
          </w:hyperlink>
        </w:p>
        <w:p w14:paraId="4F165BDC" w14:textId="114C0C61"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56" w:history="1">
            <w:r w:rsidRPr="00BD202E">
              <w:rPr>
                <w:rStyle w:val="Hyperlink"/>
                <w:noProof/>
              </w:rPr>
              <w:t>16.</w:t>
            </w:r>
            <w:r>
              <w:rPr>
                <w:rFonts w:asciiTheme="minorHAnsi" w:hAnsiTheme="minorHAnsi"/>
                <w:noProof/>
                <w:kern w:val="2"/>
                <w:sz w:val="24"/>
                <w:szCs w:val="24"/>
                <w:lang w:eastAsia="en-GB"/>
                <w14:ligatures w14:val="standardContextual"/>
              </w:rPr>
              <w:tab/>
            </w:r>
            <w:r w:rsidRPr="00BD202E">
              <w:rPr>
                <w:rStyle w:val="Hyperlink"/>
                <w:noProof/>
              </w:rPr>
              <w:t>Lightweight Guided Assistance (Chatbot – MVP)</w:t>
            </w:r>
            <w:r>
              <w:rPr>
                <w:noProof/>
                <w:webHidden/>
              </w:rPr>
              <w:tab/>
            </w:r>
            <w:r>
              <w:rPr>
                <w:noProof/>
                <w:webHidden/>
              </w:rPr>
              <w:fldChar w:fldCharType="begin"/>
            </w:r>
            <w:r>
              <w:rPr>
                <w:noProof/>
                <w:webHidden/>
              </w:rPr>
              <w:instrText xml:space="preserve"> PAGEREF _Toc232667956 \h </w:instrText>
            </w:r>
            <w:r>
              <w:rPr>
                <w:noProof/>
                <w:webHidden/>
              </w:rPr>
            </w:r>
            <w:r>
              <w:rPr>
                <w:noProof/>
                <w:webHidden/>
              </w:rPr>
              <w:fldChar w:fldCharType="separate"/>
            </w:r>
            <w:r>
              <w:rPr>
                <w:noProof/>
                <w:webHidden/>
              </w:rPr>
              <w:t>44</w:t>
            </w:r>
            <w:r>
              <w:rPr>
                <w:noProof/>
                <w:webHidden/>
              </w:rPr>
              <w:fldChar w:fldCharType="end"/>
            </w:r>
          </w:hyperlink>
        </w:p>
        <w:p w14:paraId="27CEDFDD" w14:textId="2DE24681"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57" w:history="1">
            <w:r w:rsidRPr="00BD202E">
              <w:rPr>
                <w:rStyle w:val="Hyperlink"/>
                <w:rFonts w:ascii="Segoe UI" w:eastAsia="Segoe UI" w:hAnsi="Segoe UI" w:cs="Segoe UI"/>
                <w:noProof/>
              </w:rPr>
              <w:t>17.</w:t>
            </w:r>
            <w:r>
              <w:rPr>
                <w:rFonts w:asciiTheme="minorHAnsi" w:hAnsiTheme="minorHAnsi"/>
                <w:noProof/>
                <w:kern w:val="2"/>
                <w:sz w:val="24"/>
                <w:szCs w:val="24"/>
                <w:lang w:eastAsia="en-GB"/>
                <w14:ligatures w14:val="standardContextual"/>
              </w:rPr>
              <w:tab/>
            </w:r>
            <w:r w:rsidRPr="00BD202E">
              <w:rPr>
                <w:rStyle w:val="Hyperlink"/>
                <w:noProof/>
              </w:rPr>
              <w:t>Content Reuse &amp; Consistency</w:t>
            </w:r>
            <w:r>
              <w:rPr>
                <w:noProof/>
                <w:webHidden/>
              </w:rPr>
              <w:tab/>
            </w:r>
            <w:r>
              <w:rPr>
                <w:noProof/>
                <w:webHidden/>
              </w:rPr>
              <w:fldChar w:fldCharType="begin"/>
            </w:r>
            <w:r>
              <w:rPr>
                <w:noProof/>
                <w:webHidden/>
              </w:rPr>
              <w:instrText xml:space="preserve"> PAGEREF _Toc232667957 \h </w:instrText>
            </w:r>
            <w:r>
              <w:rPr>
                <w:noProof/>
                <w:webHidden/>
              </w:rPr>
            </w:r>
            <w:r>
              <w:rPr>
                <w:noProof/>
                <w:webHidden/>
              </w:rPr>
              <w:fldChar w:fldCharType="separate"/>
            </w:r>
            <w:r>
              <w:rPr>
                <w:noProof/>
                <w:webHidden/>
              </w:rPr>
              <w:t>45</w:t>
            </w:r>
            <w:r>
              <w:rPr>
                <w:noProof/>
                <w:webHidden/>
              </w:rPr>
              <w:fldChar w:fldCharType="end"/>
            </w:r>
          </w:hyperlink>
        </w:p>
        <w:p w14:paraId="466EEC10" w14:textId="0AF517B6"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58" w:history="1">
            <w:r w:rsidRPr="00BD202E">
              <w:rPr>
                <w:rStyle w:val="Hyperlink"/>
                <w:noProof/>
              </w:rPr>
              <w:t>Communication, Updates &amp; Customer Awareness</w:t>
            </w:r>
            <w:r>
              <w:rPr>
                <w:noProof/>
                <w:webHidden/>
              </w:rPr>
              <w:tab/>
            </w:r>
            <w:r>
              <w:rPr>
                <w:noProof/>
                <w:webHidden/>
              </w:rPr>
              <w:fldChar w:fldCharType="begin"/>
            </w:r>
            <w:r>
              <w:rPr>
                <w:noProof/>
                <w:webHidden/>
              </w:rPr>
              <w:instrText xml:space="preserve"> PAGEREF _Toc232667958 \h </w:instrText>
            </w:r>
            <w:r>
              <w:rPr>
                <w:noProof/>
                <w:webHidden/>
              </w:rPr>
            </w:r>
            <w:r>
              <w:rPr>
                <w:noProof/>
                <w:webHidden/>
              </w:rPr>
              <w:fldChar w:fldCharType="separate"/>
            </w:r>
            <w:r>
              <w:rPr>
                <w:noProof/>
                <w:webHidden/>
              </w:rPr>
              <w:t>45</w:t>
            </w:r>
            <w:r>
              <w:rPr>
                <w:noProof/>
                <w:webHidden/>
              </w:rPr>
              <w:fldChar w:fldCharType="end"/>
            </w:r>
          </w:hyperlink>
        </w:p>
        <w:p w14:paraId="2863064B" w14:textId="200E5A1B"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59" w:history="1">
            <w:r w:rsidRPr="00BD202E">
              <w:rPr>
                <w:rStyle w:val="Hyperlink"/>
                <w:rFonts w:ascii="Segoe UI" w:eastAsia="Segoe UI" w:hAnsi="Segoe UI" w:cs="Segoe UI"/>
                <w:noProof/>
              </w:rPr>
              <w:t>18.</w:t>
            </w:r>
            <w:r>
              <w:rPr>
                <w:rFonts w:asciiTheme="minorHAnsi" w:hAnsiTheme="minorHAnsi"/>
                <w:noProof/>
                <w:kern w:val="2"/>
                <w:sz w:val="24"/>
                <w:szCs w:val="24"/>
                <w:lang w:eastAsia="en-GB"/>
                <w14:ligatures w14:val="standardContextual"/>
              </w:rPr>
              <w:tab/>
            </w:r>
            <w:r w:rsidRPr="00BD202E">
              <w:rPr>
                <w:rStyle w:val="Hyperlink"/>
                <w:noProof/>
              </w:rPr>
              <w:t>Create and Publish Briefings</w:t>
            </w:r>
            <w:r>
              <w:rPr>
                <w:noProof/>
                <w:webHidden/>
              </w:rPr>
              <w:tab/>
            </w:r>
            <w:r>
              <w:rPr>
                <w:noProof/>
                <w:webHidden/>
              </w:rPr>
              <w:fldChar w:fldCharType="begin"/>
            </w:r>
            <w:r>
              <w:rPr>
                <w:noProof/>
                <w:webHidden/>
              </w:rPr>
              <w:instrText xml:space="preserve"> PAGEREF _Toc232667959 \h </w:instrText>
            </w:r>
            <w:r>
              <w:rPr>
                <w:noProof/>
                <w:webHidden/>
              </w:rPr>
            </w:r>
            <w:r>
              <w:rPr>
                <w:noProof/>
                <w:webHidden/>
              </w:rPr>
              <w:fldChar w:fldCharType="separate"/>
            </w:r>
            <w:r>
              <w:rPr>
                <w:noProof/>
                <w:webHidden/>
              </w:rPr>
              <w:t>45</w:t>
            </w:r>
            <w:r>
              <w:rPr>
                <w:noProof/>
                <w:webHidden/>
              </w:rPr>
              <w:fldChar w:fldCharType="end"/>
            </w:r>
          </w:hyperlink>
        </w:p>
        <w:p w14:paraId="79F534F9" w14:textId="56C7C8FC"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60" w:history="1">
            <w:r w:rsidRPr="00BD202E">
              <w:rPr>
                <w:rStyle w:val="Hyperlink"/>
                <w:rFonts w:ascii="Segoe UI" w:eastAsia="Segoe UI" w:hAnsi="Segoe UI" w:cs="Segoe UI"/>
                <w:noProof/>
              </w:rPr>
              <w:t>19.</w:t>
            </w:r>
            <w:r>
              <w:rPr>
                <w:rFonts w:asciiTheme="minorHAnsi" w:hAnsiTheme="minorHAnsi"/>
                <w:noProof/>
                <w:kern w:val="2"/>
                <w:sz w:val="24"/>
                <w:szCs w:val="24"/>
                <w:lang w:eastAsia="en-GB"/>
                <w14:ligatures w14:val="standardContextual"/>
              </w:rPr>
              <w:tab/>
            </w:r>
            <w:r w:rsidRPr="00BD202E">
              <w:rPr>
                <w:rStyle w:val="Hyperlink"/>
                <w:noProof/>
              </w:rPr>
              <w:t>Briefing Visibility &amp; Discovery</w:t>
            </w:r>
            <w:r>
              <w:rPr>
                <w:noProof/>
                <w:webHidden/>
              </w:rPr>
              <w:tab/>
            </w:r>
            <w:r>
              <w:rPr>
                <w:noProof/>
                <w:webHidden/>
              </w:rPr>
              <w:fldChar w:fldCharType="begin"/>
            </w:r>
            <w:r>
              <w:rPr>
                <w:noProof/>
                <w:webHidden/>
              </w:rPr>
              <w:instrText xml:space="preserve"> PAGEREF _Toc232667960 \h </w:instrText>
            </w:r>
            <w:r>
              <w:rPr>
                <w:noProof/>
                <w:webHidden/>
              </w:rPr>
            </w:r>
            <w:r>
              <w:rPr>
                <w:noProof/>
                <w:webHidden/>
              </w:rPr>
              <w:fldChar w:fldCharType="separate"/>
            </w:r>
            <w:r>
              <w:rPr>
                <w:noProof/>
                <w:webHidden/>
              </w:rPr>
              <w:t>46</w:t>
            </w:r>
            <w:r>
              <w:rPr>
                <w:noProof/>
                <w:webHidden/>
              </w:rPr>
              <w:fldChar w:fldCharType="end"/>
            </w:r>
          </w:hyperlink>
        </w:p>
        <w:p w14:paraId="4EFE2A78" w14:textId="585983C2"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61" w:history="1">
            <w:r w:rsidRPr="00BD202E">
              <w:rPr>
                <w:rStyle w:val="Hyperlink"/>
                <w:rFonts w:ascii="Segoe UI" w:eastAsia="Segoe UI" w:hAnsi="Segoe UI" w:cs="Segoe UI"/>
                <w:noProof/>
              </w:rPr>
              <w:t>20.</w:t>
            </w:r>
            <w:r>
              <w:rPr>
                <w:rFonts w:asciiTheme="minorHAnsi" w:hAnsiTheme="minorHAnsi"/>
                <w:noProof/>
                <w:kern w:val="2"/>
                <w:sz w:val="24"/>
                <w:szCs w:val="24"/>
                <w:lang w:eastAsia="en-GB"/>
                <w14:ligatures w14:val="standardContextual"/>
              </w:rPr>
              <w:tab/>
            </w:r>
            <w:r w:rsidRPr="00BD202E">
              <w:rPr>
                <w:rStyle w:val="Hyperlink"/>
                <w:noProof/>
              </w:rPr>
              <w:t>Customer Subscriptions &amp; Notifications</w:t>
            </w:r>
            <w:r>
              <w:rPr>
                <w:noProof/>
                <w:webHidden/>
              </w:rPr>
              <w:tab/>
            </w:r>
            <w:r>
              <w:rPr>
                <w:noProof/>
                <w:webHidden/>
              </w:rPr>
              <w:fldChar w:fldCharType="begin"/>
            </w:r>
            <w:r>
              <w:rPr>
                <w:noProof/>
                <w:webHidden/>
              </w:rPr>
              <w:instrText xml:space="preserve"> PAGEREF _Toc232667961 \h </w:instrText>
            </w:r>
            <w:r>
              <w:rPr>
                <w:noProof/>
                <w:webHidden/>
              </w:rPr>
            </w:r>
            <w:r>
              <w:rPr>
                <w:noProof/>
                <w:webHidden/>
              </w:rPr>
              <w:fldChar w:fldCharType="separate"/>
            </w:r>
            <w:r>
              <w:rPr>
                <w:noProof/>
                <w:webHidden/>
              </w:rPr>
              <w:t>46</w:t>
            </w:r>
            <w:r>
              <w:rPr>
                <w:noProof/>
                <w:webHidden/>
              </w:rPr>
              <w:fldChar w:fldCharType="end"/>
            </w:r>
          </w:hyperlink>
        </w:p>
        <w:p w14:paraId="07B01ABC" w14:textId="64A7FD18"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62" w:history="1">
            <w:r w:rsidRPr="00BD202E">
              <w:rPr>
                <w:rStyle w:val="Hyperlink"/>
                <w:rFonts w:ascii="Segoe UI" w:eastAsia="Segoe UI" w:hAnsi="Segoe UI" w:cs="Segoe UI"/>
                <w:noProof/>
              </w:rPr>
              <w:t>21.</w:t>
            </w:r>
            <w:r>
              <w:rPr>
                <w:rFonts w:asciiTheme="minorHAnsi" w:hAnsiTheme="minorHAnsi"/>
                <w:noProof/>
                <w:kern w:val="2"/>
                <w:sz w:val="24"/>
                <w:szCs w:val="24"/>
                <w:lang w:eastAsia="en-GB"/>
                <w14:ligatures w14:val="standardContextual"/>
              </w:rPr>
              <w:tab/>
            </w:r>
            <w:r w:rsidRPr="00BD202E">
              <w:rPr>
                <w:rStyle w:val="Hyperlink"/>
                <w:noProof/>
              </w:rPr>
              <w:t>Briefing &amp; Tag Management</w:t>
            </w:r>
            <w:r>
              <w:rPr>
                <w:noProof/>
                <w:webHidden/>
              </w:rPr>
              <w:tab/>
            </w:r>
            <w:r>
              <w:rPr>
                <w:noProof/>
                <w:webHidden/>
              </w:rPr>
              <w:fldChar w:fldCharType="begin"/>
            </w:r>
            <w:r>
              <w:rPr>
                <w:noProof/>
                <w:webHidden/>
              </w:rPr>
              <w:instrText xml:space="preserve"> PAGEREF _Toc232667962 \h </w:instrText>
            </w:r>
            <w:r>
              <w:rPr>
                <w:noProof/>
                <w:webHidden/>
              </w:rPr>
            </w:r>
            <w:r>
              <w:rPr>
                <w:noProof/>
                <w:webHidden/>
              </w:rPr>
              <w:fldChar w:fldCharType="separate"/>
            </w:r>
            <w:r>
              <w:rPr>
                <w:noProof/>
                <w:webHidden/>
              </w:rPr>
              <w:t>47</w:t>
            </w:r>
            <w:r>
              <w:rPr>
                <w:noProof/>
                <w:webHidden/>
              </w:rPr>
              <w:fldChar w:fldCharType="end"/>
            </w:r>
          </w:hyperlink>
        </w:p>
        <w:p w14:paraId="09FE494F" w14:textId="34C42B72" w:rsidR="006F18EC" w:rsidRDefault="006F18EC">
          <w:pPr>
            <w:pStyle w:val="TOC1"/>
            <w:tabs>
              <w:tab w:val="right" w:leader="dot" w:pos="10790"/>
            </w:tabs>
            <w:rPr>
              <w:rFonts w:asciiTheme="minorHAnsi" w:hAnsiTheme="minorHAnsi"/>
              <w:noProof/>
              <w:kern w:val="2"/>
              <w:sz w:val="24"/>
              <w:szCs w:val="24"/>
              <w:lang w:eastAsia="en-GB"/>
              <w14:ligatures w14:val="standardContextual"/>
            </w:rPr>
          </w:pPr>
          <w:hyperlink w:anchor="_Toc232667963" w:history="1">
            <w:r w:rsidRPr="00BD202E">
              <w:rPr>
                <w:rStyle w:val="Hyperlink"/>
                <w:noProof/>
              </w:rPr>
              <w:t>Functional Requirements – Product Journeys</w:t>
            </w:r>
            <w:r>
              <w:rPr>
                <w:noProof/>
                <w:webHidden/>
              </w:rPr>
              <w:tab/>
            </w:r>
            <w:r>
              <w:rPr>
                <w:noProof/>
                <w:webHidden/>
              </w:rPr>
              <w:fldChar w:fldCharType="begin"/>
            </w:r>
            <w:r>
              <w:rPr>
                <w:noProof/>
                <w:webHidden/>
              </w:rPr>
              <w:instrText xml:space="preserve"> PAGEREF _Toc232667963 \h </w:instrText>
            </w:r>
            <w:r>
              <w:rPr>
                <w:noProof/>
                <w:webHidden/>
              </w:rPr>
            </w:r>
            <w:r>
              <w:rPr>
                <w:noProof/>
                <w:webHidden/>
              </w:rPr>
              <w:fldChar w:fldCharType="separate"/>
            </w:r>
            <w:r>
              <w:rPr>
                <w:noProof/>
                <w:webHidden/>
              </w:rPr>
              <w:t>47</w:t>
            </w:r>
            <w:r>
              <w:rPr>
                <w:noProof/>
                <w:webHidden/>
              </w:rPr>
              <w:fldChar w:fldCharType="end"/>
            </w:r>
          </w:hyperlink>
        </w:p>
        <w:p w14:paraId="7B4F1936" w14:textId="3BE1F48C"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64" w:history="1">
            <w:r w:rsidRPr="00BD202E">
              <w:rPr>
                <w:rStyle w:val="Hyperlink"/>
                <w:noProof/>
              </w:rPr>
              <w:t>Order Management &amp; Fulfilment – DV4B</w:t>
            </w:r>
            <w:r>
              <w:rPr>
                <w:noProof/>
                <w:webHidden/>
              </w:rPr>
              <w:tab/>
            </w:r>
            <w:r>
              <w:rPr>
                <w:noProof/>
                <w:webHidden/>
              </w:rPr>
              <w:fldChar w:fldCharType="begin"/>
            </w:r>
            <w:r>
              <w:rPr>
                <w:noProof/>
                <w:webHidden/>
              </w:rPr>
              <w:instrText xml:space="preserve"> PAGEREF _Toc232667964 \h </w:instrText>
            </w:r>
            <w:r>
              <w:rPr>
                <w:noProof/>
                <w:webHidden/>
              </w:rPr>
            </w:r>
            <w:r>
              <w:rPr>
                <w:noProof/>
                <w:webHidden/>
              </w:rPr>
              <w:fldChar w:fldCharType="separate"/>
            </w:r>
            <w:r>
              <w:rPr>
                <w:noProof/>
                <w:webHidden/>
              </w:rPr>
              <w:t>47</w:t>
            </w:r>
            <w:r>
              <w:rPr>
                <w:noProof/>
                <w:webHidden/>
              </w:rPr>
              <w:fldChar w:fldCharType="end"/>
            </w:r>
          </w:hyperlink>
        </w:p>
        <w:p w14:paraId="248731B1" w14:textId="5B87D2F1"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65" w:history="1">
            <w:r w:rsidRPr="00BD202E">
              <w:rPr>
                <w:rStyle w:val="Hyperlink"/>
                <w:noProof/>
              </w:rPr>
              <w:t>22.</w:t>
            </w:r>
            <w:r>
              <w:rPr>
                <w:rFonts w:asciiTheme="minorHAnsi" w:hAnsiTheme="minorHAnsi"/>
                <w:noProof/>
                <w:kern w:val="2"/>
                <w:sz w:val="24"/>
                <w:szCs w:val="24"/>
                <w:lang w:eastAsia="en-GB"/>
                <w14:ligatures w14:val="standardContextual"/>
              </w:rPr>
              <w:tab/>
            </w:r>
            <w:r w:rsidRPr="00BD202E">
              <w:rPr>
                <w:rStyle w:val="Hyperlink"/>
                <w:noProof/>
              </w:rPr>
              <w:t>Buy – Order &amp; Commercial</w:t>
            </w:r>
            <w:r>
              <w:rPr>
                <w:noProof/>
                <w:webHidden/>
              </w:rPr>
              <w:tab/>
            </w:r>
            <w:r>
              <w:rPr>
                <w:noProof/>
                <w:webHidden/>
              </w:rPr>
              <w:fldChar w:fldCharType="begin"/>
            </w:r>
            <w:r>
              <w:rPr>
                <w:noProof/>
                <w:webHidden/>
              </w:rPr>
              <w:instrText xml:space="preserve"> PAGEREF _Toc232667965 \h </w:instrText>
            </w:r>
            <w:r>
              <w:rPr>
                <w:noProof/>
                <w:webHidden/>
              </w:rPr>
            </w:r>
            <w:r>
              <w:rPr>
                <w:noProof/>
                <w:webHidden/>
              </w:rPr>
              <w:fldChar w:fldCharType="separate"/>
            </w:r>
            <w:r>
              <w:rPr>
                <w:noProof/>
                <w:webHidden/>
              </w:rPr>
              <w:t>47</w:t>
            </w:r>
            <w:r>
              <w:rPr>
                <w:noProof/>
                <w:webHidden/>
              </w:rPr>
              <w:fldChar w:fldCharType="end"/>
            </w:r>
          </w:hyperlink>
        </w:p>
        <w:p w14:paraId="718A1D8D" w14:textId="14E98C39"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66" w:history="1">
            <w:r w:rsidRPr="00BD202E">
              <w:rPr>
                <w:rStyle w:val="Hyperlink"/>
                <w:rFonts w:ascii="Aptos" w:eastAsia="Aptos" w:hAnsi="Aptos" w:cs="Aptos"/>
                <w:noProof/>
              </w:rPr>
              <w:t>23.</w:t>
            </w:r>
            <w:r>
              <w:rPr>
                <w:rFonts w:asciiTheme="minorHAnsi" w:hAnsiTheme="minorHAnsi"/>
                <w:noProof/>
                <w:kern w:val="2"/>
                <w:sz w:val="24"/>
                <w:szCs w:val="24"/>
                <w:lang w:eastAsia="en-GB"/>
                <w14:ligatures w14:val="standardContextual"/>
              </w:rPr>
              <w:tab/>
            </w:r>
            <w:r w:rsidRPr="00BD202E">
              <w:rPr>
                <w:rStyle w:val="Hyperlink"/>
                <w:noProof/>
              </w:rPr>
              <w:t>CPE &amp; Equipment Ordering</w:t>
            </w:r>
            <w:r>
              <w:rPr>
                <w:noProof/>
                <w:webHidden/>
              </w:rPr>
              <w:tab/>
            </w:r>
            <w:r>
              <w:rPr>
                <w:noProof/>
                <w:webHidden/>
              </w:rPr>
              <w:fldChar w:fldCharType="begin"/>
            </w:r>
            <w:r>
              <w:rPr>
                <w:noProof/>
                <w:webHidden/>
              </w:rPr>
              <w:instrText xml:space="preserve"> PAGEREF _Toc232667966 \h </w:instrText>
            </w:r>
            <w:r>
              <w:rPr>
                <w:noProof/>
                <w:webHidden/>
              </w:rPr>
            </w:r>
            <w:r>
              <w:rPr>
                <w:noProof/>
                <w:webHidden/>
              </w:rPr>
              <w:fldChar w:fldCharType="separate"/>
            </w:r>
            <w:r>
              <w:rPr>
                <w:noProof/>
                <w:webHidden/>
              </w:rPr>
              <w:t>50</w:t>
            </w:r>
            <w:r>
              <w:rPr>
                <w:noProof/>
                <w:webHidden/>
              </w:rPr>
              <w:fldChar w:fldCharType="end"/>
            </w:r>
          </w:hyperlink>
        </w:p>
        <w:p w14:paraId="5A9CAAA6" w14:textId="672732CF"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67" w:history="1">
            <w:r w:rsidRPr="00BD202E">
              <w:rPr>
                <w:rStyle w:val="Hyperlink"/>
                <w:noProof/>
              </w:rPr>
              <w:t>24.</w:t>
            </w:r>
            <w:r>
              <w:rPr>
                <w:rFonts w:asciiTheme="minorHAnsi" w:hAnsiTheme="minorHAnsi"/>
                <w:noProof/>
                <w:kern w:val="2"/>
                <w:sz w:val="24"/>
                <w:szCs w:val="24"/>
                <w:lang w:eastAsia="en-GB"/>
                <w14:ligatures w14:val="standardContextual"/>
              </w:rPr>
              <w:tab/>
            </w:r>
            <w:r w:rsidRPr="00BD202E">
              <w:rPr>
                <w:rStyle w:val="Hyperlink"/>
                <w:noProof/>
              </w:rPr>
              <w:t>GET – Provisioning &amp; Activation</w:t>
            </w:r>
            <w:r>
              <w:rPr>
                <w:noProof/>
                <w:webHidden/>
              </w:rPr>
              <w:tab/>
            </w:r>
            <w:r>
              <w:rPr>
                <w:noProof/>
                <w:webHidden/>
              </w:rPr>
              <w:fldChar w:fldCharType="begin"/>
            </w:r>
            <w:r>
              <w:rPr>
                <w:noProof/>
                <w:webHidden/>
              </w:rPr>
              <w:instrText xml:space="preserve"> PAGEREF _Toc232667967 \h </w:instrText>
            </w:r>
            <w:r>
              <w:rPr>
                <w:noProof/>
                <w:webHidden/>
              </w:rPr>
            </w:r>
            <w:r>
              <w:rPr>
                <w:noProof/>
                <w:webHidden/>
              </w:rPr>
              <w:fldChar w:fldCharType="separate"/>
            </w:r>
            <w:r>
              <w:rPr>
                <w:noProof/>
                <w:webHidden/>
              </w:rPr>
              <w:t>54</w:t>
            </w:r>
            <w:r>
              <w:rPr>
                <w:noProof/>
                <w:webHidden/>
              </w:rPr>
              <w:fldChar w:fldCharType="end"/>
            </w:r>
          </w:hyperlink>
        </w:p>
        <w:p w14:paraId="474B8908" w14:textId="3D4C2251"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68" w:history="1">
            <w:r w:rsidRPr="00BD202E">
              <w:rPr>
                <w:rStyle w:val="Hyperlink"/>
                <w:noProof/>
              </w:rPr>
              <w:t>25.</w:t>
            </w:r>
            <w:r>
              <w:rPr>
                <w:rFonts w:asciiTheme="minorHAnsi" w:hAnsiTheme="minorHAnsi"/>
                <w:noProof/>
                <w:kern w:val="2"/>
                <w:sz w:val="24"/>
                <w:szCs w:val="24"/>
                <w:lang w:eastAsia="en-GB"/>
                <w14:ligatures w14:val="standardContextual"/>
              </w:rPr>
              <w:tab/>
            </w:r>
            <w:r w:rsidRPr="00BD202E">
              <w:rPr>
                <w:rStyle w:val="Hyperlink"/>
                <w:noProof/>
              </w:rPr>
              <w:t>– Provisioning &amp; Activation</w:t>
            </w:r>
            <w:r>
              <w:rPr>
                <w:noProof/>
                <w:webHidden/>
              </w:rPr>
              <w:tab/>
            </w:r>
            <w:r>
              <w:rPr>
                <w:noProof/>
                <w:webHidden/>
              </w:rPr>
              <w:fldChar w:fldCharType="begin"/>
            </w:r>
            <w:r>
              <w:rPr>
                <w:noProof/>
                <w:webHidden/>
              </w:rPr>
              <w:instrText xml:space="preserve"> PAGEREF _Toc232667968 \h </w:instrText>
            </w:r>
            <w:r>
              <w:rPr>
                <w:noProof/>
                <w:webHidden/>
              </w:rPr>
            </w:r>
            <w:r>
              <w:rPr>
                <w:noProof/>
                <w:webHidden/>
              </w:rPr>
              <w:fldChar w:fldCharType="separate"/>
            </w:r>
            <w:r>
              <w:rPr>
                <w:noProof/>
                <w:webHidden/>
              </w:rPr>
              <w:t>55</w:t>
            </w:r>
            <w:r>
              <w:rPr>
                <w:noProof/>
                <w:webHidden/>
              </w:rPr>
              <w:fldChar w:fldCharType="end"/>
            </w:r>
          </w:hyperlink>
        </w:p>
        <w:p w14:paraId="37D4D2DF" w14:textId="5B7A2A4E"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69" w:history="1">
            <w:r w:rsidRPr="00BD202E">
              <w:rPr>
                <w:rStyle w:val="Hyperlink"/>
                <w:noProof/>
              </w:rPr>
              <w:t>26.</w:t>
            </w:r>
            <w:r>
              <w:rPr>
                <w:rFonts w:asciiTheme="minorHAnsi" w:hAnsiTheme="minorHAnsi"/>
                <w:noProof/>
                <w:kern w:val="2"/>
                <w:sz w:val="24"/>
                <w:szCs w:val="24"/>
                <w:lang w:eastAsia="en-GB"/>
                <w14:ligatures w14:val="standardContextual"/>
              </w:rPr>
              <w:tab/>
            </w:r>
            <w:r w:rsidRPr="00BD202E">
              <w:rPr>
                <w:rStyle w:val="Hyperlink"/>
                <w:noProof/>
              </w:rPr>
              <w:t>PAY – Billing &amp; Data Exposure</w:t>
            </w:r>
            <w:r>
              <w:rPr>
                <w:noProof/>
                <w:webHidden/>
              </w:rPr>
              <w:tab/>
            </w:r>
            <w:r>
              <w:rPr>
                <w:noProof/>
                <w:webHidden/>
              </w:rPr>
              <w:fldChar w:fldCharType="begin"/>
            </w:r>
            <w:r>
              <w:rPr>
                <w:noProof/>
                <w:webHidden/>
              </w:rPr>
              <w:instrText xml:space="preserve"> PAGEREF _Toc232667969 \h </w:instrText>
            </w:r>
            <w:r>
              <w:rPr>
                <w:noProof/>
                <w:webHidden/>
              </w:rPr>
            </w:r>
            <w:r>
              <w:rPr>
                <w:noProof/>
                <w:webHidden/>
              </w:rPr>
              <w:fldChar w:fldCharType="separate"/>
            </w:r>
            <w:r>
              <w:rPr>
                <w:noProof/>
                <w:webHidden/>
              </w:rPr>
              <w:t>56</w:t>
            </w:r>
            <w:r>
              <w:rPr>
                <w:noProof/>
                <w:webHidden/>
              </w:rPr>
              <w:fldChar w:fldCharType="end"/>
            </w:r>
          </w:hyperlink>
        </w:p>
        <w:p w14:paraId="7AAA7C1E" w14:textId="7599BBA6"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70" w:history="1">
            <w:r w:rsidRPr="00BD202E">
              <w:rPr>
                <w:rStyle w:val="Hyperlink"/>
                <w:noProof/>
              </w:rPr>
              <w:t>27.</w:t>
            </w:r>
            <w:r>
              <w:rPr>
                <w:rFonts w:asciiTheme="minorHAnsi" w:hAnsiTheme="minorHAnsi"/>
                <w:noProof/>
                <w:kern w:val="2"/>
                <w:sz w:val="24"/>
                <w:szCs w:val="24"/>
                <w:lang w:eastAsia="en-GB"/>
                <w14:ligatures w14:val="standardContextual"/>
              </w:rPr>
              <w:tab/>
            </w:r>
            <w:r w:rsidRPr="00BD202E">
              <w:rPr>
                <w:rStyle w:val="Hyperlink"/>
                <w:noProof/>
              </w:rPr>
              <w:t>SUPPORT – Diagnostics &amp; Issue Handling</w:t>
            </w:r>
            <w:r>
              <w:rPr>
                <w:noProof/>
                <w:webHidden/>
              </w:rPr>
              <w:tab/>
            </w:r>
            <w:r>
              <w:rPr>
                <w:noProof/>
                <w:webHidden/>
              </w:rPr>
              <w:fldChar w:fldCharType="begin"/>
            </w:r>
            <w:r>
              <w:rPr>
                <w:noProof/>
                <w:webHidden/>
              </w:rPr>
              <w:instrText xml:space="preserve"> PAGEREF _Toc232667970 \h </w:instrText>
            </w:r>
            <w:r>
              <w:rPr>
                <w:noProof/>
                <w:webHidden/>
              </w:rPr>
            </w:r>
            <w:r>
              <w:rPr>
                <w:noProof/>
                <w:webHidden/>
              </w:rPr>
              <w:fldChar w:fldCharType="separate"/>
            </w:r>
            <w:r>
              <w:rPr>
                <w:noProof/>
                <w:webHidden/>
              </w:rPr>
              <w:t>56</w:t>
            </w:r>
            <w:r>
              <w:rPr>
                <w:noProof/>
                <w:webHidden/>
              </w:rPr>
              <w:fldChar w:fldCharType="end"/>
            </w:r>
          </w:hyperlink>
        </w:p>
        <w:p w14:paraId="79687332" w14:textId="6FD18C63"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71" w:history="1">
            <w:r w:rsidRPr="00BD202E">
              <w:rPr>
                <w:rStyle w:val="Hyperlink"/>
                <w:noProof/>
              </w:rPr>
              <w:t>Service Management</w:t>
            </w:r>
            <w:r>
              <w:rPr>
                <w:noProof/>
                <w:webHidden/>
              </w:rPr>
              <w:tab/>
            </w:r>
            <w:r>
              <w:rPr>
                <w:noProof/>
                <w:webHidden/>
              </w:rPr>
              <w:fldChar w:fldCharType="begin"/>
            </w:r>
            <w:r>
              <w:rPr>
                <w:noProof/>
                <w:webHidden/>
              </w:rPr>
              <w:instrText xml:space="preserve"> PAGEREF _Toc232667971 \h </w:instrText>
            </w:r>
            <w:r>
              <w:rPr>
                <w:noProof/>
                <w:webHidden/>
              </w:rPr>
            </w:r>
            <w:r>
              <w:rPr>
                <w:noProof/>
                <w:webHidden/>
              </w:rPr>
              <w:fldChar w:fldCharType="separate"/>
            </w:r>
            <w:r>
              <w:rPr>
                <w:noProof/>
                <w:webHidden/>
              </w:rPr>
              <w:t>57</w:t>
            </w:r>
            <w:r>
              <w:rPr>
                <w:noProof/>
                <w:webHidden/>
              </w:rPr>
              <w:fldChar w:fldCharType="end"/>
            </w:r>
          </w:hyperlink>
        </w:p>
        <w:p w14:paraId="37183F5F" w14:textId="06DD2FB8"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72" w:history="1">
            <w:r w:rsidRPr="00BD202E">
              <w:rPr>
                <w:rStyle w:val="Hyperlink"/>
                <w:noProof/>
              </w:rPr>
              <w:t>28.</w:t>
            </w:r>
            <w:r>
              <w:rPr>
                <w:rFonts w:asciiTheme="minorHAnsi" w:hAnsiTheme="minorHAnsi"/>
                <w:noProof/>
                <w:kern w:val="2"/>
                <w:sz w:val="24"/>
                <w:szCs w:val="24"/>
                <w:lang w:eastAsia="en-GB"/>
                <w14:ligatures w14:val="standardContextual"/>
              </w:rPr>
              <w:tab/>
            </w:r>
            <w:r w:rsidRPr="00BD202E">
              <w:rPr>
                <w:rStyle w:val="Hyperlink"/>
                <w:noProof/>
              </w:rPr>
              <w:t>Service Management</w:t>
            </w:r>
            <w:r>
              <w:rPr>
                <w:noProof/>
                <w:webHidden/>
              </w:rPr>
              <w:tab/>
            </w:r>
            <w:r>
              <w:rPr>
                <w:noProof/>
                <w:webHidden/>
              </w:rPr>
              <w:fldChar w:fldCharType="begin"/>
            </w:r>
            <w:r>
              <w:rPr>
                <w:noProof/>
                <w:webHidden/>
              </w:rPr>
              <w:instrText xml:space="preserve"> PAGEREF _Toc232667972 \h </w:instrText>
            </w:r>
            <w:r>
              <w:rPr>
                <w:noProof/>
                <w:webHidden/>
              </w:rPr>
            </w:r>
            <w:r>
              <w:rPr>
                <w:noProof/>
                <w:webHidden/>
              </w:rPr>
              <w:fldChar w:fldCharType="separate"/>
            </w:r>
            <w:r>
              <w:rPr>
                <w:noProof/>
                <w:webHidden/>
              </w:rPr>
              <w:t>57</w:t>
            </w:r>
            <w:r>
              <w:rPr>
                <w:noProof/>
                <w:webHidden/>
              </w:rPr>
              <w:fldChar w:fldCharType="end"/>
            </w:r>
          </w:hyperlink>
        </w:p>
        <w:p w14:paraId="3844033E" w14:textId="32701C7D"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73" w:history="1">
            <w:r w:rsidRPr="00BD202E">
              <w:rPr>
                <w:rStyle w:val="Hyperlink"/>
                <w:noProof/>
              </w:rPr>
              <w:t>Faults, Diagnostics &amp; Assurance</w:t>
            </w:r>
            <w:r>
              <w:rPr>
                <w:noProof/>
                <w:webHidden/>
              </w:rPr>
              <w:tab/>
            </w:r>
            <w:r>
              <w:rPr>
                <w:noProof/>
                <w:webHidden/>
              </w:rPr>
              <w:fldChar w:fldCharType="begin"/>
            </w:r>
            <w:r>
              <w:rPr>
                <w:noProof/>
                <w:webHidden/>
              </w:rPr>
              <w:instrText xml:space="preserve"> PAGEREF _Toc232667973 \h </w:instrText>
            </w:r>
            <w:r>
              <w:rPr>
                <w:noProof/>
                <w:webHidden/>
              </w:rPr>
            </w:r>
            <w:r>
              <w:rPr>
                <w:noProof/>
                <w:webHidden/>
              </w:rPr>
              <w:fldChar w:fldCharType="separate"/>
            </w:r>
            <w:r>
              <w:rPr>
                <w:noProof/>
                <w:webHidden/>
              </w:rPr>
              <w:t>59</w:t>
            </w:r>
            <w:r>
              <w:rPr>
                <w:noProof/>
                <w:webHidden/>
              </w:rPr>
              <w:fldChar w:fldCharType="end"/>
            </w:r>
          </w:hyperlink>
        </w:p>
        <w:p w14:paraId="243D324C" w14:textId="6842C737"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74" w:history="1">
            <w:r w:rsidRPr="00BD202E">
              <w:rPr>
                <w:rStyle w:val="Hyperlink"/>
                <w:noProof/>
              </w:rPr>
              <w:t>29.</w:t>
            </w:r>
            <w:r>
              <w:rPr>
                <w:rFonts w:asciiTheme="minorHAnsi" w:hAnsiTheme="minorHAnsi"/>
                <w:noProof/>
                <w:kern w:val="2"/>
                <w:sz w:val="24"/>
                <w:szCs w:val="24"/>
                <w:lang w:eastAsia="en-GB"/>
                <w14:ligatures w14:val="standardContextual"/>
              </w:rPr>
              <w:tab/>
            </w:r>
            <w:r w:rsidRPr="00BD202E">
              <w:rPr>
                <w:rStyle w:val="Hyperlink"/>
                <w:noProof/>
              </w:rPr>
              <w:t>Diagnostic and Fault Management</w:t>
            </w:r>
            <w:r>
              <w:rPr>
                <w:noProof/>
                <w:webHidden/>
              </w:rPr>
              <w:tab/>
            </w:r>
            <w:r>
              <w:rPr>
                <w:noProof/>
                <w:webHidden/>
              </w:rPr>
              <w:fldChar w:fldCharType="begin"/>
            </w:r>
            <w:r>
              <w:rPr>
                <w:noProof/>
                <w:webHidden/>
              </w:rPr>
              <w:instrText xml:space="preserve"> PAGEREF _Toc232667974 \h </w:instrText>
            </w:r>
            <w:r>
              <w:rPr>
                <w:noProof/>
                <w:webHidden/>
              </w:rPr>
            </w:r>
            <w:r>
              <w:rPr>
                <w:noProof/>
                <w:webHidden/>
              </w:rPr>
              <w:fldChar w:fldCharType="separate"/>
            </w:r>
            <w:r>
              <w:rPr>
                <w:noProof/>
                <w:webHidden/>
              </w:rPr>
              <w:t>59</w:t>
            </w:r>
            <w:r>
              <w:rPr>
                <w:noProof/>
                <w:webHidden/>
              </w:rPr>
              <w:fldChar w:fldCharType="end"/>
            </w:r>
          </w:hyperlink>
        </w:p>
        <w:p w14:paraId="5ABF601B" w14:textId="35F4DFD3"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75" w:history="1">
            <w:r w:rsidRPr="00BD202E">
              <w:rPr>
                <w:rStyle w:val="Hyperlink"/>
                <w:noProof/>
              </w:rPr>
              <w:t>Billing &amp; Financial Queries (Visibility &amp; Support)</w:t>
            </w:r>
            <w:r>
              <w:rPr>
                <w:noProof/>
                <w:webHidden/>
              </w:rPr>
              <w:tab/>
            </w:r>
            <w:r>
              <w:rPr>
                <w:noProof/>
                <w:webHidden/>
              </w:rPr>
              <w:fldChar w:fldCharType="begin"/>
            </w:r>
            <w:r>
              <w:rPr>
                <w:noProof/>
                <w:webHidden/>
              </w:rPr>
              <w:instrText xml:space="preserve"> PAGEREF _Toc232667975 \h </w:instrText>
            </w:r>
            <w:r>
              <w:rPr>
                <w:noProof/>
                <w:webHidden/>
              </w:rPr>
            </w:r>
            <w:r>
              <w:rPr>
                <w:noProof/>
                <w:webHidden/>
              </w:rPr>
              <w:fldChar w:fldCharType="separate"/>
            </w:r>
            <w:r>
              <w:rPr>
                <w:noProof/>
                <w:webHidden/>
              </w:rPr>
              <w:t>61</w:t>
            </w:r>
            <w:r>
              <w:rPr>
                <w:noProof/>
                <w:webHidden/>
              </w:rPr>
              <w:fldChar w:fldCharType="end"/>
            </w:r>
          </w:hyperlink>
        </w:p>
        <w:p w14:paraId="7AD6C51F" w14:textId="18684031" w:rsidR="006F18EC" w:rsidRDefault="006F18EC">
          <w:pPr>
            <w:pStyle w:val="TOC3"/>
            <w:tabs>
              <w:tab w:val="left" w:pos="1200"/>
              <w:tab w:val="right" w:leader="dot" w:pos="10790"/>
            </w:tabs>
            <w:rPr>
              <w:rFonts w:asciiTheme="minorHAnsi" w:hAnsiTheme="minorHAnsi"/>
              <w:noProof/>
              <w:kern w:val="2"/>
              <w:sz w:val="24"/>
              <w:szCs w:val="24"/>
              <w:lang w:eastAsia="en-GB"/>
              <w14:ligatures w14:val="standardContextual"/>
            </w:rPr>
          </w:pPr>
          <w:hyperlink w:anchor="_Toc232667976" w:history="1">
            <w:r w:rsidRPr="00BD202E">
              <w:rPr>
                <w:rStyle w:val="Hyperlink"/>
                <w:noProof/>
              </w:rPr>
              <w:t>30.</w:t>
            </w:r>
            <w:r>
              <w:rPr>
                <w:rFonts w:asciiTheme="minorHAnsi" w:hAnsiTheme="minorHAnsi"/>
                <w:noProof/>
                <w:kern w:val="2"/>
                <w:sz w:val="24"/>
                <w:szCs w:val="24"/>
                <w:lang w:eastAsia="en-GB"/>
                <w14:ligatures w14:val="standardContextual"/>
              </w:rPr>
              <w:tab/>
            </w:r>
            <w:r w:rsidRPr="00BD202E">
              <w:rPr>
                <w:rStyle w:val="Hyperlink"/>
                <w:rFonts w:ascii="Aptos" w:eastAsia="Aptos" w:hAnsi="Aptos" w:cs="Aptos"/>
                <w:noProof/>
              </w:rPr>
              <w:t>Raise and manage billing queries</w:t>
            </w:r>
            <w:r>
              <w:rPr>
                <w:noProof/>
                <w:webHidden/>
              </w:rPr>
              <w:tab/>
            </w:r>
            <w:r>
              <w:rPr>
                <w:noProof/>
                <w:webHidden/>
              </w:rPr>
              <w:fldChar w:fldCharType="begin"/>
            </w:r>
            <w:r>
              <w:rPr>
                <w:noProof/>
                <w:webHidden/>
              </w:rPr>
              <w:instrText xml:space="preserve"> PAGEREF _Toc232667976 \h </w:instrText>
            </w:r>
            <w:r>
              <w:rPr>
                <w:noProof/>
                <w:webHidden/>
              </w:rPr>
            </w:r>
            <w:r>
              <w:rPr>
                <w:noProof/>
                <w:webHidden/>
              </w:rPr>
              <w:fldChar w:fldCharType="separate"/>
            </w:r>
            <w:r>
              <w:rPr>
                <w:noProof/>
                <w:webHidden/>
              </w:rPr>
              <w:t>61</w:t>
            </w:r>
            <w:r>
              <w:rPr>
                <w:noProof/>
                <w:webHidden/>
              </w:rPr>
              <w:fldChar w:fldCharType="end"/>
            </w:r>
          </w:hyperlink>
        </w:p>
        <w:p w14:paraId="1C5523E2" w14:textId="501B066D" w:rsidR="006F18EC" w:rsidRDefault="006F18EC">
          <w:pPr>
            <w:pStyle w:val="TOC1"/>
            <w:tabs>
              <w:tab w:val="right" w:leader="dot" w:pos="10790"/>
            </w:tabs>
            <w:rPr>
              <w:rFonts w:asciiTheme="minorHAnsi" w:hAnsiTheme="minorHAnsi"/>
              <w:noProof/>
              <w:kern w:val="2"/>
              <w:sz w:val="24"/>
              <w:szCs w:val="24"/>
              <w:lang w:eastAsia="en-GB"/>
              <w14:ligatures w14:val="standardContextual"/>
            </w:rPr>
          </w:pPr>
          <w:hyperlink w:anchor="_Toc232667977" w:history="1">
            <w:r w:rsidRPr="00BD202E">
              <w:rPr>
                <w:rStyle w:val="Hyperlink"/>
                <w:noProof/>
              </w:rPr>
              <w:t>Non-Functional Requirements – Platform Foundations</w:t>
            </w:r>
            <w:r>
              <w:rPr>
                <w:noProof/>
                <w:webHidden/>
              </w:rPr>
              <w:tab/>
            </w:r>
            <w:r>
              <w:rPr>
                <w:noProof/>
                <w:webHidden/>
              </w:rPr>
              <w:fldChar w:fldCharType="begin"/>
            </w:r>
            <w:r>
              <w:rPr>
                <w:noProof/>
                <w:webHidden/>
              </w:rPr>
              <w:instrText xml:space="preserve"> PAGEREF _Toc232667977 \h </w:instrText>
            </w:r>
            <w:r>
              <w:rPr>
                <w:noProof/>
                <w:webHidden/>
              </w:rPr>
            </w:r>
            <w:r>
              <w:rPr>
                <w:noProof/>
                <w:webHidden/>
              </w:rPr>
              <w:fldChar w:fldCharType="separate"/>
            </w:r>
            <w:r>
              <w:rPr>
                <w:noProof/>
                <w:webHidden/>
              </w:rPr>
              <w:t>63</w:t>
            </w:r>
            <w:r>
              <w:rPr>
                <w:noProof/>
                <w:webHidden/>
              </w:rPr>
              <w:fldChar w:fldCharType="end"/>
            </w:r>
          </w:hyperlink>
        </w:p>
        <w:p w14:paraId="094E650E" w14:textId="1AE773EA"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78" w:history="1">
            <w:r w:rsidRPr="00BD202E">
              <w:rPr>
                <w:rStyle w:val="Hyperlink"/>
                <w:noProof/>
              </w:rPr>
              <w:t>Platform Reliability, Performance &amp; Availability</w:t>
            </w:r>
            <w:r>
              <w:rPr>
                <w:noProof/>
                <w:webHidden/>
              </w:rPr>
              <w:tab/>
            </w:r>
            <w:r>
              <w:rPr>
                <w:noProof/>
                <w:webHidden/>
              </w:rPr>
              <w:fldChar w:fldCharType="begin"/>
            </w:r>
            <w:r>
              <w:rPr>
                <w:noProof/>
                <w:webHidden/>
              </w:rPr>
              <w:instrText xml:space="preserve"> PAGEREF _Toc232667978 \h </w:instrText>
            </w:r>
            <w:r>
              <w:rPr>
                <w:noProof/>
                <w:webHidden/>
              </w:rPr>
            </w:r>
            <w:r>
              <w:rPr>
                <w:noProof/>
                <w:webHidden/>
              </w:rPr>
              <w:fldChar w:fldCharType="separate"/>
            </w:r>
            <w:r>
              <w:rPr>
                <w:noProof/>
                <w:webHidden/>
              </w:rPr>
              <w:t>63</w:t>
            </w:r>
            <w:r>
              <w:rPr>
                <w:noProof/>
                <w:webHidden/>
              </w:rPr>
              <w:fldChar w:fldCharType="end"/>
            </w:r>
          </w:hyperlink>
        </w:p>
        <w:p w14:paraId="1F87764C" w14:textId="637074D5"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79" w:history="1">
            <w:r w:rsidRPr="00BD202E">
              <w:rPr>
                <w:rStyle w:val="Hyperlink"/>
                <w:rFonts w:ascii="Segoe UI" w:eastAsia="Segoe UI" w:hAnsi="Segoe UI" w:cs="Segoe UI"/>
                <w:noProof/>
              </w:rPr>
              <w:t>Security, Compliance &amp; Controls</w:t>
            </w:r>
            <w:r>
              <w:rPr>
                <w:noProof/>
                <w:webHidden/>
              </w:rPr>
              <w:tab/>
            </w:r>
            <w:r>
              <w:rPr>
                <w:noProof/>
                <w:webHidden/>
              </w:rPr>
              <w:fldChar w:fldCharType="begin"/>
            </w:r>
            <w:r>
              <w:rPr>
                <w:noProof/>
                <w:webHidden/>
              </w:rPr>
              <w:instrText xml:space="preserve"> PAGEREF _Toc232667979 \h </w:instrText>
            </w:r>
            <w:r>
              <w:rPr>
                <w:noProof/>
                <w:webHidden/>
              </w:rPr>
            </w:r>
            <w:r>
              <w:rPr>
                <w:noProof/>
                <w:webHidden/>
              </w:rPr>
              <w:fldChar w:fldCharType="separate"/>
            </w:r>
            <w:r>
              <w:rPr>
                <w:noProof/>
                <w:webHidden/>
              </w:rPr>
              <w:t>64</w:t>
            </w:r>
            <w:r>
              <w:rPr>
                <w:noProof/>
                <w:webHidden/>
              </w:rPr>
              <w:fldChar w:fldCharType="end"/>
            </w:r>
          </w:hyperlink>
        </w:p>
        <w:p w14:paraId="2AD1FB88" w14:textId="46B941AB"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80" w:history="1">
            <w:r w:rsidRPr="00BD202E">
              <w:rPr>
                <w:rStyle w:val="Hyperlink"/>
                <w:rFonts w:ascii="Segoe UI" w:eastAsia="Segoe UI" w:hAnsi="Segoe UI" w:cs="Segoe UI"/>
                <w:noProof/>
              </w:rPr>
              <w:t>Observability, Monitoring &amp; Operational Telemetry</w:t>
            </w:r>
            <w:r>
              <w:rPr>
                <w:noProof/>
                <w:webHidden/>
              </w:rPr>
              <w:tab/>
            </w:r>
            <w:r>
              <w:rPr>
                <w:noProof/>
                <w:webHidden/>
              </w:rPr>
              <w:fldChar w:fldCharType="begin"/>
            </w:r>
            <w:r>
              <w:rPr>
                <w:noProof/>
                <w:webHidden/>
              </w:rPr>
              <w:instrText xml:space="preserve"> PAGEREF _Toc232667980 \h </w:instrText>
            </w:r>
            <w:r>
              <w:rPr>
                <w:noProof/>
                <w:webHidden/>
              </w:rPr>
            </w:r>
            <w:r>
              <w:rPr>
                <w:noProof/>
                <w:webHidden/>
              </w:rPr>
              <w:fldChar w:fldCharType="separate"/>
            </w:r>
            <w:r>
              <w:rPr>
                <w:noProof/>
                <w:webHidden/>
              </w:rPr>
              <w:t>65</w:t>
            </w:r>
            <w:r>
              <w:rPr>
                <w:noProof/>
                <w:webHidden/>
              </w:rPr>
              <w:fldChar w:fldCharType="end"/>
            </w:r>
          </w:hyperlink>
        </w:p>
        <w:p w14:paraId="54AB538B" w14:textId="7936B12D"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81" w:history="1">
            <w:r w:rsidRPr="00BD202E">
              <w:rPr>
                <w:rStyle w:val="Hyperlink"/>
                <w:rFonts w:ascii="Segoe UI" w:eastAsia="Segoe UI" w:hAnsi="Segoe UI" w:cs="Segoe UI"/>
                <w:noProof/>
              </w:rPr>
              <w:t>Auditability, Governance &amp; Compliance</w:t>
            </w:r>
            <w:r>
              <w:rPr>
                <w:noProof/>
                <w:webHidden/>
              </w:rPr>
              <w:tab/>
            </w:r>
            <w:r>
              <w:rPr>
                <w:noProof/>
                <w:webHidden/>
              </w:rPr>
              <w:fldChar w:fldCharType="begin"/>
            </w:r>
            <w:r>
              <w:rPr>
                <w:noProof/>
                <w:webHidden/>
              </w:rPr>
              <w:instrText xml:space="preserve"> PAGEREF _Toc232667981 \h </w:instrText>
            </w:r>
            <w:r>
              <w:rPr>
                <w:noProof/>
                <w:webHidden/>
              </w:rPr>
            </w:r>
            <w:r>
              <w:rPr>
                <w:noProof/>
                <w:webHidden/>
              </w:rPr>
              <w:fldChar w:fldCharType="separate"/>
            </w:r>
            <w:r>
              <w:rPr>
                <w:noProof/>
                <w:webHidden/>
              </w:rPr>
              <w:t>65</w:t>
            </w:r>
            <w:r>
              <w:rPr>
                <w:noProof/>
                <w:webHidden/>
              </w:rPr>
              <w:fldChar w:fldCharType="end"/>
            </w:r>
          </w:hyperlink>
        </w:p>
        <w:p w14:paraId="4BB0CBBE" w14:textId="77D2D7FD"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82" w:history="1">
            <w:r w:rsidRPr="00BD202E">
              <w:rPr>
                <w:rStyle w:val="Hyperlink"/>
                <w:rFonts w:ascii="Segoe UI" w:eastAsia="Segoe UI" w:hAnsi="Segoe UI" w:cs="Segoe UI"/>
                <w:noProof/>
              </w:rPr>
              <w:t>Analytics &amp; Measurement</w:t>
            </w:r>
            <w:r>
              <w:rPr>
                <w:noProof/>
                <w:webHidden/>
              </w:rPr>
              <w:tab/>
            </w:r>
            <w:r>
              <w:rPr>
                <w:noProof/>
                <w:webHidden/>
              </w:rPr>
              <w:fldChar w:fldCharType="begin"/>
            </w:r>
            <w:r>
              <w:rPr>
                <w:noProof/>
                <w:webHidden/>
              </w:rPr>
              <w:instrText xml:space="preserve"> PAGEREF _Toc232667982 \h </w:instrText>
            </w:r>
            <w:r>
              <w:rPr>
                <w:noProof/>
                <w:webHidden/>
              </w:rPr>
            </w:r>
            <w:r>
              <w:rPr>
                <w:noProof/>
                <w:webHidden/>
              </w:rPr>
              <w:fldChar w:fldCharType="separate"/>
            </w:r>
            <w:r>
              <w:rPr>
                <w:noProof/>
                <w:webHidden/>
              </w:rPr>
              <w:t>66</w:t>
            </w:r>
            <w:r>
              <w:rPr>
                <w:noProof/>
                <w:webHidden/>
              </w:rPr>
              <w:fldChar w:fldCharType="end"/>
            </w:r>
          </w:hyperlink>
        </w:p>
        <w:p w14:paraId="58852677" w14:textId="3024EBA2"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83" w:history="1">
            <w:r w:rsidRPr="00BD202E">
              <w:rPr>
                <w:rStyle w:val="Hyperlink"/>
                <w:rFonts w:ascii="Segoe UI" w:eastAsia="Segoe UI" w:hAnsi="Segoe UI" w:cs="Segoe UI"/>
                <w:noProof/>
              </w:rPr>
              <w:t>Exception Handling, Error Management &amp; Recovery</w:t>
            </w:r>
            <w:r>
              <w:rPr>
                <w:noProof/>
                <w:webHidden/>
              </w:rPr>
              <w:tab/>
            </w:r>
            <w:r>
              <w:rPr>
                <w:noProof/>
                <w:webHidden/>
              </w:rPr>
              <w:fldChar w:fldCharType="begin"/>
            </w:r>
            <w:r>
              <w:rPr>
                <w:noProof/>
                <w:webHidden/>
              </w:rPr>
              <w:instrText xml:space="preserve"> PAGEREF _Toc232667983 \h </w:instrText>
            </w:r>
            <w:r>
              <w:rPr>
                <w:noProof/>
                <w:webHidden/>
              </w:rPr>
            </w:r>
            <w:r>
              <w:rPr>
                <w:noProof/>
                <w:webHidden/>
              </w:rPr>
              <w:fldChar w:fldCharType="separate"/>
            </w:r>
            <w:r>
              <w:rPr>
                <w:noProof/>
                <w:webHidden/>
              </w:rPr>
              <w:t>66</w:t>
            </w:r>
            <w:r>
              <w:rPr>
                <w:noProof/>
                <w:webHidden/>
              </w:rPr>
              <w:fldChar w:fldCharType="end"/>
            </w:r>
          </w:hyperlink>
        </w:p>
        <w:p w14:paraId="07219965" w14:textId="5BC31349" w:rsidR="006F18EC" w:rsidRDefault="006F18EC">
          <w:pPr>
            <w:pStyle w:val="TOC2"/>
            <w:tabs>
              <w:tab w:val="right" w:leader="dot" w:pos="10790"/>
            </w:tabs>
            <w:rPr>
              <w:rFonts w:asciiTheme="minorHAnsi" w:hAnsiTheme="minorHAnsi"/>
              <w:noProof/>
              <w:kern w:val="2"/>
              <w:sz w:val="24"/>
              <w:szCs w:val="24"/>
              <w:lang w:eastAsia="en-GB"/>
              <w14:ligatures w14:val="standardContextual"/>
            </w:rPr>
          </w:pPr>
          <w:hyperlink w:anchor="_Toc232667984" w:history="1">
            <w:r w:rsidRPr="00BD202E">
              <w:rPr>
                <w:rStyle w:val="Hyperlink"/>
                <w:rFonts w:ascii="Segoe UI" w:eastAsia="Segoe UI" w:hAnsi="Segoe UI" w:cs="Segoe UI"/>
                <w:noProof/>
              </w:rPr>
              <w:t>Customer &amp; Partner Operational Dashboards</w:t>
            </w:r>
            <w:r>
              <w:rPr>
                <w:noProof/>
                <w:webHidden/>
              </w:rPr>
              <w:tab/>
            </w:r>
            <w:r>
              <w:rPr>
                <w:noProof/>
                <w:webHidden/>
              </w:rPr>
              <w:fldChar w:fldCharType="begin"/>
            </w:r>
            <w:r>
              <w:rPr>
                <w:noProof/>
                <w:webHidden/>
              </w:rPr>
              <w:instrText xml:space="preserve"> PAGEREF _Toc232667984 \h </w:instrText>
            </w:r>
            <w:r>
              <w:rPr>
                <w:noProof/>
                <w:webHidden/>
              </w:rPr>
            </w:r>
            <w:r>
              <w:rPr>
                <w:noProof/>
                <w:webHidden/>
              </w:rPr>
              <w:fldChar w:fldCharType="separate"/>
            </w:r>
            <w:r>
              <w:rPr>
                <w:noProof/>
                <w:webHidden/>
              </w:rPr>
              <w:t>67</w:t>
            </w:r>
            <w:r>
              <w:rPr>
                <w:noProof/>
                <w:webHidden/>
              </w:rPr>
              <w:fldChar w:fldCharType="end"/>
            </w:r>
          </w:hyperlink>
        </w:p>
        <w:p w14:paraId="3C532DF1" w14:textId="2F067C54" w:rsidR="003C179F" w:rsidRPr="008A7807" w:rsidRDefault="004B2753" w:rsidP="2927A1DA">
          <w:pPr>
            <w:pStyle w:val="TOC2"/>
            <w:tabs>
              <w:tab w:val="right" w:leader="dot" w:pos="8640"/>
            </w:tabs>
            <w:rPr>
              <w:rStyle w:val="Hyperlink"/>
              <w:rFonts w:cs="BT Curve"/>
            </w:rPr>
          </w:pPr>
          <w:r w:rsidRPr="008A7807">
            <w:rPr>
              <w:rFonts w:cs="BT Curve"/>
            </w:rPr>
            <w:fldChar w:fldCharType="end"/>
          </w:r>
        </w:p>
      </w:sdtContent>
    </w:sdt>
    <w:p w14:paraId="012226A9" w14:textId="6087A6E8" w:rsidR="003C179F" w:rsidRPr="008A7807" w:rsidRDefault="004B2753" w:rsidP="2927A1DA">
      <w:pPr>
        <w:rPr>
          <w:rFonts w:cs="BT Curve"/>
        </w:rPr>
      </w:pPr>
      <w:r w:rsidRPr="008A7807">
        <w:rPr>
          <w:rFonts w:cs="BT Curve"/>
        </w:rPr>
        <w:br w:type="page"/>
      </w:r>
    </w:p>
    <w:p w14:paraId="08423271" w14:textId="77777777" w:rsidR="003C179F" w:rsidRPr="008A7807" w:rsidRDefault="527B0AC8" w:rsidP="00867015">
      <w:pPr>
        <w:pStyle w:val="Heading1"/>
      </w:pPr>
      <w:bookmarkStart w:id="0" w:name="_Toc232667897"/>
      <w:r>
        <w:t>Summary</w:t>
      </w:r>
      <w:bookmarkEnd w:id="0"/>
    </w:p>
    <w:p w14:paraId="2A7E3397" w14:textId="573B00B9" w:rsidR="0013065A" w:rsidRPr="008A7807" w:rsidRDefault="367FDAAB" w:rsidP="0013065A">
      <w:pPr>
        <w:rPr>
          <w:rFonts w:cs="BT Curve"/>
        </w:rPr>
      </w:pPr>
      <w:r w:rsidRPr="117BB036">
        <w:rPr>
          <w:rFonts w:cs="BT Curve"/>
        </w:rPr>
        <w:t xml:space="preserve">Project Nexus will build a unified digital portal </w:t>
      </w:r>
      <w:r w:rsidR="0226B340" w:rsidRPr="117BB036">
        <w:rPr>
          <w:rFonts w:cs="BT Curve"/>
        </w:rPr>
        <w:t xml:space="preserve">via an </w:t>
      </w:r>
      <w:r w:rsidRPr="117BB036">
        <w:rPr>
          <w:rFonts w:cs="BT Curve"/>
        </w:rPr>
        <w:t>API</w:t>
      </w:r>
      <w:r w:rsidR="0226B340" w:rsidRPr="117BB036">
        <w:rPr>
          <w:rFonts w:cs="BT Curve"/>
        </w:rPr>
        <w:t>-first</w:t>
      </w:r>
      <w:r w:rsidRPr="117BB036">
        <w:rPr>
          <w:rFonts w:cs="BT Curve"/>
        </w:rPr>
        <w:t xml:space="preserve"> platform for BT Wholesale partners, providing a single, coherent way to onboard, buy, manage and support strategic products. The programme will deliver a </w:t>
      </w:r>
      <w:r w:rsidR="6EB577E8" w:rsidRPr="117BB036">
        <w:rPr>
          <w:rFonts w:cs="BT Curve"/>
        </w:rPr>
        <w:t>best-in-class</w:t>
      </w:r>
      <w:r w:rsidRPr="117BB036">
        <w:rPr>
          <w:rFonts w:cs="BT Curve"/>
        </w:rPr>
        <w:t xml:space="preserve"> customer experience by simplifying journeys across products, removing fragmentation and enabling customers to self-serve consistently and confidently through one integrated experience.</w:t>
      </w:r>
    </w:p>
    <w:p w14:paraId="468DF508" w14:textId="552CD251" w:rsidR="0013065A" w:rsidRPr="008A7807" w:rsidRDefault="0013065A" w:rsidP="0013065A">
      <w:pPr>
        <w:rPr>
          <w:rFonts w:cs="BT Curve"/>
        </w:rPr>
      </w:pPr>
      <w:r w:rsidRPr="008A7807">
        <w:rPr>
          <w:rFonts w:cs="BT Curve"/>
        </w:rPr>
        <w:t xml:space="preserve">By standardising and reusing APIs, shared UI components and common journey patterns, Nexus will significantly accelerate how new </w:t>
      </w:r>
      <w:r w:rsidR="00830199" w:rsidRPr="008A7807">
        <w:rPr>
          <w:rFonts w:cs="BT Curve"/>
        </w:rPr>
        <w:t>W</w:t>
      </w:r>
      <w:r w:rsidRPr="008A7807">
        <w:rPr>
          <w:rFonts w:cs="BT Curve"/>
        </w:rPr>
        <w:t>holesale products are brought to market. This foundation will allow strategic products to launch faster, scale more easily and evolve over time, while creating a clear and intuitive upgrade path from legacy services to BT Wholesale’s future portfolio.</w:t>
      </w:r>
      <w:r w:rsidR="00A77620">
        <w:rPr>
          <w:rFonts w:cs="BT Curve"/>
        </w:rPr>
        <w:t xml:space="preserve"> </w:t>
      </w:r>
      <w:r w:rsidR="00E44447">
        <w:rPr>
          <w:rFonts w:cs="BT Curve"/>
        </w:rPr>
        <w:t xml:space="preserve">We </w:t>
      </w:r>
      <w:r w:rsidR="005D790F">
        <w:rPr>
          <w:rFonts w:cs="BT Curve"/>
        </w:rPr>
        <w:t xml:space="preserve">will </w:t>
      </w:r>
      <w:r w:rsidR="000A49DC">
        <w:rPr>
          <w:rFonts w:cs="BT Curve"/>
        </w:rPr>
        <w:t>seek to adopt</w:t>
      </w:r>
      <w:r w:rsidR="00A77620" w:rsidRPr="00A77620">
        <w:rPr>
          <w:rFonts w:cs="BT Curve"/>
        </w:rPr>
        <w:t xml:space="preserve"> AI capabilities that can enhance the customer experience such as improving journey guidance, reducing friction and proactively supporting customers throughout their </w:t>
      </w:r>
      <w:r w:rsidR="00E44447">
        <w:rPr>
          <w:rFonts w:cs="BT Curve"/>
        </w:rPr>
        <w:t>portal and API journeys</w:t>
      </w:r>
      <w:r w:rsidR="00A77620" w:rsidRPr="00A77620">
        <w:rPr>
          <w:rFonts w:cs="BT Curve"/>
        </w:rPr>
        <w:t>.</w:t>
      </w:r>
    </w:p>
    <w:p w14:paraId="78D03581" w14:textId="77777777" w:rsidR="00121A1F" w:rsidRPr="00121A1F" w:rsidRDefault="00121A1F" w:rsidP="00121A1F">
      <w:pPr>
        <w:rPr>
          <w:rFonts w:cs="BT Curve"/>
        </w:rPr>
      </w:pPr>
      <w:r w:rsidRPr="00121A1F">
        <w:rPr>
          <w:rFonts w:cs="BT Curve"/>
        </w:rPr>
        <w:t>In doing so, Nexus will reinforce BT Wholesale’s position in the market by:</w:t>
      </w:r>
    </w:p>
    <w:p w14:paraId="66A17CE3" w14:textId="2C82840E" w:rsidR="00121A1F" w:rsidRPr="00121A1F" w:rsidRDefault="214A5865" w:rsidP="00121A1F">
      <w:pPr>
        <w:numPr>
          <w:ilvl w:val="0"/>
          <w:numId w:val="94"/>
        </w:numPr>
        <w:rPr>
          <w:rFonts w:cs="BT Curve"/>
        </w:rPr>
      </w:pPr>
      <w:r w:rsidRPr="117BB036">
        <w:rPr>
          <w:rFonts w:cs="BT Curve"/>
          <w:b/>
          <w:bCs/>
        </w:rPr>
        <w:t>Breadth of expertise</w:t>
      </w:r>
      <w:r w:rsidRPr="117BB036">
        <w:rPr>
          <w:rFonts w:cs="BT Curve"/>
        </w:rPr>
        <w:t xml:space="preserve">: </w:t>
      </w:r>
      <w:r w:rsidR="02DEA702" w:rsidRPr="117BB036">
        <w:rPr>
          <w:rFonts w:cs="BT Curve"/>
        </w:rPr>
        <w:t xml:space="preserve">demonstrating </w:t>
      </w:r>
      <w:r w:rsidRPr="117BB036">
        <w:rPr>
          <w:rFonts w:cs="BT Curve"/>
        </w:rPr>
        <w:t>BT Wholesale’s deep industry knowledge, operational expertise and scale through simple, reliable digital journeys that help partners grow their businesses and attract and retain customers.</w:t>
      </w:r>
    </w:p>
    <w:p w14:paraId="5C410760" w14:textId="77777777" w:rsidR="00121A1F" w:rsidRPr="00121A1F" w:rsidRDefault="00121A1F" w:rsidP="00121A1F">
      <w:pPr>
        <w:numPr>
          <w:ilvl w:val="0"/>
          <w:numId w:val="94"/>
        </w:numPr>
        <w:rPr>
          <w:rFonts w:cs="BT Curve"/>
        </w:rPr>
      </w:pPr>
      <w:r w:rsidRPr="00121A1F">
        <w:rPr>
          <w:rFonts w:cs="BT Curve"/>
          <w:b/>
        </w:rPr>
        <w:t>Ultimate reach</w:t>
      </w:r>
      <w:r w:rsidRPr="00121A1F">
        <w:rPr>
          <w:rFonts w:cs="BT Curve"/>
        </w:rPr>
        <w:t>: making it easier for partners to access and manage services delivered over the UK’s largest network, supporting more effective and scalable business connectivity solutions.</w:t>
      </w:r>
    </w:p>
    <w:p w14:paraId="16B1E235" w14:textId="4F8A42D8" w:rsidR="00DC6377" w:rsidRPr="00D9432B" w:rsidRDefault="00121A1F" w:rsidP="00A77620">
      <w:pPr>
        <w:numPr>
          <w:ilvl w:val="0"/>
          <w:numId w:val="94"/>
        </w:numPr>
        <w:rPr>
          <w:rFonts w:cs="BT Curve"/>
        </w:rPr>
      </w:pPr>
      <w:r w:rsidRPr="00121A1F">
        <w:rPr>
          <w:rFonts w:cs="BT Curve"/>
          <w:b/>
        </w:rPr>
        <w:t>Innovative technology solutions</w:t>
      </w:r>
      <w:r w:rsidRPr="00121A1F">
        <w:rPr>
          <w:rFonts w:cs="BT Curve"/>
        </w:rPr>
        <w:t>: enabling faster delivery of innovative, cost-effective products through modern APIs and portals that can be tailored to partner and end-customer needs, delivering clear value for money</w:t>
      </w:r>
      <w:r w:rsidR="00FE3480">
        <w:rPr>
          <w:rFonts w:cs="BT Curve"/>
        </w:rPr>
        <w:t>.</w:t>
      </w:r>
    </w:p>
    <w:p w14:paraId="1091C22A" w14:textId="77777777" w:rsidR="00246FE9" w:rsidRPr="008A7807" w:rsidRDefault="0201C718" w:rsidP="00867015">
      <w:pPr>
        <w:pStyle w:val="Heading1"/>
        <w:rPr>
          <w:ins w:id="1" w:author="John Daffern (NCE R)" w:date="2026-04-30T09:26:00Z" w16du:dateUtc="2026-04-30T08:26:00Z"/>
        </w:rPr>
      </w:pPr>
      <w:bookmarkStart w:id="2" w:name="_Toc232667898"/>
      <w:ins w:id="3" w:author="John Daffern (NCE R)" w:date="2026-04-30T09:26:00Z" w16du:dateUtc="2026-04-30T08:26:00Z">
        <w:r>
          <w:t>Success Metrics</w:t>
        </w:r>
        <w:bookmarkEnd w:id="2"/>
      </w:ins>
    </w:p>
    <w:p w14:paraId="42D28672" w14:textId="77777777" w:rsidR="00246FE9" w:rsidRPr="008A7807" w:rsidRDefault="00246FE9" w:rsidP="00883998">
      <w:pPr>
        <w:pStyle w:val="ListBullet"/>
        <w:numPr>
          <w:ilvl w:val="0"/>
          <w:numId w:val="0"/>
        </w:numPr>
        <w:rPr>
          <w:ins w:id="4" w:author="John Daffern (NCE R)" w:date="2026-04-30T09:26:00Z" w16du:dateUtc="2026-04-30T08:26:00Z"/>
          <w:rFonts w:cs="BT Curve"/>
        </w:rPr>
      </w:pPr>
      <w:ins w:id="5" w:author="John Daffern (NCE R)" w:date="2026-04-30T09:26:00Z" w16du:dateUtc="2026-04-30T08:26:00Z">
        <w:r w:rsidRPr="008A7807">
          <w:rPr>
            <w:rFonts w:cs="BT Curve"/>
          </w:rPr>
          <w:t>I</w:t>
        </w:r>
        <w:r w:rsidRPr="007C70FC">
          <w:rPr>
            <w:rFonts w:cs="BT Curve"/>
          </w:rPr>
          <w:t>mprove NPS for digital journeys by 20 points from +12 to +33</w:t>
        </w:r>
      </w:ins>
    </w:p>
    <w:p w14:paraId="217C9E4E" w14:textId="77777777" w:rsidR="00246FE9" w:rsidRPr="00121A9E" w:rsidRDefault="00246FE9" w:rsidP="00D60114">
      <w:pPr>
        <w:pStyle w:val="ListBullet"/>
        <w:numPr>
          <w:ilvl w:val="0"/>
          <w:numId w:val="0"/>
        </w:numPr>
        <w:rPr>
          <w:ins w:id="6" w:author="John Daffern (NCE R)" w:date="2026-04-30T09:26:00Z" w16du:dateUtc="2026-04-30T08:26:00Z"/>
          <w:rFonts w:cs="BT Curve"/>
        </w:rPr>
      </w:pPr>
      <w:bookmarkStart w:id="7" w:name="OLE_LINK3"/>
      <w:ins w:id="8" w:author="John Daffern (NCE R)" w:date="2026-04-30T09:26:00Z" w16du:dateUtc="2026-04-30T08:26:00Z">
        <w:r w:rsidRPr="00121A9E">
          <w:rPr>
            <w:rFonts w:cs="BT Curve"/>
          </w:rPr>
          <w:t xml:space="preserve">Drive adoption of new strategic products to enable 90% of adds flowing through strategic </w:t>
        </w:r>
        <w:bookmarkEnd w:id="7"/>
        <w:r w:rsidRPr="00121A9E">
          <w:rPr>
            <w:rFonts w:cs="BT Curve"/>
          </w:rPr>
          <w:t>platforms </w:t>
        </w:r>
        <w:bookmarkStart w:id="9" w:name="OLE_LINK4"/>
        <w:r w:rsidRPr="00121A9E">
          <w:rPr>
            <w:rFonts w:cs="BT Curve"/>
          </w:rPr>
          <w:t>within 24 months of product launch and end of life of ‘legacy products</w:t>
        </w:r>
        <w:bookmarkEnd w:id="9"/>
        <w:r w:rsidRPr="00121A9E">
          <w:rPr>
            <w:rFonts w:cs="BT Curve"/>
          </w:rPr>
          <w:t xml:space="preserve"> </w:t>
        </w:r>
        <w:bookmarkStart w:id="10" w:name="OLE_LINK5"/>
        <w:r w:rsidRPr="00121A9E">
          <w:rPr>
            <w:rFonts w:cs="BT Curve"/>
          </w:rPr>
          <w:t>and complete migrations to strategic platforms’ by March 2030. </w:t>
        </w:r>
        <w:r w:rsidRPr="00121A9E">
          <w:rPr>
            <w:rFonts w:ascii="Arial" w:hAnsi="Arial" w:cs="Arial"/>
          </w:rPr>
          <w:t> </w:t>
        </w:r>
        <w:r w:rsidRPr="00121A9E">
          <w:rPr>
            <w:rFonts w:cs="BT Curve"/>
          </w:rPr>
          <w:t> </w:t>
        </w:r>
      </w:ins>
    </w:p>
    <w:p w14:paraId="44D1D679" w14:textId="77777777" w:rsidR="00246FE9" w:rsidRPr="00121A9E" w:rsidRDefault="00246FE9" w:rsidP="00D60114">
      <w:pPr>
        <w:pStyle w:val="ListBullet"/>
        <w:numPr>
          <w:ilvl w:val="0"/>
          <w:numId w:val="0"/>
        </w:numPr>
        <w:rPr>
          <w:ins w:id="11" w:author="John Daffern (NCE R)" w:date="2026-04-30T09:26:00Z" w16du:dateUtc="2026-04-30T08:26:00Z"/>
          <w:rFonts w:cs="BT Curve"/>
        </w:rPr>
      </w:pPr>
      <w:bookmarkStart w:id="12" w:name="OLE_LINK6"/>
      <w:bookmarkEnd w:id="10"/>
      <w:ins w:id="13" w:author="John Daffern (NCE R)" w:date="2026-04-30T09:26:00Z" w16du:dateUtc="2026-04-30T08:26:00Z">
        <w:r w:rsidRPr="00121A9E">
          <w:rPr>
            <w:rFonts w:cs="BT Curve"/>
          </w:rPr>
          <w:t>Reduce time</w:t>
        </w:r>
        <w:r w:rsidRPr="00121A9E">
          <w:rPr>
            <w:rFonts w:cs="BT Curve"/>
          </w:rPr>
          <w:noBreakHyphen/>
          <w:t>to</w:t>
        </w:r>
        <w:r w:rsidRPr="00121A9E">
          <w:rPr>
            <w:rFonts w:cs="BT Curve"/>
          </w:rPr>
          <w:noBreakHyphen/>
          <w:t xml:space="preserve">market for new product launches for the Wholesale channel by 40%. </w:t>
        </w:r>
        <w:bookmarkStart w:id="14" w:name="OLE_LINK7"/>
        <w:bookmarkEnd w:id="12"/>
        <w:r w:rsidRPr="00121A9E">
          <w:rPr>
            <w:rFonts w:cs="BT Curve"/>
            <w:color w:val="FF0000"/>
          </w:rPr>
          <w:t>[Baseline required, or vs current plan of intent for strategic products for Wholesale]</w:t>
        </w:r>
        <w:r w:rsidRPr="00121A9E">
          <w:rPr>
            <w:rFonts w:cs="BT Curve"/>
          </w:rPr>
          <w:t>. </w:t>
        </w:r>
        <w:bookmarkEnd w:id="14"/>
      </w:ins>
    </w:p>
    <w:p w14:paraId="411DCC61" w14:textId="77777777" w:rsidR="00246FE9" w:rsidRPr="00121A9E" w:rsidRDefault="00246FE9" w:rsidP="00D60114">
      <w:pPr>
        <w:pStyle w:val="ListBullet"/>
        <w:numPr>
          <w:ilvl w:val="0"/>
          <w:numId w:val="0"/>
        </w:numPr>
        <w:rPr>
          <w:ins w:id="15" w:author="John Daffern (NCE R)" w:date="2026-04-30T09:26:00Z" w16du:dateUtc="2026-04-30T08:26:00Z"/>
          <w:rFonts w:cs="BT Curve"/>
        </w:rPr>
      </w:pPr>
      <w:ins w:id="16" w:author="John Daffern (NCE R)" w:date="2026-04-30T09:26:00Z" w16du:dateUtc="2026-04-30T08:26:00Z">
        <w:r w:rsidRPr="00121A9E">
          <w:rPr>
            <w:rFonts w:cs="BT Curve"/>
          </w:rPr>
          <w:t>Reduce cost to serve (</w:t>
        </w:r>
        <w:bookmarkStart w:id="17" w:name="OLE_LINK8"/>
        <w:r w:rsidRPr="00121A9E">
          <w:rPr>
            <w:rFonts w:cs="BT Curve"/>
          </w:rPr>
          <w:t>through customer self-serve and proactive support</w:t>
        </w:r>
        <w:bookmarkEnd w:id="17"/>
        <w:r w:rsidRPr="00121A9E">
          <w:rPr>
            <w:rFonts w:cs="BT Curve"/>
          </w:rPr>
          <w:t>) by 20%</w:t>
        </w:r>
        <w:bookmarkStart w:id="18" w:name="OLE_LINK9"/>
        <w:r w:rsidRPr="00121A9E">
          <w:rPr>
            <w:rFonts w:cs="BT Curve"/>
          </w:rPr>
          <w:t xml:space="preserve"> </w:t>
        </w:r>
        <w:r w:rsidRPr="00121A9E">
          <w:rPr>
            <w:rFonts w:cs="BT Curve"/>
            <w:color w:val="FF0000"/>
          </w:rPr>
          <w:t>[baseline required prior to value being finalised]</w:t>
        </w:r>
        <w:r w:rsidRPr="00121A9E">
          <w:rPr>
            <w:rFonts w:cs="BT Curve"/>
          </w:rPr>
          <w:t>. </w:t>
        </w:r>
        <w:bookmarkEnd w:id="18"/>
      </w:ins>
    </w:p>
    <w:p w14:paraId="2F3678B6" w14:textId="77777777" w:rsidR="00246FE9" w:rsidRPr="00121A9E" w:rsidRDefault="00246FE9" w:rsidP="00D60114">
      <w:pPr>
        <w:pStyle w:val="ListBullet"/>
        <w:numPr>
          <w:ilvl w:val="0"/>
          <w:numId w:val="0"/>
        </w:numPr>
        <w:rPr>
          <w:ins w:id="19" w:author="John Daffern (NCE R)" w:date="2026-04-30T09:26:00Z" w16du:dateUtc="2026-04-30T08:26:00Z"/>
          <w:rFonts w:cs="BT Curve"/>
        </w:rPr>
      </w:pPr>
      <w:bookmarkStart w:id="20" w:name="OLE_LINK10"/>
      <w:ins w:id="21" w:author="John Daffern (NCE R)" w:date="2026-04-30T09:26:00Z" w16du:dateUtc="2026-04-30T08:26:00Z">
        <w:r w:rsidRPr="00121A9E">
          <w:rPr>
            <w:rFonts w:cs="BT Curve"/>
          </w:rPr>
          <w:t>Provide a stable, versioned API layer to support all key customer journeys</w:t>
        </w:r>
        <w:bookmarkEnd w:id="20"/>
        <w:r w:rsidRPr="00121A9E">
          <w:rPr>
            <w:rFonts w:cs="BT Curve"/>
          </w:rPr>
          <w:t>. </w:t>
        </w:r>
        <w:bookmarkStart w:id="22" w:name="OLE_LINK11"/>
        <w:r w:rsidRPr="00121A9E">
          <w:rPr>
            <w:rFonts w:cs="BT Curve"/>
          </w:rPr>
          <w:t>99.9% Portal &amp; API uptime</w:t>
        </w:r>
        <w:bookmarkEnd w:id="22"/>
        <w:r w:rsidRPr="00121A9E">
          <w:rPr>
            <w:rFonts w:cs="BT Curve"/>
          </w:rPr>
          <w:t> </w:t>
        </w:r>
        <w:bookmarkStart w:id="23" w:name="OLE_LINK12"/>
        <w:r w:rsidRPr="00121A9E">
          <w:rPr>
            <w:rFonts w:cs="BT Curve"/>
          </w:rPr>
          <w:t xml:space="preserve">(excluding planned maintenance) </w:t>
        </w:r>
        <w:bookmarkEnd w:id="23"/>
        <w:r w:rsidRPr="00121A9E">
          <w:rPr>
            <w:rFonts w:cs="BT Curve"/>
          </w:rPr>
          <w:t>and </w:t>
        </w:r>
        <w:bookmarkStart w:id="24" w:name="OLE_LINK13"/>
        <w:r w:rsidRPr="00121A9E">
          <w:rPr>
            <w:rFonts w:cs="BT Curve"/>
          </w:rPr>
          <w:t>proactive monitoring/alerting for partners and colleagues</w:t>
        </w:r>
        <w:bookmarkEnd w:id="24"/>
        <w:r w:rsidRPr="00121A9E">
          <w:rPr>
            <w:rFonts w:cs="BT Curve"/>
          </w:rPr>
          <w:t>. </w:t>
        </w:r>
      </w:ins>
    </w:p>
    <w:p w14:paraId="57C19EEE" w14:textId="77777777" w:rsidR="00246FE9" w:rsidRDefault="00246FE9" w:rsidP="00883998">
      <w:pPr>
        <w:pStyle w:val="ListBullet"/>
        <w:numPr>
          <w:ilvl w:val="0"/>
          <w:numId w:val="0"/>
        </w:numPr>
        <w:rPr>
          <w:rFonts w:cs="BT Curve"/>
        </w:rPr>
      </w:pPr>
      <w:bookmarkStart w:id="25" w:name="OLE_LINK16"/>
      <w:ins w:id="26" w:author="John Daffern (NCE R)" w:date="2026-04-30T09:26:00Z" w16du:dateUtc="2026-04-30T08:26:00Z">
        <w:r w:rsidRPr="008A7807">
          <w:rPr>
            <w:rFonts w:cs="BT Curve"/>
          </w:rPr>
          <w:t xml:space="preserve">Reduction in cost </w:t>
        </w:r>
        <w:bookmarkStart w:id="27" w:name="OLE_LINK14"/>
        <w:r w:rsidRPr="008A7807">
          <w:rPr>
            <w:rFonts w:cs="BT Curve"/>
          </w:rPr>
          <w:t>to serve through self-service</w:t>
        </w:r>
        <w:r>
          <w:rPr>
            <w:rFonts w:cs="BT Curve"/>
          </w:rPr>
          <w:t xml:space="preserve"> </w:t>
        </w:r>
        <w:bookmarkEnd w:id="27"/>
        <w:r>
          <w:rPr>
            <w:rFonts w:cs="BT Curve"/>
          </w:rPr>
          <w:t>(</w:t>
        </w:r>
        <w:bookmarkStart w:id="28" w:name="OLE_LINK15"/>
        <w:r>
          <w:rPr>
            <w:rFonts w:cs="BT Curve"/>
          </w:rPr>
          <w:t>avoid agent time and NRGA</w:t>
        </w:r>
        <w:bookmarkEnd w:id="28"/>
        <w:r>
          <w:rPr>
            <w:rFonts w:cs="BT Curve"/>
          </w:rPr>
          <w:t>).</w:t>
        </w:r>
      </w:ins>
    </w:p>
    <w:bookmarkEnd w:id="25"/>
    <w:p w14:paraId="2C585BBA" w14:textId="58EC4CEB" w:rsidR="006D60DC" w:rsidRDefault="006D60DC" w:rsidP="00883998">
      <w:pPr>
        <w:pStyle w:val="ListBullet"/>
        <w:numPr>
          <w:ilvl w:val="0"/>
          <w:numId w:val="0"/>
        </w:numPr>
        <w:rPr>
          <w:ins w:id="29" w:author="John Daffern (NCE R)" w:date="2026-04-30T09:26:00Z" w16du:dateUtc="2026-04-30T08:26:00Z"/>
          <w:rFonts w:cs="BT Curve"/>
        </w:rPr>
      </w:pPr>
      <w:r w:rsidRPr="006D60DC">
        <w:rPr>
          <w:rFonts w:cs="BT Curve"/>
          <w:highlight w:val="yellow"/>
        </w:rPr>
        <w:t>Do we need an onboarding efficiency target?</w:t>
      </w:r>
    </w:p>
    <w:p w14:paraId="39FAEEDF" w14:textId="77777777" w:rsidR="00246FE9" w:rsidRDefault="00246FE9" w:rsidP="00883998">
      <w:pPr>
        <w:pStyle w:val="ListBullet"/>
        <w:numPr>
          <w:ilvl w:val="0"/>
          <w:numId w:val="0"/>
        </w:numPr>
        <w:rPr>
          <w:ins w:id="30" w:author="John Daffern (NCE R)" w:date="2026-04-30T09:26:00Z" w16du:dateUtc="2026-04-30T08:26:00Z"/>
          <w:rFonts w:cs="BT Curve"/>
        </w:rPr>
      </w:pPr>
    </w:p>
    <w:p w14:paraId="603BD72C" w14:textId="77777777" w:rsidR="00867015" w:rsidRDefault="6B10169C" w:rsidP="117BB036">
      <w:pPr>
        <w:pStyle w:val="Heading1"/>
        <w:spacing w:line="240" w:lineRule="auto"/>
      </w:pPr>
      <w:bookmarkStart w:id="31" w:name="_Toc232667899"/>
      <w:r>
        <w:t>Scope</w:t>
      </w:r>
      <w:bookmarkEnd w:id="31"/>
    </w:p>
    <w:p w14:paraId="5B66BC24" w14:textId="4FDA0C61" w:rsidR="003C179F" w:rsidRPr="008A7807" w:rsidRDefault="567440C4" w:rsidP="117BB036">
      <w:pPr>
        <w:pStyle w:val="Heading2"/>
        <w:spacing w:line="360" w:lineRule="auto"/>
      </w:pPr>
      <w:bookmarkStart w:id="32" w:name="_Toc232667900"/>
      <w:r>
        <w:t>High-level scope</w:t>
      </w:r>
      <w:bookmarkEnd w:id="32"/>
    </w:p>
    <w:p w14:paraId="79DEC823" w14:textId="2FB1BE36" w:rsidR="047A190E" w:rsidRDefault="047A190E" w:rsidP="117BB036">
      <w:pPr>
        <w:pStyle w:val="ListBullet"/>
        <w:numPr>
          <w:ilvl w:val="0"/>
          <w:numId w:val="0"/>
        </w:numPr>
        <w:spacing w:line="360" w:lineRule="auto"/>
        <w:ind w:left="360"/>
        <w:rPr>
          <w:rFonts w:cs="BT Curve"/>
        </w:rPr>
      </w:pPr>
      <w:r w:rsidRPr="117BB036">
        <w:rPr>
          <w:rFonts w:cs="BT Curve"/>
        </w:rPr>
        <w:t>The high-level scope of this project will be to deliver the following:</w:t>
      </w:r>
    </w:p>
    <w:p w14:paraId="11B8640D" w14:textId="7B19D81A" w:rsidR="003C179F" w:rsidRDefault="527B0AC8" w:rsidP="00F93F6D">
      <w:pPr>
        <w:pStyle w:val="ListBullet"/>
        <w:tabs>
          <w:tab w:val="clear" w:pos="360"/>
          <w:tab w:val="num" w:pos="720"/>
        </w:tabs>
        <w:ind w:left="720"/>
        <w:rPr>
          <w:rFonts w:cs="BT Curve"/>
        </w:rPr>
      </w:pPr>
      <w:bookmarkStart w:id="33" w:name="OLE_LINK17"/>
      <w:r w:rsidRPr="117BB036">
        <w:rPr>
          <w:rFonts w:cs="BT Curve"/>
        </w:rPr>
        <w:t xml:space="preserve">Deliver a single, unified portal experience for BT Wholesale partners </w:t>
      </w:r>
      <w:r w:rsidR="5784DA4B" w:rsidRPr="117BB036">
        <w:rPr>
          <w:rFonts w:cs="BT Curve"/>
        </w:rPr>
        <w:t xml:space="preserve">(resellers) and sub-resellers </w:t>
      </w:r>
      <w:r w:rsidRPr="117BB036">
        <w:rPr>
          <w:rFonts w:cs="BT Curve"/>
        </w:rPr>
        <w:t>across strategic products.</w:t>
      </w:r>
    </w:p>
    <w:p w14:paraId="5BA6288F" w14:textId="1BDA72C7" w:rsidR="00E457CA" w:rsidRPr="008A7807" w:rsidRDefault="00E457CA" w:rsidP="00437687">
      <w:pPr>
        <w:pStyle w:val="ListBullet"/>
        <w:numPr>
          <w:ilvl w:val="0"/>
          <w:numId w:val="99"/>
        </w:numPr>
        <w:rPr>
          <w:rFonts w:cs="BT Curve"/>
        </w:rPr>
      </w:pPr>
      <w:r>
        <w:rPr>
          <w:rFonts w:cs="BT Curve"/>
        </w:rPr>
        <w:t xml:space="preserve">Deliver a </w:t>
      </w:r>
      <w:r w:rsidR="00AA7676">
        <w:rPr>
          <w:rFonts w:cs="BT Curve"/>
        </w:rPr>
        <w:t xml:space="preserve">set of developer-friendly APIs </w:t>
      </w:r>
      <w:r w:rsidR="00554D38">
        <w:rPr>
          <w:rFonts w:cs="BT Curve"/>
        </w:rPr>
        <w:t>to support all order and service journeys</w:t>
      </w:r>
      <w:r w:rsidR="00FA4C57">
        <w:rPr>
          <w:rFonts w:cs="BT Curve"/>
        </w:rPr>
        <w:t>.</w:t>
      </w:r>
    </w:p>
    <w:p w14:paraId="48FDD09F" w14:textId="2671FF0E" w:rsidR="008F55AE" w:rsidRPr="008A7807" w:rsidRDefault="008F55AE" w:rsidP="00437687">
      <w:pPr>
        <w:pStyle w:val="ListBullet"/>
        <w:numPr>
          <w:ilvl w:val="0"/>
          <w:numId w:val="99"/>
        </w:numPr>
        <w:rPr>
          <w:rFonts w:cs="BT Curve"/>
        </w:rPr>
      </w:pPr>
      <w:r w:rsidRPr="008A7807">
        <w:rPr>
          <w:rFonts w:cs="BT Curve"/>
        </w:rPr>
        <w:t xml:space="preserve">Rapidly onboard customers </w:t>
      </w:r>
      <w:r w:rsidR="00FA4C57">
        <w:rPr>
          <w:rFonts w:cs="BT Curve"/>
        </w:rPr>
        <w:t xml:space="preserve">(i.e. set up customers to order products) </w:t>
      </w:r>
      <w:r w:rsidRPr="008A7807">
        <w:rPr>
          <w:rFonts w:cs="BT Curve"/>
        </w:rPr>
        <w:t xml:space="preserve">through </w:t>
      </w:r>
      <w:r w:rsidR="000F7054" w:rsidRPr="008A7807">
        <w:rPr>
          <w:rFonts w:cs="BT Curve"/>
        </w:rPr>
        <w:t>end-to-end</w:t>
      </w:r>
      <w:r w:rsidR="00BA7C89" w:rsidRPr="008A7807">
        <w:rPr>
          <w:rFonts w:cs="BT Curve"/>
        </w:rPr>
        <w:t xml:space="preserve"> automated onboarding processes</w:t>
      </w:r>
      <w:r w:rsidR="00FA4C57">
        <w:rPr>
          <w:rFonts w:cs="BT Curve"/>
        </w:rPr>
        <w:t>.</w:t>
      </w:r>
    </w:p>
    <w:p w14:paraId="64FCDA74" w14:textId="166E6300" w:rsidR="003C179F" w:rsidRPr="008A7807" w:rsidRDefault="004B2753" w:rsidP="00437687">
      <w:pPr>
        <w:pStyle w:val="ListBullet"/>
        <w:numPr>
          <w:ilvl w:val="0"/>
          <w:numId w:val="99"/>
        </w:numPr>
        <w:rPr>
          <w:rFonts w:cs="BT Curve"/>
        </w:rPr>
      </w:pPr>
      <w:r w:rsidRPr="008A7807">
        <w:rPr>
          <w:rFonts w:cs="BT Curve"/>
        </w:rPr>
        <w:t>Accelerate time to market for new strategic products</w:t>
      </w:r>
      <w:r w:rsidR="00BC4D9C" w:rsidRPr="008A7807">
        <w:rPr>
          <w:rFonts w:cs="BT Curve"/>
        </w:rPr>
        <w:t xml:space="preserve"> through </w:t>
      </w:r>
      <w:r w:rsidR="00317CB1" w:rsidRPr="008A7807">
        <w:rPr>
          <w:rFonts w:cs="BT Curve"/>
        </w:rPr>
        <w:t>reusable APIs and shared UI components</w:t>
      </w:r>
      <w:r w:rsidRPr="008A7807">
        <w:rPr>
          <w:rFonts w:cs="BT Curve"/>
        </w:rPr>
        <w:t>.</w:t>
      </w:r>
    </w:p>
    <w:p w14:paraId="59D5F806" w14:textId="5D9BCE33" w:rsidR="002068E6" w:rsidRPr="002068E6" w:rsidRDefault="002068E6" w:rsidP="00F93F6D">
      <w:pPr>
        <w:pStyle w:val="ListBullet"/>
        <w:tabs>
          <w:tab w:val="clear" w:pos="360"/>
          <w:tab w:val="num" w:pos="720"/>
        </w:tabs>
        <w:ind w:left="720"/>
      </w:pPr>
      <w:r w:rsidRPr="2920F8D0">
        <w:rPr>
          <w:rFonts w:cs="BT Curve"/>
        </w:rPr>
        <w:t>Deliver bulk upload and bulk ordering functionality to streamline partner ordering for high volume and complex scenarios.</w:t>
      </w:r>
      <w:r w:rsidR="33C5452D" w:rsidRPr="2920F8D0">
        <w:rPr>
          <w:rFonts w:cs="BT Curve"/>
        </w:rPr>
        <w:t xml:space="preserve"> </w:t>
      </w:r>
      <w:r w:rsidR="0D0BB2DF" w:rsidRPr="2920F8D0">
        <w:rPr>
          <w:rFonts w:cs="BT Curve"/>
        </w:rPr>
        <w:t>(Understand the complexity of bulk upload and revisit)</w:t>
      </w:r>
    </w:p>
    <w:p w14:paraId="53947723" w14:textId="7CF9C37B" w:rsidR="00AE2379" w:rsidRDefault="004B2753" w:rsidP="00CD1AC1">
      <w:pPr>
        <w:pStyle w:val="ListBullet"/>
        <w:numPr>
          <w:ilvl w:val="0"/>
          <w:numId w:val="99"/>
        </w:numPr>
        <w:rPr>
          <w:rFonts w:cs="BT Curve"/>
        </w:rPr>
      </w:pPr>
      <w:r w:rsidRPr="005A505C">
        <w:rPr>
          <w:rFonts w:cs="BT Curve"/>
        </w:rPr>
        <w:t xml:space="preserve">Create a scalable foundation to enable product bundling and future </w:t>
      </w:r>
      <w:r w:rsidR="00961001" w:rsidRPr="005A505C">
        <w:rPr>
          <w:rFonts w:cs="BT Curve"/>
        </w:rPr>
        <w:t xml:space="preserve">products and </w:t>
      </w:r>
      <w:r w:rsidR="00F61463" w:rsidRPr="005A505C">
        <w:rPr>
          <w:rFonts w:cs="BT Curve"/>
        </w:rPr>
        <w:t xml:space="preserve">additional </w:t>
      </w:r>
      <w:r w:rsidR="000F7054" w:rsidRPr="005A505C">
        <w:rPr>
          <w:rFonts w:cs="BT Curve"/>
        </w:rPr>
        <w:t>customer online journeys</w:t>
      </w:r>
      <w:r w:rsidRPr="005A505C">
        <w:rPr>
          <w:rFonts w:cs="BT Curve"/>
        </w:rPr>
        <w:t>.</w:t>
      </w:r>
    </w:p>
    <w:p w14:paraId="753B07B3" w14:textId="41F5F48B" w:rsidR="00CD1AC1" w:rsidRPr="00CD1AC1" w:rsidRDefault="00300C57" w:rsidP="00CD1AC1">
      <w:pPr>
        <w:pStyle w:val="ListBullet"/>
        <w:numPr>
          <w:ilvl w:val="0"/>
          <w:numId w:val="99"/>
        </w:numPr>
        <w:rPr>
          <w:rFonts w:cs="BT Curve"/>
        </w:rPr>
      </w:pPr>
      <w:r w:rsidRPr="005A505C">
        <w:rPr>
          <w:rFonts w:cs="BT Curve"/>
        </w:rPr>
        <w:t xml:space="preserve">Provide tools for </w:t>
      </w:r>
      <w:r w:rsidR="00EB2E46" w:rsidRPr="005A505C">
        <w:rPr>
          <w:rFonts w:cs="BT Curve"/>
        </w:rPr>
        <w:t>resellers</w:t>
      </w:r>
      <w:r w:rsidRPr="005A505C">
        <w:rPr>
          <w:rFonts w:cs="BT Curve"/>
        </w:rPr>
        <w:t xml:space="preserve"> to manage </w:t>
      </w:r>
      <w:r w:rsidR="00CD1447" w:rsidRPr="005A505C">
        <w:rPr>
          <w:rFonts w:cs="BT Curve"/>
        </w:rPr>
        <w:t xml:space="preserve">both </w:t>
      </w:r>
      <w:r w:rsidRPr="005A505C">
        <w:rPr>
          <w:rFonts w:cs="BT Curve"/>
        </w:rPr>
        <w:t xml:space="preserve">their own </w:t>
      </w:r>
      <w:r w:rsidR="00CD1447" w:rsidRPr="005A505C">
        <w:rPr>
          <w:rFonts w:cs="BT Curve"/>
        </w:rPr>
        <w:t xml:space="preserve">users’ </w:t>
      </w:r>
      <w:r w:rsidRPr="005A505C">
        <w:rPr>
          <w:rFonts w:cs="BT Curve"/>
        </w:rPr>
        <w:t xml:space="preserve">access </w:t>
      </w:r>
      <w:r w:rsidR="004238DB" w:rsidRPr="005A505C">
        <w:rPr>
          <w:rFonts w:cs="BT Curve"/>
        </w:rPr>
        <w:t xml:space="preserve">and those of their sub-resellers </w:t>
      </w:r>
      <w:r w:rsidRPr="005A505C">
        <w:rPr>
          <w:rFonts w:cs="BT Curve"/>
        </w:rPr>
        <w:t>via role-based access control</w:t>
      </w:r>
      <w:r w:rsidR="004238DB" w:rsidRPr="005A505C">
        <w:rPr>
          <w:rFonts w:cs="BT Curve"/>
        </w:rPr>
        <w:t>.</w:t>
      </w:r>
    </w:p>
    <w:p w14:paraId="1C6D3C2F" w14:textId="53BB157B" w:rsidR="00551469" w:rsidRPr="008A7807" w:rsidRDefault="226F8784" w:rsidP="00F93F6D">
      <w:pPr>
        <w:pStyle w:val="ListBullet"/>
        <w:tabs>
          <w:tab w:val="clear" w:pos="360"/>
          <w:tab w:val="num" w:pos="720"/>
        </w:tabs>
        <w:ind w:left="720"/>
        <w:rPr>
          <w:rFonts w:cs="BT Curve"/>
        </w:rPr>
      </w:pPr>
      <w:r w:rsidRPr="117BB036">
        <w:rPr>
          <w:rFonts w:cs="BT Curve"/>
        </w:rPr>
        <w:t>Offer integrated</w:t>
      </w:r>
      <w:r w:rsidR="288A676C" w:rsidRPr="117BB036">
        <w:rPr>
          <w:rFonts w:cs="BT Curve"/>
        </w:rPr>
        <w:t xml:space="preserve"> customer reporting</w:t>
      </w:r>
      <w:r w:rsidR="237F45AD" w:rsidRPr="117BB036">
        <w:rPr>
          <w:rFonts w:cs="BT Curve"/>
        </w:rPr>
        <w:t xml:space="preserve"> tools</w:t>
      </w:r>
      <w:r w:rsidR="25316210" w:rsidRPr="117BB036">
        <w:rPr>
          <w:rFonts w:cs="BT Curve"/>
        </w:rPr>
        <w:t xml:space="preserve"> </w:t>
      </w:r>
      <w:r w:rsidR="0039FBF4" w:rsidRPr="117BB036">
        <w:rPr>
          <w:rFonts w:cs="BT Curve"/>
        </w:rPr>
        <w:t>with the portal</w:t>
      </w:r>
      <w:r w:rsidR="288A676C" w:rsidRPr="117BB036">
        <w:rPr>
          <w:rFonts w:cs="BT Curve"/>
        </w:rPr>
        <w:t xml:space="preserve"> </w:t>
      </w:r>
      <w:r w:rsidR="237F45AD" w:rsidRPr="117BB036">
        <w:rPr>
          <w:rFonts w:cs="BT Curve"/>
        </w:rPr>
        <w:t>(</w:t>
      </w:r>
      <w:r w:rsidR="38E4C060" w:rsidRPr="117BB036">
        <w:rPr>
          <w:rFonts w:cs="BT Curve"/>
        </w:rPr>
        <w:t xml:space="preserve">to replace </w:t>
      </w:r>
      <w:r w:rsidR="237F45AD" w:rsidRPr="117BB036">
        <w:rPr>
          <w:rFonts w:cs="BT Curve"/>
        </w:rPr>
        <w:t xml:space="preserve">WCR </w:t>
      </w:r>
      <w:r w:rsidR="288A676C" w:rsidRPr="117BB036">
        <w:rPr>
          <w:rFonts w:cs="BT Curve"/>
        </w:rPr>
        <w:t xml:space="preserve">once </w:t>
      </w:r>
      <w:r w:rsidR="2DCF423D" w:rsidRPr="117BB036">
        <w:rPr>
          <w:rFonts w:cs="BT Curve"/>
        </w:rPr>
        <w:t>the data</w:t>
      </w:r>
      <w:r w:rsidR="1CC1F612" w:rsidRPr="117BB036">
        <w:rPr>
          <w:rFonts w:cs="BT Curve"/>
        </w:rPr>
        <w:t xml:space="preserve"> has</w:t>
      </w:r>
      <w:r w:rsidR="2DCF423D" w:rsidRPr="117BB036">
        <w:rPr>
          <w:rFonts w:cs="BT Curve"/>
        </w:rPr>
        <w:t xml:space="preserve"> </w:t>
      </w:r>
      <w:r w:rsidR="288A676C" w:rsidRPr="117BB036">
        <w:rPr>
          <w:rFonts w:cs="BT Curve"/>
        </w:rPr>
        <w:t>moved to GCP/Qlik</w:t>
      </w:r>
      <w:r w:rsidR="25316210" w:rsidRPr="117BB036">
        <w:rPr>
          <w:rFonts w:cs="BT Curve"/>
        </w:rPr>
        <w:t>)</w:t>
      </w:r>
      <w:r w:rsidR="384E9A6E" w:rsidRPr="117BB036">
        <w:rPr>
          <w:rFonts w:cs="BT Curve"/>
        </w:rPr>
        <w:t>.</w:t>
      </w:r>
    </w:p>
    <w:p w14:paraId="409770E4" w14:textId="1ECE13BF" w:rsidR="0080249B" w:rsidRDefault="004E7815" w:rsidP="000A49DC">
      <w:pPr>
        <w:pStyle w:val="ListBullet"/>
        <w:numPr>
          <w:ilvl w:val="0"/>
          <w:numId w:val="99"/>
        </w:numPr>
        <w:rPr>
          <w:rFonts w:cs="BT Curve"/>
        </w:rPr>
      </w:pPr>
      <w:commentRangeStart w:id="34"/>
      <w:commentRangeStart w:id="35"/>
      <w:r>
        <w:rPr>
          <w:rFonts w:cs="BT Curve"/>
        </w:rPr>
        <w:t xml:space="preserve">Create </w:t>
      </w:r>
      <w:r w:rsidR="0080249B" w:rsidRPr="008A7807">
        <w:rPr>
          <w:rFonts w:cs="BT Curve"/>
        </w:rPr>
        <w:t xml:space="preserve">a </w:t>
      </w:r>
      <w:r>
        <w:rPr>
          <w:rFonts w:cs="BT Curve"/>
        </w:rPr>
        <w:t xml:space="preserve">CMS-managed </w:t>
      </w:r>
      <w:r w:rsidR="0080249B" w:rsidRPr="008A7807">
        <w:rPr>
          <w:rFonts w:cs="BT Curve"/>
        </w:rPr>
        <w:t xml:space="preserve">repository for </w:t>
      </w:r>
      <w:r w:rsidR="005C4F59">
        <w:rPr>
          <w:rFonts w:cs="BT Curve"/>
        </w:rPr>
        <w:t xml:space="preserve">documents and other </w:t>
      </w:r>
      <w:r w:rsidR="00304BB6" w:rsidRPr="008A7807">
        <w:rPr>
          <w:rFonts w:cs="BT Curve"/>
        </w:rPr>
        <w:t>content accessible by logged-in users only e.g. product handbooks, service plans</w:t>
      </w:r>
      <w:r w:rsidR="005C4F59">
        <w:rPr>
          <w:rFonts w:cs="BT Curve"/>
        </w:rPr>
        <w:t>.</w:t>
      </w:r>
      <w:commentRangeEnd w:id="34"/>
      <w:r w:rsidR="004A5DCC">
        <w:rPr>
          <w:rStyle w:val="CommentReference"/>
          <w:rFonts w:cs="BT Curve"/>
          <w:sz w:val="22"/>
          <w:szCs w:val="22"/>
        </w:rPr>
        <w:commentReference w:id="34"/>
      </w:r>
      <w:commentRangeEnd w:id="35"/>
      <w:r w:rsidR="006E2C3D">
        <w:rPr>
          <w:rStyle w:val="CommentReference"/>
          <w:rFonts w:cs="BT Curve"/>
          <w:sz w:val="22"/>
          <w:szCs w:val="22"/>
        </w:rPr>
        <w:commentReference w:id="35"/>
      </w:r>
    </w:p>
    <w:p w14:paraId="0EC62FA8" w14:textId="1D14D7B8" w:rsidR="00376F79" w:rsidRPr="000A6131" w:rsidRDefault="000A6131" w:rsidP="000A49DC">
      <w:pPr>
        <w:pStyle w:val="ListBullet"/>
        <w:numPr>
          <w:ilvl w:val="0"/>
          <w:numId w:val="99"/>
        </w:numPr>
        <w:rPr>
          <w:rFonts w:cs="BT Curve"/>
          <w:highlight w:val="yellow"/>
        </w:rPr>
      </w:pPr>
      <w:r w:rsidRPr="000A6131">
        <w:rPr>
          <w:rFonts w:cs="BT Curve"/>
          <w:highlight w:val="yellow"/>
        </w:rPr>
        <w:t>AI</w:t>
      </w:r>
      <w:r w:rsidR="000C4BFA">
        <w:rPr>
          <w:rFonts w:cs="BT Curve"/>
          <w:highlight w:val="yellow"/>
        </w:rPr>
        <w:t xml:space="preserve"> </w:t>
      </w:r>
      <w:r w:rsidR="006C3A1D">
        <w:rPr>
          <w:rFonts w:cs="BT Curve"/>
          <w:highlight w:val="yellow"/>
        </w:rPr>
        <w:t xml:space="preserve">chatbot to be considered as </w:t>
      </w:r>
      <w:r w:rsidR="00E07E6A">
        <w:rPr>
          <w:rFonts w:cs="BT Curve"/>
          <w:highlight w:val="yellow"/>
        </w:rPr>
        <w:t xml:space="preserve">channel for </w:t>
      </w:r>
      <w:r w:rsidR="00BD3496">
        <w:rPr>
          <w:rFonts w:cs="BT Curve"/>
          <w:highlight w:val="yellow"/>
        </w:rPr>
        <w:t xml:space="preserve">answering </w:t>
      </w:r>
      <w:r w:rsidR="006E2C3D">
        <w:rPr>
          <w:rFonts w:cs="BT Curve"/>
          <w:highlight w:val="yellow"/>
        </w:rPr>
        <w:t xml:space="preserve">product </w:t>
      </w:r>
      <w:r w:rsidR="00EC325D">
        <w:rPr>
          <w:rFonts w:cs="BT Curve"/>
          <w:highlight w:val="yellow"/>
        </w:rPr>
        <w:t xml:space="preserve">and service </w:t>
      </w:r>
      <w:r w:rsidR="006E2C3D">
        <w:rPr>
          <w:rFonts w:cs="BT Curve"/>
          <w:highlight w:val="yellow"/>
        </w:rPr>
        <w:t>questions.</w:t>
      </w:r>
    </w:p>
    <w:p w14:paraId="50CF926B" w14:textId="563372C1" w:rsidR="009967C1" w:rsidRDefault="007A2831" w:rsidP="000A49DC">
      <w:pPr>
        <w:pStyle w:val="ListBullet"/>
        <w:numPr>
          <w:ilvl w:val="0"/>
          <w:numId w:val="99"/>
        </w:numPr>
        <w:rPr>
          <w:rFonts w:cs="BT Curve"/>
        </w:rPr>
      </w:pPr>
      <w:r>
        <w:rPr>
          <w:rFonts w:cs="BT Curve"/>
        </w:rPr>
        <w:t xml:space="preserve">Deliver </w:t>
      </w:r>
      <w:r w:rsidR="009967C1" w:rsidRPr="009967C1">
        <w:rPr>
          <w:rFonts w:cs="BT Curve"/>
        </w:rPr>
        <w:t xml:space="preserve">functionality for sending product briefings to partners / resellers and web repository </w:t>
      </w:r>
      <w:r w:rsidR="007868FB">
        <w:rPr>
          <w:rFonts w:cs="BT Curve"/>
        </w:rPr>
        <w:t xml:space="preserve">(RBAC controlled) </w:t>
      </w:r>
      <w:r w:rsidR="009967C1" w:rsidRPr="009967C1">
        <w:rPr>
          <w:rFonts w:cs="BT Curve"/>
        </w:rPr>
        <w:t>for historical briefings.</w:t>
      </w:r>
    </w:p>
    <w:p w14:paraId="453DCEEC" w14:textId="0A64C98D" w:rsidR="00DA3BFE" w:rsidRDefault="00852D08" w:rsidP="000A49DC">
      <w:pPr>
        <w:pStyle w:val="ListBullet"/>
        <w:numPr>
          <w:ilvl w:val="0"/>
          <w:numId w:val="99"/>
        </w:numPr>
        <w:rPr>
          <w:rFonts w:cs="BT Curve"/>
        </w:rPr>
      </w:pPr>
      <w:r w:rsidRPr="000A49DC">
        <w:rPr>
          <w:rFonts w:cs="BT Curve"/>
        </w:rPr>
        <w:t xml:space="preserve">Integrate journeys </w:t>
      </w:r>
      <w:r w:rsidRPr="007461A5">
        <w:rPr>
          <w:rFonts w:cs="BT Curve"/>
        </w:rPr>
        <w:t xml:space="preserve">from existing portals such as Vel or IP Exchange </w:t>
      </w:r>
      <w:r w:rsidRPr="000A49DC">
        <w:rPr>
          <w:rFonts w:cs="BT Curve"/>
        </w:rPr>
        <w:t>into the strategic portal, either by reusing and embedding journeys or by building new journeys aligned to the same standards and capabilities.</w:t>
      </w:r>
    </w:p>
    <w:p w14:paraId="6D82DB42" w14:textId="4C5412E2" w:rsidR="00F93F6D" w:rsidRPr="00852D08" w:rsidRDefault="00F93F6D" w:rsidP="000A49DC">
      <w:pPr>
        <w:pStyle w:val="ListBullet"/>
        <w:numPr>
          <w:ilvl w:val="0"/>
          <w:numId w:val="99"/>
        </w:numPr>
        <w:rPr>
          <w:rFonts w:cs="BT Curve"/>
        </w:rPr>
      </w:pPr>
      <w:r>
        <w:rPr>
          <w:rFonts w:cs="BT Curve"/>
        </w:rPr>
        <w:t xml:space="preserve">To be agreed – we will provide a window </w:t>
      </w:r>
      <w:r w:rsidR="0017118E">
        <w:rPr>
          <w:rFonts w:cs="BT Curve"/>
        </w:rPr>
        <w:t xml:space="preserve">into legacy products such as Ethernet </w:t>
      </w:r>
      <w:r w:rsidR="00B7559F">
        <w:rPr>
          <w:rFonts w:cs="BT Curve"/>
        </w:rPr>
        <w:t>via the portal without integration into Salesforce stack (</w:t>
      </w:r>
      <w:r w:rsidR="00042FE8">
        <w:rPr>
          <w:rFonts w:cs="BT Curve"/>
        </w:rPr>
        <w:t>subject to business prioritisation).</w:t>
      </w:r>
      <w:r w:rsidR="00B7559F">
        <w:rPr>
          <w:rFonts w:cs="BT Curve"/>
        </w:rPr>
        <w:t xml:space="preserve"> </w:t>
      </w:r>
    </w:p>
    <w:p w14:paraId="055D24ED" w14:textId="172E39BF" w:rsidR="006F2002" w:rsidRPr="008A7807" w:rsidRDefault="115ED921" w:rsidP="006D1AC9">
      <w:pPr>
        <w:pStyle w:val="Heading2"/>
      </w:pPr>
      <w:bookmarkStart w:id="36" w:name="_Toc232667901"/>
      <w:bookmarkEnd w:id="33"/>
      <w:r>
        <w:t>Out of scope</w:t>
      </w:r>
      <w:bookmarkEnd w:id="36"/>
    </w:p>
    <w:p w14:paraId="2BCE34F8" w14:textId="3C0567AE" w:rsidR="00457A74" w:rsidRDefault="62728010" w:rsidP="117BB036">
      <w:pPr>
        <w:pStyle w:val="ListBullet"/>
        <w:numPr>
          <w:ilvl w:val="0"/>
          <w:numId w:val="0"/>
        </w:numPr>
        <w:ind w:left="360"/>
        <w:rPr>
          <w:rFonts w:cs="BT Curve"/>
        </w:rPr>
      </w:pPr>
      <w:bookmarkStart w:id="37" w:name="OLE_LINK19"/>
      <w:r w:rsidRPr="117BB036">
        <w:rPr>
          <w:rFonts w:cs="BT Curve"/>
        </w:rPr>
        <w:t xml:space="preserve">Key areas that are associated with </w:t>
      </w:r>
      <w:r w:rsidR="580B9C7A" w:rsidRPr="117BB036">
        <w:rPr>
          <w:rFonts w:cs="BT Curve"/>
        </w:rPr>
        <w:t xml:space="preserve">existing portals may not be in the scope for this project. These items may be in the scope for other projects or </w:t>
      </w:r>
      <w:r w:rsidR="1BD76445" w:rsidRPr="117BB036">
        <w:rPr>
          <w:rFonts w:cs="BT Curve"/>
        </w:rPr>
        <w:t>reintroduced into this project at a later stage.</w:t>
      </w:r>
    </w:p>
    <w:p w14:paraId="79852F5F" w14:textId="7D8D2B97" w:rsidR="006F2002" w:rsidRPr="008A7807" w:rsidRDefault="006F2002" w:rsidP="00656E6F">
      <w:pPr>
        <w:pStyle w:val="ListBullet"/>
        <w:numPr>
          <w:ilvl w:val="0"/>
          <w:numId w:val="98"/>
        </w:numPr>
        <w:rPr>
          <w:rFonts w:cs="BT Curve"/>
        </w:rPr>
      </w:pPr>
      <w:bookmarkStart w:id="38" w:name="OLE_LINK18"/>
      <w:bookmarkEnd w:id="37"/>
      <w:r w:rsidRPr="008A7807">
        <w:rPr>
          <w:rFonts w:cs="BT Curve"/>
        </w:rPr>
        <w:t>This project does not aim to</w:t>
      </w:r>
      <w:r w:rsidR="00D07AEA" w:rsidRPr="008A7807">
        <w:rPr>
          <w:rFonts w:cs="BT Curve"/>
        </w:rPr>
        <w:t xml:space="preserve"> migrate customers or their product assets from legacy systems</w:t>
      </w:r>
      <w:r w:rsidR="00A869C5" w:rsidRPr="008A7807">
        <w:rPr>
          <w:rFonts w:cs="BT Curve"/>
        </w:rPr>
        <w:t xml:space="preserve"> although </w:t>
      </w:r>
      <w:r w:rsidR="00737C66" w:rsidRPr="008A7807">
        <w:rPr>
          <w:rFonts w:cs="BT Curve"/>
        </w:rPr>
        <w:t>journeys delivered as part of this project may facilitate that process.</w:t>
      </w:r>
    </w:p>
    <w:p w14:paraId="5BC5D175" w14:textId="63A7DF52" w:rsidR="003462E2" w:rsidRPr="008A7807" w:rsidRDefault="002F4CC5" w:rsidP="00656E6F">
      <w:pPr>
        <w:pStyle w:val="ListBullet"/>
        <w:numPr>
          <w:ilvl w:val="0"/>
          <w:numId w:val="98"/>
        </w:numPr>
        <w:rPr>
          <w:rFonts w:cs="BT Curve"/>
        </w:rPr>
      </w:pPr>
      <w:r w:rsidRPr="008A7807">
        <w:rPr>
          <w:rFonts w:cs="BT Curve"/>
        </w:rPr>
        <w:t xml:space="preserve">The initial scope of this </w:t>
      </w:r>
      <w:r w:rsidR="005C2C5E" w:rsidRPr="008A7807">
        <w:rPr>
          <w:rFonts w:cs="BT Curve"/>
        </w:rPr>
        <w:t>project w</w:t>
      </w:r>
      <w:r w:rsidR="003462E2" w:rsidRPr="008A7807">
        <w:rPr>
          <w:rFonts w:cs="BT Curve"/>
        </w:rPr>
        <w:t xml:space="preserve">ill not support </w:t>
      </w:r>
      <w:r w:rsidR="005C2C5E" w:rsidRPr="008A7807">
        <w:rPr>
          <w:rFonts w:cs="BT Curve"/>
        </w:rPr>
        <w:t xml:space="preserve">joint branding / </w:t>
      </w:r>
      <w:r w:rsidR="007B7D8C" w:rsidRPr="008A7807">
        <w:rPr>
          <w:rFonts w:cs="BT Curve"/>
        </w:rPr>
        <w:t>white labelling</w:t>
      </w:r>
      <w:r w:rsidRPr="008A7807">
        <w:rPr>
          <w:rFonts w:cs="BT Curve"/>
        </w:rPr>
        <w:t xml:space="preserve"> </w:t>
      </w:r>
      <w:r w:rsidR="005C2C5E" w:rsidRPr="008A7807">
        <w:rPr>
          <w:rFonts w:cs="BT Curve"/>
        </w:rPr>
        <w:t xml:space="preserve">of the portal to support resellers’ brands </w:t>
      </w:r>
      <w:r w:rsidR="005C2C5E" w:rsidRPr="008A7807">
        <w:rPr>
          <w:rFonts w:cs="BT Curve"/>
          <w:b/>
        </w:rPr>
        <w:t xml:space="preserve">although this </w:t>
      </w:r>
      <w:r w:rsidR="00361141" w:rsidRPr="008A7807">
        <w:rPr>
          <w:rFonts w:cs="BT Curve"/>
          <w:b/>
        </w:rPr>
        <w:t>is likely to</w:t>
      </w:r>
      <w:r w:rsidR="005C2C5E" w:rsidRPr="008A7807">
        <w:rPr>
          <w:rFonts w:cs="BT Curve"/>
          <w:b/>
        </w:rPr>
        <w:t xml:space="preserve"> be a future requirement</w:t>
      </w:r>
      <w:r w:rsidR="00963019" w:rsidRPr="008A7807">
        <w:rPr>
          <w:rFonts w:cs="BT Curve"/>
        </w:rPr>
        <w:t>.</w:t>
      </w:r>
    </w:p>
    <w:p w14:paraId="7D028FAE" w14:textId="1537F81B" w:rsidR="007744C0" w:rsidRDefault="00963019" w:rsidP="00656E6F">
      <w:pPr>
        <w:pStyle w:val="ListBullet"/>
        <w:numPr>
          <w:ilvl w:val="0"/>
          <w:numId w:val="98"/>
        </w:numPr>
        <w:rPr>
          <w:rFonts w:cs="BT Curve"/>
        </w:rPr>
      </w:pPr>
      <w:r w:rsidRPr="008A7807">
        <w:rPr>
          <w:rFonts w:cs="BT Curve"/>
        </w:rPr>
        <w:t xml:space="preserve">We will not attempt to </w:t>
      </w:r>
      <w:r w:rsidR="007744C0" w:rsidRPr="008A7807">
        <w:rPr>
          <w:rFonts w:cs="BT Curve"/>
        </w:rPr>
        <w:t xml:space="preserve">uplift or </w:t>
      </w:r>
      <w:r w:rsidRPr="008A7807">
        <w:rPr>
          <w:rFonts w:cs="BT Curve"/>
        </w:rPr>
        <w:t xml:space="preserve">consolidate the BT Wholesale web sites or to provide any </w:t>
      </w:r>
      <w:r w:rsidR="007744C0" w:rsidRPr="008A7807">
        <w:rPr>
          <w:rFonts w:cs="BT Curve"/>
        </w:rPr>
        <w:t>“L</w:t>
      </w:r>
      <w:r w:rsidR="00AC08AF" w:rsidRPr="008A7807">
        <w:rPr>
          <w:rFonts w:cs="BT Curve"/>
        </w:rPr>
        <w:t>earn</w:t>
      </w:r>
      <w:r w:rsidR="007744C0" w:rsidRPr="008A7807">
        <w:rPr>
          <w:rFonts w:cs="BT Curve"/>
        </w:rPr>
        <w:t>”</w:t>
      </w:r>
      <w:r w:rsidR="00AC08AF" w:rsidRPr="008A7807">
        <w:rPr>
          <w:rFonts w:cs="BT Curve"/>
        </w:rPr>
        <w:t xml:space="preserve"> pages</w:t>
      </w:r>
      <w:r w:rsidR="007744C0" w:rsidRPr="008A7807">
        <w:rPr>
          <w:rFonts w:cs="BT Curve"/>
        </w:rPr>
        <w:t>.</w:t>
      </w:r>
    </w:p>
    <w:p w14:paraId="2262E2E2" w14:textId="77777777" w:rsidR="008A7807" w:rsidRDefault="007744C0" w:rsidP="00656E6F">
      <w:pPr>
        <w:pStyle w:val="ListBullet"/>
        <w:numPr>
          <w:ilvl w:val="0"/>
          <w:numId w:val="98"/>
        </w:numPr>
        <w:rPr>
          <w:rFonts w:cs="BT Curve"/>
        </w:rPr>
      </w:pPr>
      <w:r w:rsidRPr="008A7807">
        <w:rPr>
          <w:rFonts w:cs="BT Curve"/>
        </w:rPr>
        <w:t xml:space="preserve">We will build upon </w:t>
      </w:r>
      <w:r w:rsidR="00B06078" w:rsidRPr="008A7807">
        <w:rPr>
          <w:rFonts w:cs="BT Curve"/>
        </w:rPr>
        <w:t>p</w:t>
      </w:r>
      <w:r w:rsidR="005B6C78" w:rsidRPr="008A7807">
        <w:rPr>
          <w:rFonts w:cs="BT Curve"/>
        </w:rPr>
        <w:t xml:space="preserve">roduct </w:t>
      </w:r>
      <w:r w:rsidR="00B06078" w:rsidRPr="008A7807">
        <w:rPr>
          <w:rFonts w:cs="BT Curve"/>
        </w:rPr>
        <w:t>and</w:t>
      </w:r>
      <w:r w:rsidR="005B6C78" w:rsidRPr="008A7807">
        <w:rPr>
          <w:rFonts w:cs="BT Curve"/>
        </w:rPr>
        <w:t xml:space="preserve"> billing capabilities</w:t>
      </w:r>
      <w:r w:rsidR="00B06078" w:rsidRPr="008A7807">
        <w:rPr>
          <w:rFonts w:cs="BT Curve"/>
        </w:rPr>
        <w:t xml:space="preserve"> delivered by other projects and will not deliver </w:t>
      </w:r>
      <w:r w:rsidR="00DD0453" w:rsidRPr="008A7807">
        <w:rPr>
          <w:rFonts w:cs="BT Curve"/>
        </w:rPr>
        <w:t>underlying</w:t>
      </w:r>
      <w:r w:rsidR="00B06078" w:rsidRPr="008A7807">
        <w:rPr>
          <w:rFonts w:cs="BT Curve"/>
        </w:rPr>
        <w:t xml:space="preserve"> capabilities within this project</w:t>
      </w:r>
      <w:r w:rsidR="00016716" w:rsidRPr="008A7807">
        <w:rPr>
          <w:rFonts w:cs="BT Curve"/>
        </w:rPr>
        <w:t>.</w:t>
      </w:r>
    </w:p>
    <w:p w14:paraId="7CDFB6FB" w14:textId="526590B8" w:rsidR="005B6C78" w:rsidRPr="008A7807" w:rsidRDefault="002857C3" w:rsidP="00656E6F">
      <w:pPr>
        <w:pStyle w:val="ListBullet"/>
        <w:numPr>
          <w:ilvl w:val="0"/>
          <w:numId w:val="98"/>
        </w:numPr>
        <w:rPr>
          <w:rFonts w:cs="BT Curve"/>
        </w:rPr>
      </w:pPr>
      <w:r>
        <w:rPr>
          <w:rFonts w:cs="BT Curve"/>
        </w:rPr>
        <w:t xml:space="preserve">We will not build </w:t>
      </w:r>
      <w:r w:rsidR="008A7807">
        <w:rPr>
          <w:rFonts w:cs="BT Curve"/>
        </w:rPr>
        <w:t>a mobile “app”</w:t>
      </w:r>
      <w:r w:rsidR="004264C2">
        <w:rPr>
          <w:rFonts w:cs="BT Curve"/>
        </w:rPr>
        <w:t xml:space="preserve">. </w:t>
      </w:r>
    </w:p>
    <w:p w14:paraId="412E44A1" w14:textId="7F8C1FD3" w:rsidR="003C179F" w:rsidRPr="008A7807" w:rsidRDefault="527B0AC8" w:rsidP="006D1AC9">
      <w:pPr>
        <w:pStyle w:val="Heading2"/>
      </w:pPr>
      <w:bookmarkStart w:id="39" w:name="_Toc232667902"/>
      <w:bookmarkEnd w:id="38"/>
      <w:r>
        <w:t>In-Scope Users</w:t>
      </w:r>
      <w:bookmarkEnd w:id="39"/>
    </w:p>
    <w:p w14:paraId="358B5B09" w14:textId="7FC49ABF" w:rsidR="00083B16" w:rsidRDefault="004264C2" w:rsidP="00CB4783">
      <w:pPr>
        <w:pStyle w:val="ListBullet"/>
        <w:numPr>
          <w:ilvl w:val="0"/>
          <w:numId w:val="0"/>
        </w:numPr>
        <w:rPr>
          <w:rFonts w:cs="BT Curve"/>
        </w:rPr>
      </w:pPr>
      <w:r>
        <w:rPr>
          <w:rFonts w:cs="BT Curve"/>
        </w:rPr>
        <w:t xml:space="preserve">The portal will support </w:t>
      </w:r>
      <w:r w:rsidR="00812498">
        <w:rPr>
          <w:rFonts w:cs="BT Curve"/>
        </w:rPr>
        <w:t>a range of user roles which can be applied to support role-based access control</w:t>
      </w:r>
      <w:r w:rsidR="000A4969">
        <w:rPr>
          <w:rFonts w:cs="BT Curve"/>
        </w:rPr>
        <w:t xml:space="preserve"> on the</w:t>
      </w:r>
      <w:r w:rsidR="00011DDB">
        <w:rPr>
          <w:rFonts w:cs="BT Curve"/>
        </w:rPr>
        <w:t xml:space="preserve"> </w:t>
      </w:r>
      <w:r w:rsidR="000A4969">
        <w:rPr>
          <w:rFonts w:cs="BT Curve"/>
        </w:rPr>
        <w:t>portal</w:t>
      </w:r>
      <w:r w:rsidR="00164F33">
        <w:rPr>
          <w:rFonts w:cs="BT Curve"/>
        </w:rPr>
        <w:t>. The</w:t>
      </w:r>
      <w:r w:rsidR="0028384B">
        <w:rPr>
          <w:rFonts w:cs="BT Curve"/>
        </w:rPr>
        <w:t xml:space="preserve">se roles support </w:t>
      </w:r>
      <w:r w:rsidR="00F35882">
        <w:rPr>
          <w:rFonts w:cs="BT Curve"/>
        </w:rPr>
        <w:t xml:space="preserve">users </w:t>
      </w:r>
      <w:r w:rsidR="00CD25FB">
        <w:rPr>
          <w:rFonts w:cs="BT Curve"/>
        </w:rPr>
        <w:t xml:space="preserve">who may belong to </w:t>
      </w:r>
      <w:r w:rsidR="00584766">
        <w:rPr>
          <w:rFonts w:cs="BT Curve"/>
        </w:rPr>
        <w:t>Wholesale partners (resellers)</w:t>
      </w:r>
      <w:r w:rsidR="00F54551">
        <w:rPr>
          <w:rFonts w:cs="BT Curve"/>
        </w:rPr>
        <w:t xml:space="preserve"> or</w:t>
      </w:r>
      <w:r w:rsidR="00584766">
        <w:rPr>
          <w:rFonts w:cs="BT Curve"/>
        </w:rPr>
        <w:t xml:space="preserve"> sub-res</w:t>
      </w:r>
      <w:r w:rsidR="00F35882">
        <w:rPr>
          <w:rFonts w:cs="BT Curve"/>
        </w:rPr>
        <w:t>e</w:t>
      </w:r>
      <w:r w:rsidR="00584766">
        <w:rPr>
          <w:rFonts w:cs="BT Curve"/>
        </w:rPr>
        <w:t xml:space="preserve">llers </w:t>
      </w:r>
      <w:r w:rsidR="00F54551">
        <w:rPr>
          <w:rFonts w:cs="BT Curve"/>
        </w:rPr>
        <w:t>and also</w:t>
      </w:r>
      <w:r w:rsidR="00584766">
        <w:rPr>
          <w:rFonts w:cs="BT Curve"/>
        </w:rPr>
        <w:t xml:space="preserve"> </w:t>
      </w:r>
      <w:r w:rsidR="00F35882">
        <w:rPr>
          <w:rFonts w:cs="BT Curve"/>
        </w:rPr>
        <w:t>internal BT colleagues.</w:t>
      </w:r>
    </w:p>
    <w:p w14:paraId="505D1A27" w14:textId="77777777" w:rsidR="0099742B" w:rsidRDefault="0099742B" w:rsidP="0099742B">
      <w:pPr>
        <w:pStyle w:val="ListBullet"/>
        <w:numPr>
          <w:ilvl w:val="0"/>
          <w:numId w:val="0"/>
        </w:numPr>
        <w:ind w:left="360" w:hanging="360"/>
        <w:rPr>
          <w:rFonts w:cs="BT Curve"/>
        </w:rPr>
      </w:pPr>
    </w:p>
    <w:p w14:paraId="13F18F67" w14:textId="59306A62" w:rsidR="110A8082" w:rsidRDefault="6E2916EE" w:rsidP="00F57D4D">
      <w:r>
        <w:t xml:space="preserve">Table - </w:t>
      </w:r>
      <w:r w:rsidR="2F97052A">
        <w:t>Developer &amp; Integration Users (API Consumers)</w:t>
      </w:r>
    </w:p>
    <w:tbl>
      <w:tblPr>
        <w:tblW w:w="0" w:type="auto"/>
        <w:tblLook w:val="06A0" w:firstRow="1" w:lastRow="0" w:firstColumn="1" w:lastColumn="0" w:noHBand="1" w:noVBand="1"/>
      </w:tblPr>
      <w:tblGrid>
        <w:gridCol w:w="1598"/>
        <w:gridCol w:w="1806"/>
        <w:gridCol w:w="2097"/>
        <w:gridCol w:w="3436"/>
      </w:tblGrid>
      <w:tr w:rsidR="00877B1B" w14:paraId="06CE30B5" w14:textId="77777777" w:rsidTr="117BB036">
        <w:trPr>
          <w:trHeight w:val="300"/>
        </w:trPr>
        <w:tc>
          <w:tcPr>
            <w:tcW w:w="159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75CB3B75" w14:textId="0970B298" w:rsidR="634AA3EE" w:rsidRDefault="634AA3EE" w:rsidP="005758AA">
            <w:pPr>
              <w:spacing w:after="0" w:line="300" w:lineRule="auto"/>
              <w:jc w:val="center"/>
              <w:rPr>
                <w:b/>
                <w:bCs/>
              </w:rPr>
            </w:pPr>
            <w:bookmarkStart w:id="40" w:name="_Hlk233568999"/>
            <w:commentRangeStart w:id="41"/>
            <w:commentRangeStart w:id="42"/>
            <w:r w:rsidRPr="634AA3EE">
              <w:rPr>
                <w:b/>
                <w:bCs/>
              </w:rPr>
              <w:t>Persona</w:t>
            </w:r>
          </w:p>
        </w:tc>
        <w:tc>
          <w:tcPr>
            <w:tcW w:w="1806"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F216650" w14:textId="7187FF85" w:rsidR="634AA3EE" w:rsidRDefault="634AA3EE" w:rsidP="005758AA">
            <w:pPr>
              <w:spacing w:after="0" w:line="300" w:lineRule="auto"/>
              <w:jc w:val="center"/>
              <w:rPr>
                <w:b/>
                <w:bCs/>
              </w:rPr>
            </w:pPr>
            <w:r w:rsidRPr="634AA3EE">
              <w:rPr>
                <w:b/>
                <w:bCs/>
              </w:rPr>
              <w:t>Who they are</w:t>
            </w:r>
          </w:p>
        </w:tc>
        <w:tc>
          <w:tcPr>
            <w:tcW w:w="209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F8F88E5" w14:textId="012FC538" w:rsidR="634AA3EE" w:rsidRDefault="634AA3EE" w:rsidP="005758AA">
            <w:pPr>
              <w:spacing w:after="0" w:line="300" w:lineRule="auto"/>
              <w:jc w:val="center"/>
              <w:rPr>
                <w:b/>
                <w:bCs/>
              </w:rPr>
            </w:pPr>
            <w:r w:rsidRPr="634AA3EE">
              <w:rPr>
                <w:b/>
                <w:bCs/>
              </w:rPr>
              <w:t>Primary needs</w:t>
            </w:r>
          </w:p>
        </w:tc>
        <w:tc>
          <w:tcPr>
            <w:tcW w:w="3436"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0109C5E" w14:textId="72276849" w:rsidR="634AA3EE" w:rsidRDefault="634AA3EE" w:rsidP="005758AA">
            <w:pPr>
              <w:spacing w:after="0" w:line="300" w:lineRule="auto"/>
              <w:jc w:val="center"/>
              <w:rPr>
                <w:b/>
                <w:bCs/>
              </w:rPr>
            </w:pPr>
            <w:r w:rsidRPr="634AA3EE">
              <w:rPr>
                <w:b/>
                <w:bCs/>
              </w:rPr>
              <w:t>Key journeys &amp; capabilities</w:t>
            </w:r>
          </w:p>
        </w:tc>
      </w:tr>
      <w:tr w:rsidR="00B776DF" w14:paraId="4A1815E9" w14:textId="77777777" w:rsidTr="117BB036">
        <w:trPr>
          <w:trHeight w:val="300"/>
        </w:trPr>
        <w:tc>
          <w:tcPr>
            <w:tcW w:w="159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AFC127C" w14:textId="7FD56E23" w:rsidR="634AA3EE" w:rsidRDefault="634AA3EE" w:rsidP="005758AA">
            <w:pPr>
              <w:spacing w:after="0" w:line="300" w:lineRule="auto"/>
              <w:jc w:val="center"/>
              <w:rPr>
                <w:b/>
                <w:bCs/>
              </w:rPr>
            </w:pPr>
            <w:r w:rsidRPr="634AA3EE">
              <w:rPr>
                <w:b/>
                <w:bCs/>
              </w:rPr>
              <w:t>Reseller Admin</w:t>
            </w:r>
          </w:p>
        </w:tc>
        <w:tc>
          <w:tcPr>
            <w:tcW w:w="1806" w:type="dxa"/>
            <w:tcBorders>
              <w:top w:val="single" w:sz="6" w:space="0" w:color="E6E6E6"/>
              <w:left w:val="single" w:sz="6" w:space="0" w:color="E6E6E6"/>
              <w:bottom w:val="single" w:sz="6" w:space="0" w:color="E6E6E6"/>
              <w:right w:val="single" w:sz="6" w:space="0" w:color="E6E6E6"/>
            </w:tcBorders>
            <w:vAlign w:val="center"/>
          </w:tcPr>
          <w:p w14:paraId="09CEE6C7" w14:textId="105FD21F" w:rsidR="634AA3EE" w:rsidRDefault="634AA3EE" w:rsidP="005758AA">
            <w:pPr>
              <w:spacing w:after="0" w:line="300" w:lineRule="auto"/>
            </w:pPr>
            <w:r>
              <w:t>Administrator at a Wholesale Partner with a direct commercial relationship with BT Wholesale</w:t>
            </w:r>
          </w:p>
        </w:tc>
        <w:tc>
          <w:tcPr>
            <w:tcW w:w="2097" w:type="dxa"/>
            <w:tcBorders>
              <w:top w:val="single" w:sz="6" w:space="0" w:color="E6E6E6"/>
              <w:left w:val="single" w:sz="6" w:space="0" w:color="E6E6E6"/>
              <w:bottom w:val="single" w:sz="6" w:space="0" w:color="E6E6E6"/>
              <w:right w:val="single" w:sz="6" w:space="0" w:color="E6E6E6"/>
            </w:tcBorders>
            <w:vAlign w:val="center"/>
          </w:tcPr>
          <w:p w14:paraId="7C57847B" w14:textId="428593ED" w:rsidR="634AA3EE" w:rsidRDefault="634AA3EE" w:rsidP="005758AA">
            <w:pPr>
              <w:spacing w:after="0" w:line="300" w:lineRule="auto"/>
            </w:pPr>
            <w:r>
              <w:t>Control and oversight of organisation access and services</w:t>
            </w:r>
          </w:p>
        </w:tc>
        <w:tc>
          <w:tcPr>
            <w:tcW w:w="3436" w:type="dxa"/>
            <w:tcBorders>
              <w:top w:val="single" w:sz="6" w:space="0" w:color="E6E6E6"/>
              <w:left w:val="single" w:sz="6" w:space="0" w:color="E6E6E6"/>
              <w:bottom w:val="single" w:sz="6" w:space="0" w:color="E6E6E6"/>
              <w:right w:val="single" w:sz="6" w:space="0" w:color="E6E6E6"/>
            </w:tcBorders>
            <w:vAlign w:val="center"/>
          </w:tcPr>
          <w:p w14:paraId="198889A4" w14:textId="02ECB0F7" w:rsidR="634AA3EE" w:rsidRDefault="634AA3EE" w:rsidP="005758AA">
            <w:pPr>
              <w:spacing w:after="0" w:line="300" w:lineRule="auto"/>
            </w:pPr>
            <w:r>
              <w:t>Manage users and roles, onboard sub</w:t>
            </w:r>
            <w:r>
              <w:noBreakHyphen/>
              <w:t xml:space="preserve">resellers, </w:t>
            </w:r>
            <w:r w:rsidR="00094270">
              <w:t>access to all portal  journeys</w:t>
            </w:r>
            <w:r w:rsidR="006A0AC7">
              <w:t xml:space="preserve"> relevant to their </w:t>
            </w:r>
            <w:r w:rsidR="00754119">
              <w:t>product access.</w:t>
            </w:r>
          </w:p>
        </w:tc>
      </w:tr>
      <w:tr w:rsidR="00B776DF" w14:paraId="4A5CB5FA" w14:textId="77777777" w:rsidTr="117BB036">
        <w:trPr>
          <w:trHeight w:val="300"/>
        </w:trPr>
        <w:tc>
          <w:tcPr>
            <w:tcW w:w="159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1882906" w14:textId="2DD2FA61" w:rsidR="634AA3EE" w:rsidRDefault="634AA3EE" w:rsidP="005758AA">
            <w:pPr>
              <w:spacing w:after="0" w:line="300" w:lineRule="auto"/>
              <w:jc w:val="center"/>
              <w:rPr>
                <w:b/>
                <w:bCs/>
              </w:rPr>
            </w:pPr>
            <w:r w:rsidRPr="634AA3EE">
              <w:rPr>
                <w:b/>
                <w:bCs/>
              </w:rPr>
              <w:t>Reseller User</w:t>
            </w:r>
          </w:p>
        </w:tc>
        <w:tc>
          <w:tcPr>
            <w:tcW w:w="1806" w:type="dxa"/>
            <w:tcBorders>
              <w:top w:val="single" w:sz="6" w:space="0" w:color="E6E6E6"/>
              <w:left w:val="single" w:sz="6" w:space="0" w:color="E6E6E6"/>
              <w:bottom w:val="single" w:sz="6" w:space="0" w:color="E6E6E6"/>
              <w:right w:val="single" w:sz="6" w:space="0" w:color="E6E6E6"/>
            </w:tcBorders>
            <w:vAlign w:val="center"/>
          </w:tcPr>
          <w:p w14:paraId="60C3AB5B" w14:textId="261DEABB" w:rsidR="634AA3EE" w:rsidRDefault="634AA3EE" w:rsidP="005758AA">
            <w:pPr>
              <w:spacing w:after="0" w:line="300" w:lineRule="auto"/>
            </w:pPr>
            <w:r>
              <w:t>Operational user at a Wholesale Partner</w:t>
            </w:r>
          </w:p>
        </w:tc>
        <w:tc>
          <w:tcPr>
            <w:tcW w:w="2097" w:type="dxa"/>
            <w:tcBorders>
              <w:top w:val="single" w:sz="6" w:space="0" w:color="E6E6E6"/>
              <w:left w:val="single" w:sz="6" w:space="0" w:color="E6E6E6"/>
              <w:bottom w:val="single" w:sz="6" w:space="0" w:color="E6E6E6"/>
              <w:right w:val="single" w:sz="6" w:space="0" w:color="E6E6E6"/>
            </w:tcBorders>
            <w:vAlign w:val="center"/>
          </w:tcPr>
          <w:p w14:paraId="1391E797" w14:textId="17B1BF56" w:rsidR="634AA3EE" w:rsidRDefault="634AA3EE" w:rsidP="005758AA">
            <w:pPr>
              <w:spacing w:after="0" w:line="300" w:lineRule="auto"/>
            </w:pPr>
            <w:r>
              <w:t>Efficient execution of day</w:t>
            </w:r>
            <w:r>
              <w:noBreakHyphen/>
              <w:t>to</w:t>
            </w:r>
            <w:r>
              <w:noBreakHyphen/>
              <w:t>day service tasks</w:t>
            </w:r>
          </w:p>
        </w:tc>
        <w:tc>
          <w:tcPr>
            <w:tcW w:w="3436" w:type="dxa"/>
            <w:tcBorders>
              <w:top w:val="single" w:sz="6" w:space="0" w:color="E6E6E6"/>
              <w:left w:val="single" w:sz="6" w:space="0" w:color="E6E6E6"/>
              <w:bottom w:val="single" w:sz="6" w:space="0" w:color="E6E6E6"/>
              <w:right w:val="single" w:sz="6" w:space="0" w:color="E6E6E6"/>
            </w:tcBorders>
            <w:vAlign w:val="center"/>
          </w:tcPr>
          <w:p w14:paraId="02891505" w14:textId="4B719480" w:rsidR="634AA3EE" w:rsidRDefault="634AA3EE" w:rsidP="005758AA">
            <w:pPr>
              <w:spacing w:after="0" w:line="300" w:lineRule="auto"/>
            </w:pPr>
            <w:r>
              <w:t>Place and track orders, amend or cancel services, view assets, run diagnostics, raise and track faults, view service status and appointments</w:t>
            </w:r>
            <w:r w:rsidR="007D1058">
              <w:t xml:space="preserve"> as </w:t>
            </w:r>
            <w:r w:rsidR="00AF4E40">
              <w:t>enabled throu</w:t>
            </w:r>
            <w:r w:rsidR="002E6527">
              <w:t>gh RBAC</w:t>
            </w:r>
          </w:p>
        </w:tc>
      </w:tr>
      <w:tr w:rsidR="00B776DF" w14:paraId="55708D54" w14:textId="77777777" w:rsidTr="117BB036">
        <w:trPr>
          <w:trHeight w:val="300"/>
        </w:trPr>
        <w:tc>
          <w:tcPr>
            <w:tcW w:w="159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66FA726" w14:textId="0A0E1C67" w:rsidR="634AA3EE" w:rsidRDefault="634AA3EE" w:rsidP="005758AA">
            <w:pPr>
              <w:spacing w:after="0" w:line="300" w:lineRule="auto"/>
              <w:jc w:val="center"/>
              <w:rPr>
                <w:b/>
                <w:bCs/>
              </w:rPr>
            </w:pPr>
            <w:r w:rsidRPr="634AA3EE">
              <w:rPr>
                <w:b/>
                <w:bCs/>
              </w:rPr>
              <w:t>Sub</w:t>
            </w:r>
            <w:r>
              <w:noBreakHyphen/>
            </w:r>
            <w:r w:rsidRPr="634AA3EE">
              <w:rPr>
                <w:b/>
                <w:bCs/>
              </w:rPr>
              <w:t>Reseller Admin</w:t>
            </w:r>
          </w:p>
        </w:tc>
        <w:tc>
          <w:tcPr>
            <w:tcW w:w="1806" w:type="dxa"/>
            <w:tcBorders>
              <w:top w:val="single" w:sz="6" w:space="0" w:color="E6E6E6"/>
              <w:left w:val="single" w:sz="6" w:space="0" w:color="E6E6E6"/>
              <w:bottom w:val="single" w:sz="6" w:space="0" w:color="E6E6E6"/>
              <w:right w:val="single" w:sz="6" w:space="0" w:color="E6E6E6"/>
            </w:tcBorders>
            <w:vAlign w:val="center"/>
          </w:tcPr>
          <w:p w14:paraId="0E5E587A" w14:textId="7AC777D4" w:rsidR="634AA3EE" w:rsidRDefault="634AA3EE" w:rsidP="005758AA">
            <w:pPr>
              <w:spacing w:after="0" w:line="300" w:lineRule="auto"/>
            </w:pPr>
            <w:r>
              <w:t>Administrator at a Sub</w:t>
            </w:r>
            <w:r>
              <w:noBreakHyphen/>
              <w:t>Reseller organisation operating under a primary Reseller</w:t>
            </w:r>
          </w:p>
        </w:tc>
        <w:tc>
          <w:tcPr>
            <w:tcW w:w="2097" w:type="dxa"/>
            <w:tcBorders>
              <w:top w:val="single" w:sz="6" w:space="0" w:color="E6E6E6"/>
              <w:left w:val="single" w:sz="6" w:space="0" w:color="E6E6E6"/>
              <w:bottom w:val="single" w:sz="6" w:space="0" w:color="E6E6E6"/>
              <w:right w:val="single" w:sz="6" w:space="0" w:color="E6E6E6"/>
            </w:tcBorders>
            <w:vAlign w:val="center"/>
          </w:tcPr>
          <w:p w14:paraId="6E9ADAD9" w14:textId="61CF1F79" w:rsidR="634AA3EE" w:rsidRDefault="634AA3EE" w:rsidP="005758AA">
            <w:pPr>
              <w:spacing w:after="0" w:line="300" w:lineRule="auto"/>
            </w:pPr>
            <w:r>
              <w:t>Limited administration with delegated control</w:t>
            </w:r>
          </w:p>
        </w:tc>
        <w:tc>
          <w:tcPr>
            <w:tcW w:w="3436" w:type="dxa"/>
            <w:tcBorders>
              <w:top w:val="single" w:sz="6" w:space="0" w:color="E6E6E6"/>
              <w:left w:val="single" w:sz="6" w:space="0" w:color="E6E6E6"/>
              <w:bottom w:val="single" w:sz="6" w:space="0" w:color="E6E6E6"/>
              <w:right w:val="single" w:sz="6" w:space="0" w:color="E6E6E6"/>
            </w:tcBorders>
            <w:vAlign w:val="center"/>
          </w:tcPr>
          <w:p w14:paraId="3C000479" w14:textId="49350E22" w:rsidR="634AA3EE" w:rsidRDefault="634AA3EE" w:rsidP="005758AA">
            <w:pPr>
              <w:spacing w:after="0" w:line="300" w:lineRule="auto"/>
            </w:pPr>
            <w:r>
              <w:t>Manage sub</w:t>
            </w:r>
            <w:r>
              <w:noBreakHyphen/>
              <w:t xml:space="preserve">reseller users, </w:t>
            </w:r>
            <w:r w:rsidR="00F12E01">
              <w:t>access all portal  journeys relevant to their product access,</w:t>
            </w:r>
            <w:r>
              <w:t xml:space="preserve"> view service information without commercial data</w:t>
            </w:r>
            <w:r w:rsidR="00083B16">
              <w:t xml:space="preserve"> (e.g. pricing / billing)</w:t>
            </w:r>
          </w:p>
        </w:tc>
      </w:tr>
      <w:tr w:rsidR="00B776DF" w14:paraId="7FE73EC0" w14:textId="77777777" w:rsidTr="117BB036">
        <w:trPr>
          <w:trHeight w:val="300"/>
        </w:trPr>
        <w:tc>
          <w:tcPr>
            <w:tcW w:w="159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7DBC93A1" w14:textId="3533A958" w:rsidR="634AA3EE" w:rsidRDefault="634AA3EE" w:rsidP="005758AA">
            <w:pPr>
              <w:spacing w:after="0" w:line="300" w:lineRule="auto"/>
              <w:jc w:val="center"/>
              <w:rPr>
                <w:b/>
                <w:bCs/>
              </w:rPr>
            </w:pPr>
            <w:r w:rsidRPr="634AA3EE">
              <w:rPr>
                <w:b/>
                <w:bCs/>
              </w:rPr>
              <w:t>Sub</w:t>
            </w:r>
            <w:r>
              <w:noBreakHyphen/>
            </w:r>
            <w:r w:rsidRPr="634AA3EE">
              <w:rPr>
                <w:b/>
                <w:bCs/>
              </w:rPr>
              <w:t>Reseller User</w:t>
            </w:r>
          </w:p>
        </w:tc>
        <w:tc>
          <w:tcPr>
            <w:tcW w:w="1806" w:type="dxa"/>
            <w:tcBorders>
              <w:top w:val="single" w:sz="6" w:space="0" w:color="E6E6E6"/>
              <w:left w:val="single" w:sz="6" w:space="0" w:color="E6E6E6"/>
              <w:bottom w:val="single" w:sz="6" w:space="0" w:color="E6E6E6"/>
              <w:right w:val="single" w:sz="6" w:space="0" w:color="E6E6E6"/>
            </w:tcBorders>
            <w:vAlign w:val="center"/>
          </w:tcPr>
          <w:p w14:paraId="20B23A8D" w14:textId="1DC7E23C" w:rsidR="634AA3EE" w:rsidRDefault="634AA3EE" w:rsidP="005758AA">
            <w:pPr>
              <w:spacing w:after="0" w:line="300" w:lineRule="auto"/>
            </w:pPr>
            <w:r>
              <w:t>Operational user at a Sub</w:t>
            </w:r>
            <w:r>
              <w:noBreakHyphen/>
              <w:t>Reseller</w:t>
            </w:r>
          </w:p>
        </w:tc>
        <w:tc>
          <w:tcPr>
            <w:tcW w:w="2097" w:type="dxa"/>
            <w:tcBorders>
              <w:top w:val="single" w:sz="6" w:space="0" w:color="E6E6E6"/>
              <w:left w:val="single" w:sz="6" w:space="0" w:color="E6E6E6"/>
              <w:bottom w:val="single" w:sz="6" w:space="0" w:color="E6E6E6"/>
              <w:right w:val="single" w:sz="6" w:space="0" w:color="E6E6E6"/>
            </w:tcBorders>
            <w:vAlign w:val="center"/>
          </w:tcPr>
          <w:p w14:paraId="5D33F384" w14:textId="66394869" w:rsidR="634AA3EE" w:rsidRDefault="634AA3EE" w:rsidP="005758AA">
            <w:pPr>
              <w:spacing w:after="0" w:line="300" w:lineRule="auto"/>
            </w:pPr>
            <w:r>
              <w:t>Simple access to permitted journeys</w:t>
            </w:r>
          </w:p>
        </w:tc>
        <w:tc>
          <w:tcPr>
            <w:tcW w:w="3436" w:type="dxa"/>
            <w:tcBorders>
              <w:top w:val="single" w:sz="6" w:space="0" w:color="E6E6E6"/>
              <w:left w:val="single" w:sz="6" w:space="0" w:color="E6E6E6"/>
              <w:bottom w:val="single" w:sz="6" w:space="0" w:color="E6E6E6"/>
              <w:right w:val="single" w:sz="6" w:space="0" w:color="E6E6E6"/>
            </w:tcBorders>
            <w:vAlign w:val="center"/>
          </w:tcPr>
          <w:p w14:paraId="0DE1DE3D" w14:textId="08B45ECD" w:rsidR="634AA3EE" w:rsidRDefault="634AA3EE" w:rsidP="005758AA">
            <w:pPr>
              <w:spacing w:after="0" w:line="300" w:lineRule="auto"/>
            </w:pPr>
            <w:r>
              <w:t>Place and track orders (if enabled), view service status, raise faults, track appointments, limited visibility based on reseller</w:t>
            </w:r>
            <w:r>
              <w:noBreakHyphen/>
              <w:t>defined access</w:t>
            </w:r>
          </w:p>
        </w:tc>
      </w:tr>
      <w:tr w:rsidR="00042FE8" w14:paraId="2EC0EC62" w14:textId="77777777" w:rsidTr="117BB036">
        <w:trPr>
          <w:trHeight w:val="300"/>
        </w:trPr>
        <w:tc>
          <w:tcPr>
            <w:tcW w:w="159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F12AAC6" w14:textId="74EC6DAF" w:rsidR="00042FE8" w:rsidRPr="634AA3EE" w:rsidRDefault="00042FE8" w:rsidP="005758AA">
            <w:pPr>
              <w:spacing w:after="0" w:line="300" w:lineRule="auto"/>
              <w:jc w:val="center"/>
              <w:rPr>
                <w:b/>
                <w:bCs/>
              </w:rPr>
            </w:pPr>
            <w:r>
              <w:rPr>
                <w:b/>
                <w:bCs/>
              </w:rPr>
              <w:t>Internal BT Admin</w:t>
            </w:r>
          </w:p>
        </w:tc>
        <w:tc>
          <w:tcPr>
            <w:tcW w:w="1806" w:type="dxa"/>
            <w:tcBorders>
              <w:top w:val="single" w:sz="6" w:space="0" w:color="E6E6E6"/>
              <w:left w:val="single" w:sz="6" w:space="0" w:color="E6E6E6"/>
              <w:bottom w:val="single" w:sz="6" w:space="0" w:color="E6E6E6"/>
              <w:right w:val="single" w:sz="6" w:space="0" w:color="E6E6E6"/>
            </w:tcBorders>
            <w:vAlign w:val="center"/>
          </w:tcPr>
          <w:p w14:paraId="5A2E2AEC" w14:textId="5CE81C0F" w:rsidR="00042FE8" w:rsidRDefault="00F9092B" w:rsidP="005758AA">
            <w:pPr>
              <w:spacing w:after="0" w:line="300" w:lineRule="auto"/>
            </w:pPr>
            <w:r>
              <w:t>Service enablement</w:t>
            </w:r>
          </w:p>
        </w:tc>
        <w:tc>
          <w:tcPr>
            <w:tcW w:w="2097" w:type="dxa"/>
            <w:tcBorders>
              <w:top w:val="single" w:sz="6" w:space="0" w:color="E6E6E6"/>
              <w:left w:val="single" w:sz="6" w:space="0" w:color="E6E6E6"/>
              <w:bottom w:val="single" w:sz="6" w:space="0" w:color="E6E6E6"/>
              <w:right w:val="single" w:sz="6" w:space="0" w:color="E6E6E6"/>
            </w:tcBorders>
            <w:vAlign w:val="center"/>
          </w:tcPr>
          <w:p w14:paraId="38317408" w14:textId="6B8B020C" w:rsidR="00042FE8" w:rsidRDefault="00F9092B" w:rsidP="005758AA">
            <w:pPr>
              <w:spacing w:after="0" w:line="300" w:lineRule="auto"/>
            </w:pPr>
            <w:r>
              <w:t>Set up and management of customer accounts</w:t>
            </w:r>
          </w:p>
        </w:tc>
        <w:tc>
          <w:tcPr>
            <w:tcW w:w="3436" w:type="dxa"/>
            <w:tcBorders>
              <w:top w:val="single" w:sz="6" w:space="0" w:color="E6E6E6"/>
              <w:left w:val="single" w:sz="6" w:space="0" w:color="E6E6E6"/>
              <w:bottom w:val="single" w:sz="6" w:space="0" w:color="E6E6E6"/>
              <w:right w:val="single" w:sz="6" w:space="0" w:color="E6E6E6"/>
            </w:tcBorders>
            <w:vAlign w:val="center"/>
          </w:tcPr>
          <w:p w14:paraId="5C3D17A5" w14:textId="578CDC41" w:rsidR="00042FE8" w:rsidRDefault="009003B7" w:rsidP="005758AA">
            <w:pPr>
              <w:spacing w:after="0" w:line="300" w:lineRule="auto"/>
            </w:pPr>
            <w:r>
              <w:t>Manage onboarding process for new customers, manage customers in life</w:t>
            </w:r>
            <w:r w:rsidR="00456640">
              <w:t xml:space="preserve">. Create reseller users at Admin level. </w:t>
            </w:r>
          </w:p>
        </w:tc>
      </w:tr>
      <w:tr w:rsidR="00B776DF" w14:paraId="1A200021" w14:textId="77777777" w:rsidTr="117BB036">
        <w:trPr>
          <w:trHeight w:val="300"/>
        </w:trPr>
        <w:tc>
          <w:tcPr>
            <w:tcW w:w="159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4CA75F48" w14:textId="4EA6E642" w:rsidR="634AA3EE" w:rsidRDefault="634AA3EE" w:rsidP="005758AA">
            <w:pPr>
              <w:spacing w:after="0" w:line="300" w:lineRule="auto"/>
              <w:jc w:val="center"/>
              <w:rPr>
                <w:b/>
                <w:bCs/>
              </w:rPr>
            </w:pPr>
            <w:r w:rsidRPr="634AA3EE">
              <w:rPr>
                <w:b/>
                <w:bCs/>
              </w:rPr>
              <w:t>Internal BT User (Account Manager / Support)</w:t>
            </w:r>
          </w:p>
        </w:tc>
        <w:tc>
          <w:tcPr>
            <w:tcW w:w="1806" w:type="dxa"/>
            <w:tcBorders>
              <w:top w:val="single" w:sz="6" w:space="0" w:color="E6E6E6"/>
              <w:left w:val="single" w:sz="6" w:space="0" w:color="E6E6E6"/>
              <w:bottom w:val="single" w:sz="6" w:space="0" w:color="E6E6E6"/>
              <w:right w:val="single" w:sz="6" w:space="0" w:color="E6E6E6"/>
            </w:tcBorders>
            <w:vAlign w:val="center"/>
          </w:tcPr>
          <w:p w14:paraId="19A994FE" w14:textId="64B1DC35" w:rsidR="634AA3EE" w:rsidRDefault="634AA3EE" w:rsidP="005758AA">
            <w:pPr>
              <w:spacing w:after="0" w:line="300" w:lineRule="auto"/>
            </w:pPr>
            <w:r>
              <w:t>BT colleague accessing Nexus on behalf of a partner</w:t>
            </w:r>
          </w:p>
        </w:tc>
        <w:tc>
          <w:tcPr>
            <w:tcW w:w="2097" w:type="dxa"/>
            <w:tcBorders>
              <w:top w:val="single" w:sz="6" w:space="0" w:color="E6E6E6"/>
              <w:left w:val="single" w:sz="6" w:space="0" w:color="E6E6E6"/>
              <w:bottom w:val="single" w:sz="6" w:space="0" w:color="E6E6E6"/>
              <w:right w:val="single" w:sz="6" w:space="0" w:color="E6E6E6"/>
            </w:tcBorders>
            <w:vAlign w:val="center"/>
          </w:tcPr>
          <w:p w14:paraId="142611C5" w14:textId="353E2C0E" w:rsidR="634AA3EE" w:rsidRDefault="634AA3EE" w:rsidP="005758AA">
            <w:pPr>
              <w:spacing w:after="0" w:line="300" w:lineRule="auto"/>
            </w:pPr>
            <w:r>
              <w:t>Visibility and assisted support for partners</w:t>
            </w:r>
          </w:p>
        </w:tc>
        <w:tc>
          <w:tcPr>
            <w:tcW w:w="3436" w:type="dxa"/>
            <w:tcBorders>
              <w:top w:val="single" w:sz="6" w:space="0" w:color="E6E6E6"/>
              <w:left w:val="single" w:sz="6" w:space="0" w:color="E6E6E6"/>
              <w:bottom w:val="single" w:sz="6" w:space="0" w:color="E6E6E6"/>
              <w:right w:val="single" w:sz="6" w:space="0" w:color="E6E6E6"/>
            </w:tcBorders>
            <w:vAlign w:val="center"/>
          </w:tcPr>
          <w:p w14:paraId="391A8CB6" w14:textId="1522B3A5" w:rsidR="008B5F42" w:rsidRDefault="634AA3EE" w:rsidP="005758AA">
            <w:pPr>
              <w:spacing w:after="0" w:line="300" w:lineRule="auto"/>
            </w:pPr>
            <w:r>
              <w:t>View customer orders and services, monitor order and fault progress, support assisted journeys using the same portal experience as partners</w:t>
            </w:r>
          </w:p>
        </w:tc>
      </w:tr>
      <w:tr w:rsidR="00B776DF" w14:paraId="4E1CAE58" w14:textId="77777777" w:rsidTr="00B969F4">
        <w:trPr>
          <w:trHeight w:val="300"/>
        </w:trPr>
        <w:tc>
          <w:tcPr>
            <w:tcW w:w="1598" w:type="dxa"/>
            <w:tcBorders>
              <w:top w:val="single" w:sz="6" w:space="0" w:color="E6E6E6"/>
              <w:left w:val="single" w:sz="6" w:space="0" w:color="E6E6E6"/>
              <w:bottom w:val="single" w:sz="6" w:space="0" w:color="E6E6E6"/>
              <w:right w:val="single" w:sz="6" w:space="0" w:color="E6E6E6"/>
            </w:tcBorders>
            <w:shd w:val="clear" w:color="auto" w:fill="FDE9D9" w:themeFill="accent6" w:themeFillTint="33"/>
            <w:vAlign w:val="center"/>
          </w:tcPr>
          <w:p w14:paraId="6F7126DD" w14:textId="31336D29" w:rsidR="634AA3EE" w:rsidRDefault="634AA3EE" w:rsidP="005758AA">
            <w:pPr>
              <w:spacing w:after="0" w:line="300" w:lineRule="auto"/>
              <w:jc w:val="center"/>
              <w:rPr>
                <w:b/>
                <w:bCs/>
              </w:rPr>
            </w:pPr>
            <w:r w:rsidRPr="634AA3EE">
              <w:rPr>
                <w:b/>
                <w:bCs/>
              </w:rPr>
              <w:t>API Consumer (Partner Developer)</w:t>
            </w:r>
          </w:p>
        </w:tc>
        <w:tc>
          <w:tcPr>
            <w:tcW w:w="1806" w:type="dxa"/>
            <w:tcBorders>
              <w:top w:val="single" w:sz="6" w:space="0" w:color="E6E6E6"/>
              <w:left w:val="single" w:sz="6" w:space="0" w:color="E6E6E6"/>
              <w:bottom w:val="single" w:sz="6" w:space="0" w:color="E6E6E6"/>
              <w:right w:val="single" w:sz="6" w:space="0" w:color="E6E6E6"/>
            </w:tcBorders>
            <w:shd w:val="clear" w:color="auto" w:fill="FDE9D9" w:themeFill="accent6" w:themeFillTint="33"/>
            <w:vAlign w:val="center"/>
          </w:tcPr>
          <w:p w14:paraId="6EF81F20" w14:textId="46985A2C" w:rsidR="634AA3EE" w:rsidRDefault="634AA3EE" w:rsidP="005758AA">
            <w:pPr>
              <w:spacing w:after="0" w:line="300" w:lineRule="auto"/>
            </w:pPr>
            <w:r>
              <w:t>Technical user integrating APIs into partner systems</w:t>
            </w:r>
          </w:p>
        </w:tc>
        <w:tc>
          <w:tcPr>
            <w:tcW w:w="2097" w:type="dxa"/>
            <w:tcBorders>
              <w:top w:val="single" w:sz="6" w:space="0" w:color="E6E6E6"/>
              <w:left w:val="single" w:sz="6" w:space="0" w:color="E6E6E6"/>
              <w:bottom w:val="single" w:sz="6" w:space="0" w:color="E6E6E6"/>
              <w:right w:val="single" w:sz="6" w:space="0" w:color="E6E6E6"/>
            </w:tcBorders>
            <w:shd w:val="clear" w:color="auto" w:fill="FDE9D9" w:themeFill="accent6" w:themeFillTint="33"/>
            <w:vAlign w:val="center"/>
          </w:tcPr>
          <w:p w14:paraId="3310BE7A" w14:textId="73C47C96" w:rsidR="634AA3EE" w:rsidRDefault="634AA3EE" w:rsidP="005758AA">
            <w:pPr>
              <w:spacing w:after="0" w:line="300" w:lineRule="auto"/>
            </w:pPr>
            <w:r>
              <w:t>Automation and system</w:t>
            </w:r>
            <w:r>
              <w:noBreakHyphen/>
              <w:t>to</w:t>
            </w:r>
            <w:r>
              <w:noBreakHyphen/>
              <w:t>system integration</w:t>
            </w:r>
          </w:p>
        </w:tc>
        <w:tc>
          <w:tcPr>
            <w:tcW w:w="3436" w:type="dxa"/>
            <w:tcBorders>
              <w:top w:val="single" w:sz="6" w:space="0" w:color="E6E6E6"/>
              <w:left w:val="single" w:sz="6" w:space="0" w:color="E6E6E6"/>
              <w:bottom w:val="single" w:sz="6" w:space="0" w:color="E6E6E6"/>
              <w:right w:val="single" w:sz="6" w:space="0" w:color="E6E6E6"/>
            </w:tcBorders>
            <w:shd w:val="clear" w:color="auto" w:fill="FDE9D9" w:themeFill="accent6" w:themeFillTint="33"/>
            <w:vAlign w:val="center"/>
          </w:tcPr>
          <w:p w14:paraId="7F37EDBD" w14:textId="29B0A979" w:rsidR="634AA3EE" w:rsidRDefault="634AA3EE" w:rsidP="005758AA">
            <w:pPr>
              <w:spacing w:after="0" w:line="300" w:lineRule="auto"/>
            </w:pPr>
            <w:r>
              <w:t>Consume APIs for ordering, asset management, fault management, and service lifecycle journeys using sandbox and production environments</w:t>
            </w:r>
            <w:commentRangeEnd w:id="41"/>
            <w:r w:rsidR="00E3449D">
              <w:rPr>
                <w:rStyle w:val="CommentReference"/>
                <w:sz w:val="22"/>
                <w:szCs w:val="22"/>
              </w:rPr>
              <w:commentReference w:id="41"/>
            </w:r>
            <w:commentRangeEnd w:id="42"/>
            <w:r w:rsidR="009341C0">
              <w:rPr>
                <w:rStyle w:val="CommentReference"/>
                <w:sz w:val="22"/>
                <w:szCs w:val="22"/>
              </w:rPr>
              <w:commentReference w:id="42"/>
            </w:r>
          </w:p>
        </w:tc>
      </w:tr>
      <w:bookmarkEnd w:id="40"/>
    </w:tbl>
    <w:p w14:paraId="7366723F" w14:textId="78AA15EE" w:rsidR="45746870" w:rsidRPr="005758AA" w:rsidRDefault="45746870" w:rsidP="634AA3EE"/>
    <w:p w14:paraId="469484C7" w14:textId="751C8142" w:rsidR="000B70E5" w:rsidRDefault="000B70E5">
      <w:pPr>
        <w:rPr>
          <w:rFonts w:asciiTheme="majorHAnsi" w:eastAsiaTheme="majorEastAsia" w:hAnsiTheme="majorHAnsi" w:cstheme="majorBidi"/>
          <w:b/>
          <w:bCs/>
          <w:color w:val="365F91" w:themeColor="accent1" w:themeShade="BF"/>
          <w:sz w:val="28"/>
          <w:szCs w:val="28"/>
        </w:rPr>
      </w:pPr>
      <w:r>
        <w:br w:type="page"/>
      </w:r>
    </w:p>
    <w:p w14:paraId="0F444E4E" w14:textId="77777777" w:rsidR="0039296A" w:rsidRDefault="2D44D54A" w:rsidP="007E2BC1">
      <w:pPr>
        <w:pStyle w:val="Heading1"/>
      </w:pPr>
      <w:bookmarkStart w:id="43" w:name="_Toc232667903"/>
      <w:r>
        <w:t>API Platform &amp; Developer Experience</w:t>
      </w:r>
      <w:bookmarkEnd w:id="43"/>
    </w:p>
    <w:p w14:paraId="6471AC09" w14:textId="77777777" w:rsidR="00AF686C" w:rsidRDefault="00AF686C" w:rsidP="00AF686C"/>
    <w:p w14:paraId="41DBB99B" w14:textId="77777777" w:rsidR="00B62010" w:rsidRDefault="00F6308E" w:rsidP="00F6308E">
      <w:bookmarkStart w:id="44" w:name="OLE_LINK22"/>
      <w:r w:rsidRPr="0028619C">
        <w:t xml:space="preserve">The API Platform </w:t>
      </w:r>
      <w:r w:rsidR="00D559F9">
        <w:t xml:space="preserve">&amp; Developer Experience </w:t>
      </w:r>
      <w:r w:rsidR="009B13F1">
        <w:t>element of this transformation</w:t>
      </w:r>
      <w:r w:rsidRPr="0028619C">
        <w:t xml:space="preserve"> focuses on </w:t>
      </w:r>
      <w:r w:rsidR="009B13F1">
        <w:t>rethinking</w:t>
      </w:r>
      <w:r w:rsidRPr="0028619C">
        <w:t xml:space="preserve"> the developer experience, improving API quality, and </w:t>
      </w:r>
      <w:r w:rsidR="00FF61E1">
        <w:t>creating tools for our API users including API portal, developer resources and testing facilities</w:t>
      </w:r>
      <w:r w:rsidRPr="0028619C">
        <w:t xml:space="preserve">. The programme spans several core areas: </w:t>
      </w:r>
    </w:p>
    <w:p w14:paraId="437348AE" w14:textId="77777777" w:rsidR="00B62010" w:rsidRDefault="00F6308E" w:rsidP="00B62010">
      <w:pPr>
        <w:pStyle w:val="ListParagraph"/>
        <w:numPr>
          <w:ilvl w:val="0"/>
          <w:numId w:val="186"/>
        </w:numPr>
      </w:pPr>
      <w:r w:rsidRPr="0028619C">
        <w:t xml:space="preserve">uplifting the API Portal user experience, </w:t>
      </w:r>
    </w:p>
    <w:p w14:paraId="078856DB" w14:textId="77777777" w:rsidR="00B62010" w:rsidRDefault="00F6308E" w:rsidP="00B62010">
      <w:pPr>
        <w:pStyle w:val="ListParagraph"/>
        <w:numPr>
          <w:ilvl w:val="0"/>
          <w:numId w:val="186"/>
        </w:numPr>
      </w:pPr>
      <w:r w:rsidRPr="0028619C">
        <w:t xml:space="preserve">establishing consistent payload design across all products, </w:t>
      </w:r>
    </w:p>
    <w:p w14:paraId="7AB0817A" w14:textId="77777777" w:rsidR="00B62010" w:rsidRDefault="00F6308E" w:rsidP="00B62010">
      <w:pPr>
        <w:pStyle w:val="ListParagraph"/>
        <w:numPr>
          <w:ilvl w:val="0"/>
          <w:numId w:val="186"/>
        </w:numPr>
      </w:pPr>
      <w:r w:rsidRPr="0028619C">
        <w:t>introducing a comprehensive end</w:t>
      </w:r>
      <w:r w:rsidRPr="0028619C">
        <w:noBreakHyphen/>
        <w:t>to</w:t>
      </w:r>
      <w:r w:rsidRPr="0028619C">
        <w:noBreakHyphen/>
        <w:t>end API test facility,</w:t>
      </w:r>
    </w:p>
    <w:p w14:paraId="7D25B5AB" w14:textId="5F34DAC4" w:rsidR="00B62010" w:rsidRDefault="00F6308E" w:rsidP="00B62010">
      <w:pPr>
        <w:pStyle w:val="ListParagraph"/>
        <w:numPr>
          <w:ilvl w:val="0"/>
          <w:numId w:val="186"/>
        </w:numPr>
      </w:pPr>
      <w:r w:rsidRPr="0028619C">
        <w:t>improving error reporting clarity</w:t>
      </w:r>
      <w:r w:rsidR="009B13F1">
        <w:t xml:space="preserve"> and</w:t>
      </w:r>
      <w:r w:rsidRPr="0028619C">
        <w:t xml:space="preserve"> </w:t>
      </w:r>
    </w:p>
    <w:p w14:paraId="55C4BA01" w14:textId="77777777" w:rsidR="00B62010" w:rsidRDefault="00F6308E" w:rsidP="00B62010">
      <w:pPr>
        <w:pStyle w:val="ListParagraph"/>
        <w:numPr>
          <w:ilvl w:val="0"/>
          <w:numId w:val="186"/>
        </w:numPr>
      </w:pPr>
      <w:r w:rsidRPr="0028619C">
        <w:t>enhancing internal and customer</w:t>
      </w:r>
      <w:r w:rsidRPr="0028619C">
        <w:noBreakHyphen/>
        <w:t xml:space="preserve">facing API analytics. </w:t>
      </w:r>
    </w:p>
    <w:p w14:paraId="730F6262" w14:textId="0DC0E8C3" w:rsidR="004E0C8D" w:rsidRDefault="00F6308E" w:rsidP="00F6308E">
      <w:r w:rsidRPr="0028619C">
        <w:t>Together, these workstreams aim to reduce integration friction, increase adoption and create a unified, modern API ecosystem.</w:t>
      </w:r>
    </w:p>
    <w:p w14:paraId="614DAD5E" w14:textId="77777777" w:rsidR="00E52427" w:rsidRPr="00E52427" w:rsidRDefault="00E52427" w:rsidP="00F13614">
      <w:pPr>
        <w:pStyle w:val="Heading2"/>
      </w:pPr>
      <w:bookmarkStart w:id="45" w:name="_Toc232667904"/>
      <w:bookmarkEnd w:id="44"/>
      <w:r w:rsidRPr="00E52427">
        <w:t>Goals &amp; Success Metrics</w:t>
      </w:r>
      <w:bookmarkEnd w:id="45"/>
    </w:p>
    <w:p w14:paraId="74D207CA" w14:textId="0E4D725C" w:rsidR="00E52427" w:rsidRDefault="00E52427" w:rsidP="00E52427">
      <w:r w:rsidRPr="0028619C">
        <w:t xml:space="preserve">The </w:t>
      </w:r>
      <w:r>
        <w:t>key</w:t>
      </w:r>
      <w:r w:rsidRPr="0028619C">
        <w:t xml:space="preserve"> goal is to significantly reduce the time and effort required for customers to integrate with the </w:t>
      </w:r>
      <w:r w:rsidR="001373B0">
        <w:t>BT Wholesale’s Product</w:t>
      </w:r>
      <w:r w:rsidRPr="0028619C">
        <w:t xml:space="preserve"> APIs. Success will be measured through improvements in developer satisfaction, faster onboarding, increased API consumption and a reduction in support tickets. </w:t>
      </w:r>
    </w:p>
    <w:p w14:paraId="7C00CCCE" w14:textId="4F0686D6" w:rsidR="00E52427" w:rsidRDefault="00E52427" w:rsidP="00E52427">
      <w:r w:rsidRPr="0028619C">
        <w:t xml:space="preserve">Key metrics include a reduction in onboarding time, </w:t>
      </w:r>
      <w:r>
        <w:t>an</w:t>
      </w:r>
      <w:r w:rsidRPr="0028619C">
        <w:t xml:space="preserve"> increase in API adoption, a drop in error</w:t>
      </w:r>
      <w:r w:rsidRPr="0028619C">
        <w:noBreakHyphen/>
        <w:t>related support queries and consistent payload design across all new REST APIs. Additional KPIs such as developer portal NPS</w:t>
      </w:r>
      <w:r>
        <w:t xml:space="preserve"> and </w:t>
      </w:r>
      <w:r w:rsidRPr="0028619C">
        <w:t>API usage growth</w:t>
      </w:r>
      <w:r>
        <w:t xml:space="preserve"> </w:t>
      </w:r>
      <w:r w:rsidRPr="0028619C">
        <w:t>will help track the programme’s impact.</w:t>
      </w:r>
    </w:p>
    <w:p w14:paraId="4D1AB625" w14:textId="7F6FAA93" w:rsidR="002E398C" w:rsidRPr="0028619C" w:rsidRDefault="002E398C" w:rsidP="00E52427">
      <w:r>
        <w:t>&lt;link to use cases in appendix&gt;</w:t>
      </w:r>
    </w:p>
    <w:p w14:paraId="509A2DAB" w14:textId="4606ECEF" w:rsidR="004E5BEB" w:rsidRPr="004E5BEB" w:rsidRDefault="004E5BEB" w:rsidP="00F13614">
      <w:pPr>
        <w:pStyle w:val="Heading2"/>
      </w:pPr>
      <w:bookmarkStart w:id="46" w:name="_Toc232667905"/>
      <w:r w:rsidRPr="004E5BEB">
        <w:t xml:space="preserve">Integration with Wholesale </w:t>
      </w:r>
      <w:r w:rsidR="009B7B9E">
        <w:t xml:space="preserve">Strategic </w:t>
      </w:r>
      <w:r w:rsidRPr="004E5BEB">
        <w:t>Portal</w:t>
      </w:r>
      <w:bookmarkEnd w:id="46"/>
    </w:p>
    <w:p w14:paraId="7A2423C8" w14:textId="191EAE77" w:rsidR="00B2015D" w:rsidRPr="00B2015D" w:rsidRDefault="00D7136F" w:rsidP="004E5BEB">
      <w:r w:rsidRPr="00B2015D">
        <w:t xml:space="preserve">We need to consider API onboarding as part of </w:t>
      </w:r>
      <w:r w:rsidR="00B2015D" w:rsidRPr="00B2015D">
        <w:t>customers</w:t>
      </w:r>
      <w:r w:rsidR="00B2015D">
        <w:t>’</w:t>
      </w:r>
      <w:r w:rsidRPr="00B2015D">
        <w:t xml:space="preserve"> onboarding to a </w:t>
      </w:r>
      <w:r w:rsidR="00524339">
        <w:t>Wholesale</w:t>
      </w:r>
      <w:r w:rsidR="00792A70" w:rsidRPr="00B2015D">
        <w:t xml:space="preserve"> product.</w:t>
      </w:r>
      <w:r w:rsidR="002D4812" w:rsidRPr="00B2015D">
        <w:t xml:space="preserve"> Similarly, we should consider</w:t>
      </w:r>
      <w:r w:rsidR="00C5018F" w:rsidRPr="00B2015D">
        <w:t xml:space="preserve"> </w:t>
      </w:r>
      <w:r w:rsidR="003C1EA0" w:rsidRPr="00B2015D">
        <w:t>if the apps</w:t>
      </w:r>
      <w:r w:rsidR="009E10B2" w:rsidRPr="00B2015D">
        <w:t xml:space="preserve"> (dashboard) and tutorial pages could be accessed from the new Wholesale P</w:t>
      </w:r>
      <w:r w:rsidR="00B2015D" w:rsidRPr="00B2015D">
        <w:t>o</w:t>
      </w:r>
      <w:r w:rsidR="009E10B2" w:rsidRPr="00B2015D">
        <w:t>rtal</w:t>
      </w:r>
      <w:r w:rsidR="00B2015D" w:rsidRPr="00B2015D">
        <w:t>.</w:t>
      </w:r>
    </w:p>
    <w:p w14:paraId="36EA2BFF" w14:textId="614CB227" w:rsidR="0017621C" w:rsidRDefault="0017621C" w:rsidP="004E5BEB">
      <w:r>
        <w:t xml:space="preserve">This will require SSO </w:t>
      </w:r>
      <w:r w:rsidR="00660FA9">
        <w:t>across sites (as a minimum)</w:t>
      </w:r>
      <w:r w:rsidR="00F737DE">
        <w:t xml:space="preserve"> and </w:t>
      </w:r>
      <w:r w:rsidR="002A6385">
        <w:t xml:space="preserve">should also include </w:t>
      </w:r>
      <w:r w:rsidR="00745DE7">
        <w:t xml:space="preserve">automated </w:t>
      </w:r>
      <w:r w:rsidR="002A6385">
        <w:t xml:space="preserve">API </w:t>
      </w:r>
      <w:r w:rsidR="00824056">
        <w:t>onboarding and may include automatic set-up o</w:t>
      </w:r>
      <w:r w:rsidR="006929C6">
        <w:t>f apps</w:t>
      </w:r>
      <w:r w:rsidR="00F737DE">
        <w:t>.</w:t>
      </w:r>
    </w:p>
    <w:p w14:paraId="7D5E44EA" w14:textId="77777777" w:rsidR="002E398C" w:rsidRPr="0028619C" w:rsidRDefault="002E398C" w:rsidP="002E398C">
      <w:r>
        <w:t>&lt;link to use cases in appendix&gt;</w:t>
      </w:r>
    </w:p>
    <w:p w14:paraId="44685F81" w14:textId="77777777" w:rsidR="003144E9" w:rsidRPr="00205583" w:rsidRDefault="003144E9" w:rsidP="003144E9">
      <w:pPr>
        <w:pStyle w:val="Heading2"/>
      </w:pPr>
      <w:bookmarkStart w:id="47" w:name="_Toc232667906"/>
      <w:r w:rsidRPr="00205583">
        <w:t>Onboarding Process Improvements</w:t>
      </w:r>
      <w:bookmarkEnd w:id="47"/>
    </w:p>
    <w:p w14:paraId="7324BAEA" w14:textId="77777777" w:rsidR="003144E9" w:rsidRPr="0028619C" w:rsidRDefault="003144E9" w:rsidP="003144E9">
      <w:r w:rsidRPr="0028619C">
        <w:t>The onboarding experience will be redesigne</w:t>
      </w:r>
      <w:r>
        <w:t>d to make is simple and straightforward for users to create their first API call. Consideration will be given to integrating the initial user and app set-up with the Portal onboarding</w:t>
      </w:r>
      <w:r w:rsidRPr="0028619C">
        <w:t xml:space="preserve">. </w:t>
      </w:r>
    </w:p>
    <w:p w14:paraId="6323A827" w14:textId="77777777" w:rsidR="003144E9" w:rsidRPr="0028619C" w:rsidRDefault="003144E9" w:rsidP="003144E9">
      <w:r>
        <w:t>&lt;link to use cases in appendix&gt;</w:t>
      </w:r>
    </w:p>
    <w:p w14:paraId="18DA96FE" w14:textId="4FB258D5" w:rsidR="00877AC7" w:rsidRPr="00877AC7" w:rsidRDefault="00877AC7" w:rsidP="00F13614">
      <w:pPr>
        <w:pStyle w:val="Heading2"/>
      </w:pPr>
      <w:bookmarkStart w:id="48" w:name="_Toc232667907"/>
      <w:r w:rsidRPr="00877AC7">
        <w:t>Tutorials</w:t>
      </w:r>
      <w:r w:rsidR="009B7B9E">
        <w:t xml:space="preserve"> and other </w:t>
      </w:r>
      <w:r w:rsidRPr="00877AC7">
        <w:t>Developer Support Materials</w:t>
      </w:r>
      <w:bookmarkEnd w:id="48"/>
    </w:p>
    <w:p w14:paraId="14DF4367" w14:textId="2ADCD5D1" w:rsidR="00877AC7" w:rsidRPr="0028619C" w:rsidRDefault="00877AC7" w:rsidP="00877AC7">
      <w:r w:rsidRPr="0028619C">
        <w:t xml:space="preserve">To improve onboarding and reduce reliance on support teams, the portal will offer a richer set of learning resources. These </w:t>
      </w:r>
      <w:r w:rsidR="00FA2EE2">
        <w:t>may</w:t>
      </w:r>
      <w:r w:rsidRPr="0028619C">
        <w:t xml:space="preserve"> include guided tutorials </w:t>
      </w:r>
      <w:r w:rsidR="00FA2EE2">
        <w:t xml:space="preserve">or AI driven conversations </w:t>
      </w:r>
      <w:r w:rsidRPr="0028619C">
        <w:t>that walk developers through authentication, making their first API call, handling errors and working with event</w:t>
      </w:r>
      <w:r w:rsidRPr="0028619C">
        <w:noBreakHyphen/>
        <w:t>driven patterns</w:t>
      </w:r>
      <w:r w:rsidR="00693D3E">
        <w:t>.</w:t>
      </w:r>
    </w:p>
    <w:p w14:paraId="21E907A6" w14:textId="77777777" w:rsidR="00693D3E" w:rsidRPr="0028619C" w:rsidRDefault="00693D3E" w:rsidP="00693D3E">
      <w:r>
        <w:t>&lt;link to use cases in appendix&gt;</w:t>
      </w:r>
    </w:p>
    <w:p w14:paraId="139D96B4" w14:textId="77777777" w:rsidR="007C07D7" w:rsidRPr="00C53F5F" w:rsidRDefault="007C07D7" w:rsidP="00F13614">
      <w:pPr>
        <w:pStyle w:val="Heading2"/>
      </w:pPr>
      <w:bookmarkStart w:id="49" w:name="_Toc232667908"/>
      <w:r w:rsidRPr="00C53F5F">
        <w:t>End</w:t>
      </w:r>
      <w:r w:rsidRPr="00C53F5F">
        <w:noBreakHyphen/>
        <w:t>to</w:t>
      </w:r>
      <w:r w:rsidRPr="00C53F5F">
        <w:noBreakHyphen/>
        <w:t>End API Test Facility</w:t>
      </w:r>
      <w:bookmarkEnd w:id="49"/>
    </w:p>
    <w:p w14:paraId="1FAB36DB" w14:textId="4E05D174" w:rsidR="007C07D7" w:rsidRDefault="007C07D7" w:rsidP="007C07D7">
      <w:r w:rsidRPr="0028619C">
        <w:t>A dedicated test facility will provide customers with a self</w:t>
      </w:r>
      <w:r w:rsidRPr="0028619C">
        <w:noBreakHyphen/>
        <w:t>service environment to validate full business workflows from end to end. This environment will include synthetic data, workflow simulators that replicate real operational processes</w:t>
      </w:r>
      <w:r w:rsidR="00595FE7">
        <w:t xml:space="preserve"> including asynchronous responses</w:t>
      </w:r>
      <w:r w:rsidRPr="0028619C">
        <w:t>. Developers will be able to replay scenarios, validate API contracts against OpenAPI specifications and test webhook integrations in a controlled sandbox. This capability will significantly reduce integration risk and accelerate time to production</w:t>
      </w:r>
      <w:r w:rsidR="00595FE7">
        <w:t xml:space="preserve"> and also facilitate regression testing in-life</w:t>
      </w:r>
      <w:r w:rsidR="00DD408B">
        <w:t>.</w:t>
      </w:r>
    </w:p>
    <w:p w14:paraId="7F6CBA23" w14:textId="7EA92F5D" w:rsidR="00C53F5F" w:rsidRDefault="00C53F5F" w:rsidP="007C07D7">
      <w:r>
        <w:t>&lt;link to use cases in appendix&gt;</w:t>
      </w:r>
    </w:p>
    <w:p w14:paraId="2D7BF5AC" w14:textId="77777777" w:rsidR="00BB4CE2" w:rsidRPr="00F13614" w:rsidRDefault="00BB4CE2" w:rsidP="00F13614">
      <w:pPr>
        <w:pStyle w:val="Heading2"/>
      </w:pPr>
      <w:bookmarkStart w:id="50" w:name="_Toc232667909"/>
      <w:r w:rsidRPr="00F13614">
        <w:t>API Payload Design Consistency</w:t>
      </w:r>
      <w:bookmarkEnd w:id="50"/>
    </w:p>
    <w:p w14:paraId="078C9530" w14:textId="056D5F71" w:rsidR="00BB4CE2" w:rsidRDefault="00BB4CE2" w:rsidP="00BB4CE2">
      <w:r w:rsidRPr="0028619C">
        <w:t>To address inconsistencies across product lines, the organisation will adopt a canonical data model aligned with TMF Open API standards. This model will define naming conventions, mandatory fields and a unified error schema, ensuring that all new APIs follow a predictable structure</w:t>
      </w:r>
      <w:r w:rsidR="00AE44E1">
        <w:t xml:space="preserve"> with</w:t>
      </w:r>
      <w:r w:rsidR="00A06C49">
        <w:t xml:space="preserve"> </w:t>
      </w:r>
      <w:r w:rsidR="00AE44E1">
        <w:t>consistent data objects and labels</w:t>
      </w:r>
      <w:r w:rsidRPr="0028619C">
        <w:t xml:space="preserve">. </w:t>
      </w:r>
      <w:r w:rsidR="00F13614">
        <w:t>The API product manager</w:t>
      </w:r>
      <w:r w:rsidRPr="0028619C">
        <w:t xml:space="preserve"> will oversee adherence to these standards, supported by automated validation tools such as JSON schema enforcement and CI/CD linting. Versioning will follow semantic principles and a clear backwards</w:t>
      </w:r>
      <w:r w:rsidRPr="0028619C">
        <w:noBreakHyphen/>
        <w:t>compatibility policy will guide future evolution. The result will be a coherent, predictable API landscape that reduces integration complexity for customers.</w:t>
      </w:r>
    </w:p>
    <w:p w14:paraId="5EDBF735" w14:textId="1BB22415" w:rsidR="00C53F5F" w:rsidRPr="0028619C" w:rsidRDefault="00C53F5F" w:rsidP="00BB4CE2">
      <w:r>
        <w:t>&lt;link to use cases in appendix&gt;</w:t>
      </w:r>
    </w:p>
    <w:p w14:paraId="2754156F" w14:textId="77777777" w:rsidR="00A30AA6" w:rsidRPr="0028619C" w:rsidRDefault="00A30AA6" w:rsidP="00AE44E1">
      <w:pPr>
        <w:pStyle w:val="Heading2"/>
      </w:pPr>
      <w:bookmarkStart w:id="51" w:name="_Toc232667910"/>
      <w:r w:rsidRPr="0028619C">
        <w:t>Error Reporting Clarity Improvements</w:t>
      </w:r>
      <w:bookmarkEnd w:id="51"/>
    </w:p>
    <w:p w14:paraId="5FC7009D" w14:textId="47983957" w:rsidR="00A30AA6" w:rsidRDefault="00A30AA6" w:rsidP="00A30AA6">
      <w:r w:rsidRPr="0028619C">
        <w:t>Error reporting will be standardised to provide both human</w:t>
      </w:r>
      <w:r w:rsidRPr="0028619C">
        <w:noBreakHyphen/>
        <w:t>readable messages and machine</w:t>
      </w:r>
      <w:r w:rsidRPr="0028619C">
        <w:noBreakHyphen/>
        <w:t xml:space="preserve">readable codes within a consistent error envelope. Each error response will include a timestamp, correlation ID, error code, message, detailed explanation and </w:t>
      </w:r>
      <w:r w:rsidR="002F2661">
        <w:t>refer</w:t>
      </w:r>
      <w:r w:rsidRPr="0028619C">
        <w:t xml:space="preserve"> to relevant documentation. Correlation IDs will be returned on every request to support troubleshooting. Errors will also be classified by severity to help developers understand the nature of the issue. This unified approach will reduce confusion, shorten debugging cycles, and improve the overall developer experience.</w:t>
      </w:r>
    </w:p>
    <w:p w14:paraId="5A060C65" w14:textId="77777777" w:rsidR="00C53F5F" w:rsidRPr="0028619C" w:rsidRDefault="00C53F5F" w:rsidP="00C53F5F">
      <w:r>
        <w:t>&lt;link to use cases in appendix&gt;</w:t>
      </w:r>
    </w:p>
    <w:p w14:paraId="54F1233D" w14:textId="77777777" w:rsidR="004A3C3B" w:rsidRPr="0028619C" w:rsidRDefault="004A3C3B" w:rsidP="00763889">
      <w:pPr>
        <w:pStyle w:val="Heading2"/>
      </w:pPr>
      <w:bookmarkStart w:id="52" w:name="_Toc232667911"/>
      <w:r w:rsidRPr="0028619C">
        <w:t>API Reporting &amp; Analytics</w:t>
      </w:r>
      <w:bookmarkEnd w:id="52"/>
    </w:p>
    <w:p w14:paraId="41E1C0D7" w14:textId="6F061BB6" w:rsidR="004A3C3B" w:rsidRDefault="004A3C3B" w:rsidP="004A3C3B">
      <w:r w:rsidRPr="0028619C">
        <w:t xml:space="preserve">The platform will introduce a comprehensive analytics capability that serves both internal teams and external API consumers. Internally, teams will gain visibility into usage patterns, performance metrics, error trends and SLA compliance, enabling proactive improvements and capacity planning. Customers will have access to dashboards showing their own usage, error </w:t>
      </w:r>
      <w:r w:rsidR="00B860ED">
        <w:t>rates</w:t>
      </w:r>
      <w:r w:rsidRPr="0028619C">
        <w:t xml:space="preserve"> and performance insights. They will also be able to export monthly usage data in standard formats. This transparency will help both sides optimise their API usage and identify issues early.</w:t>
      </w:r>
    </w:p>
    <w:p w14:paraId="69A1D94E" w14:textId="10FA1F45" w:rsidR="00C53F5F" w:rsidRPr="0028619C" w:rsidRDefault="00C53F5F" w:rsidP="004A3C3B">
      <w:r>
        <w:t>&lt;link to use cases in appendix&gt;</w:t>
      </w:r>
    </w:p>
    <w:p w14:paraId="5A43CDC2" w14:textId="77777777" w:rsidR="002F44A9" w:rsidRDefault="002F44A9" w:rsidP="00F6308E"/>
    <w:p w14:paraId="74A06F0C" w14:textId="39650220" w:rsidR="007F45CC" w:rsidRPr="008A7807" w:rsidRDefault="38C20820" w:rsidP="006D1AC9">
      <w:pPr>
        <w:pStyle w:val="Heading2"/>
      </w:pPr>
      <w:bookmarkStart w:id="53" w:name="_Toc232667912"/>
      <w:r>
        <w:t>Functional Requirements – API</w:t>
      </w:r>
      <w:bookmarkEnd w:id="53"/>
    </w:p>
    <w:p w14:paraId="0A8A8C0E" w14:textId="77777777" w:rsidR="00824BCA" w:rsidRDefault="00824BCA" w:rsidP="00883998">
      <w:pPr>
        <w:pStyle w:val="ListBullet"/>
        <w:numPr>
          <w:ilvl w:val="0"/>
          <w:numId w:val="0"/>
        </w:numPr>
        <w:rPr>
          <w:ins w:id="54" w:author="Matthew Lindley (NCE R)" w:date="2026-04-28T14:49:00Z" w16du:dateUtc="2026-04-28T13:49:00Z"/>
          <w:rFonts w:cs="BT Curve"/>
        </w:rPr>
      </w:pPr>
    </w:p>
    <w:p w14:paraId="49D10FC0" w14:textId="6C9ED87E" w:rsidR="007F45CC" w:rsidRDefault="007F45CC" w:rsidP="00883998">
      <w:pPr>
        <w:pStyle w:val="ListBullet"/>
        <w:numPr>
          <w:ilvl w:val="0"/>
          <w:numId w:val="0"/>
        </w:numPr>
        <w:rPr>
          <w:rFonts w:cs="BT Curve"/>
        </w:rPr>
      </w:pPr>
      <w:r>
        <w:rPr>
          <w:rFonts w:cs="BT Curve"/>
        </w:rPr>
        <w:t>We will create a set of APIs with the following guiding principles:</w:t>
      </w:r>
    </w:p>
    <w:p w14:paraId="6CB06FFF" w14:textId="683450DD" w:rsidR="00FB752D" w:rsidRDefault="004B0E6F" w:rsidP="0018388D">
      <w:pPr>
        <w:pStyle w:val="ListBullet"/>
        <w:numPr>
          <w:ilvl w:val="0"/>
          <w:numId w:val="101"/>
        </w:numPr>
        <w:rPr>
          <w:rFonts w:cs="BT Curve"/>
        </w:rPr>
      </w:pPr>
      <w:r>
        <w:rPr>
          <w:rFonts w:cs="BT Curve"/>
        </w:rPr>
        <w:t>No business capability exist</w:t>
      </w:r>
      <w:r w:rsidR="00EF2062">
        <w:rPr>
          <w:rFonts w:cs="BT Curve"/>
        </w:rPr>
        <w:t>s</w:t>
      </w:r>
      <w:r>
        <w:rPr>
          <w:rFonts w:cs="BT Curve"/>
        </w:rPr>
        <w:t xml:space="preserve"> </w:t>
      </w:r>
      <w:r w:rsidR="00211352">
        <w:rPr>
          <w:rFonts w:cs="BT Curve"/>
        </w:rPr>
        <w:t>in the UI</w:t>
      </w:r>
      <w:r>
        <w:rPr>
          <w:rFonts w:cs="BT Curve"/>
        </w:rPr>
        <w:t xml:space="preserve"> </w:t>
      </w:r>
      <w:r w:rsidR="00FB752D">
        <w:rPr>
          <w:rFonts w:cs="BT Curve"/>
        </w:rPr>
        <w:t>without it being driven by an API</w:t>
      </w:r>
      <w:r w:rsidR="001D6334">
        <w:rPr>
          <w:rFonts w:cs="BT Curve"/>
        </w:rPr>
        <w:t>.</w:t>
      </w:r>
    </w:p>
    <w:p w14:paraId="4A867C53" w14:textId="2A3BF652" w:rsidR="00634B7B" w:rsidRDefault="00634B7B" w:rsidP="00634B7B">
      <w:pPr>
        <w:pStyle w:val="ListBullet"/>
        <w:numPr>
          <w:ilvl w:val="0"/>
          <w:numId w:val="101"/>
        </w:numPr>
        <w:rPr>
          <w:del w:id="55" w:author="Matthew Lindley (NCE R)" w:date="2026-04-29T14:26:00Z" w16du:dateUtc="2026-04-29T13:26:00Z"/>
          <w:rFonts w:cs="BT Curve"/>
        </w:rPr>
      </w:pPr>
      <w:r>
        <w:rPr>
          <w:rFonts w:cs="BT Curve"/>
        </w:rPr>
        <w:t>Any API could be externalised at any time</w:t>
      </w:r>
      <w:r w:rsidR="001D6334">
        <w:rPr>
          <w:rFonts w:cs="BT Curve"/>
        </w:rPr>
        <w:t>.</w:t>
      </w:r>
      <w:ins w:id="56" w:author="John Daffern (NCE R)" w:date="2026-05-01T08:56:00Z" w16du:dateUtc="2026-05-01T07:56:00Z">
        <w:del w:id="57" w:author="Matthew Lindley (NCE R)" w:date="2026-05-01T10:10:00Z" w16du:dateUtc="2026-05-01T09:10:00Z">
          <w:r w:rsidR="00BD5EDA">
            <w:rPr>
              <w:rFonts w:cs="BT Curve"/>
            </w:rPr>
            <w:delText xml:space="preserve"> </w:delText>
          </w:r>
        </w:del>
      </w:ins>
    </w:p>
    <w:p w14:paraId="5CC13ACA" w14:textId="77777777" w:rsidR="000D0498" w:rsidRDefault="000D0498" w:rsidP="00F54A95">
      <w:pPr>
        <w:pStyle w:val="ListBullet"/>
        <w:numPr>
          <w:ilvl w:val="0"/>
          <w:numId w:val="101"/>
        </w:numPr>
        <w:rPr>
          <w:ins w:id="58" w:author="Matthew Lindley (NCE R)" w:date="2026-05-01T10:10:00Z" w16du:dateUtc="2026-05-01T09:10:00Z"/>
          <w:rFonts w:cs="BT Curve"/>
        </w:rPr>
      </w:pPr>
    </w:p>
    <w:p w14:paraId="00B29726" w14:textId="355A3EF8" w:rsidR="00F54A95" w:rsidRPr="00F54A95" w:rsidRDefault="00634B7B" w:rsidP="00F54A95">
      <w:pPr>
        <w:pStyle w:val="ListBullet"/>
        <w:numPr>
          <w:ilvl w:val="0"/>
          <w:numId w:val="101"/>
        </w:numPr>
        <w:rPr>
          <w:del w:id="59" w:author="Matthew Lindley (NCE R)" w:date="2026-04-29T14:23:00Z" w16du:dateUtc="2026-04-29T13:23:00Z"/>
          <w:rFonts w:cs="BT Curve"/>
        </w:rPr>
      </w:pPr>
      <w:r>
        <w:rPr>
          <w:rFonts w:cs="BT Curve"/>
        </w:rPr>
        <w:t>We will use the same APIs as our customers</w:t>
      </w:r>
      <w:r w:rsidR="0023654D">
        <w:rPr>
          <w:rFonts w:cs="BT Curve"/>
        </w:rPr>
        <w:t xml:space="preserve"> (subject to architectural </w:t>
      </w:r>
      <w:r w:rsidR="0099564A">
        <w:rPr>
          <w:rFonts w:cs="BT Curve"/>
        </w:rPr>
        <w:t>approval)</w:t>
      </w:r>
      <w:ins w:id="60" w:author="John Daffern (NCE R)" w:date="2026-05-01T08:55:00Z" w16du:dateUtc="2026-05-01T07:55:00Z">
        <w:del w:id="61" w:author="Matthew Lindley (NCE R)" w:date="2026-05-01T10:10:00Z" w16du:dateUtc="2026-05-01T09:10:00Z">
          <w:r w:rsidR="00BD5EDA">
            <w:rPr>
              <w:rFonts w:cs="BT Curve"/>
            </w:rPr>
            <w:delText xml:space="preserve"> </w:delText>
          </w:r>
        </w:del>
      </w:ins>
    </w:p>
    <w:p w14:paraId="03E8FF1E" w14:textId="77777777" w:rsidR="000D0498" w:rsidRDefault="000D0498" w:rsidP="00285451">
      <w:pPr>
        <w:pStyle w:val="ListBullet"/>
        <w:numPr>
          <w:ilvl w:val="0"/>
          <w:numId w:val="101"/>
        </w:numPr>
        <w:rPr>
          <w:ins w:id="62" w:author="Matthew Lindley (NCE R)" w:date="2026-05-01T10:10:00Z" w16du:dateUtc="2026-05-01T09:10:00Z"/>
          <w:rFonts w:cs="BT Curve"/>
        </w:rPr>
      </w:pPr>
    </w:p>
    <w:p w14:paraId="6803689A" w14:textId="12AB11A4" w:rsidR="00634B7B" w:rsidRPr="00634B7B" w:rsidRDefault="007F45CC" w:rsidP="001C2EE3">
      <w:pPr>
        <w:pStyle w:val="ListBullet"/>
        <w:numPr>
          <w:ilvl w:val="0"/>
          <w:numId w:val="101"/>
        </w:numPr>
        <w:rPr>
          <w:del w:id="63" w:author="Matthew Lindley (NCE R)" w:date="2026-04-29T14:22:00Z" w16du:dateUtc="2026-04-29T13:22:00Z"/>
          <w:rFonts w:cs="BT Curve"/>
        </w:rPr>
      </w:pPr>
      <w:r w:rsidRPr="008A7807">
        <w:rPr>
          <w:rFonts w:cs="BT Curve"/>
        </w:rPr>
        <w:t xml:space="preserve">Consistent, versioned APIs aligned to industry standards where </w:t>
      </w:r>
      <w:r w:rsidRPr="001C2EE3">
        <w:rPr>
          <w:rFonts w:cs="BT Curve"/>
        </w:rPr>
        <w:t>applicabl</w:t>
      </w:r>
      <w:ins w:id="64" w:author="Matthew Lindley (NCE R)" w:date="2026-04-29T14:27:00Z" w16du:dateUtc="2026-04-29T13:27:00Z">
        <w:r w:rsidR="00BC1049">
          <w:rPr>
            <w:rFonts w:cs="BT Curve"/>
          </w:rPr>
          <w:t>e</w:t>
        </w:r>
      </w:ins>
      <w:del w:id="65" w:author="Matthew Lindley (NCE R)" w:date="2026-04-29T14:27:00Z" w16du:dateUtc="2026-04-29T13:27:00Z">
        <w:r w:rsidRPr="001C2EE3" w:rsidDel="00BC1049">
          <w:rPr>
            <w:rFonts w:cs="BT Curve"/>
          </w:rPr>
          <w:delText>e</w:delText>
        </w:r>
      </w:del>
      <w:ins w:id="66" w:author="Matthew Lindley (NCE R)" w:date="2026-04-29T14:27:00Z" w16du:dateUtc="2026-04-29T13:27:00Z">
        <w:r w:rsidR="0028126A" w:rsidRPr="0028126A">
          <w:rPr>
            <w:rFonts w:cs="BT Curve"/>
          </w:rPr>
          <w:t>.</w:t>
        </w:r>
      </w:ins>
      <w:ins w:id="67" w:author="John Daffern (NCE R)" w:date="2026-05-01T08:56:00Z" w16du:dateUtc="2026-05-01T07:56:00Z">
        <w:r w:rsidR="00BD5EDA">
          <w:rPr>
            <w:rFonts w:cs="BT Curve"/>
          </w:rPr>
          <w:t xml:space="preserve"> </w:t>
        </w:r>
      </w:ins>
      <w:del w:id="68" w:author="Matthew Lindley (NCE R)" w:date="2026-04-29T14:22:00Z" w16du:dateUtc="2026-04-29T13:22:00Z">
        <w:r w:rsidRPr="008A7807">
          <w:rPr>
            <w:rFonts w:cs="BT Curve"/>
          </w:rPr>
          <w:delText>.</w:delText>
        </w:r>
      </w:del>
    </w:p>
    <w:p w14:paraId="27BA5E02" w14:textId="77777777" w:rsidR="007F45CC" w:rsidRPr="008A7807" w:rsidRDefault="007F45CC" w:rsidP="0074703D">
      <w:pPr>
        <w:pStyle w:val="ListBullet"/>
        <w:numPr>
          <w:ilvl w:val="0"/>
          <w:numId w:val="101"/>
        </w:numPr>
        <w:rPr>
          <w:rFonts w:cs="BT Curve"/>
        </w:rPr>
      </w:pPr>
      <w:r w:rsidRPr="008A7807">
        <w:rPr>
          <w:rFonts w:cs="BT Curve"/>
        </w:rPr>
        <w:t>Self-service for managing API access</w:t>
      </w:r>
      <w:r>
        <w:rPr>
          <w:rFonts w:cs="BT Curve"/>
        </w:rPr>
        <w:t>.</w:t>
      </w:r>
    </w:p>
    <w:p w14:paraId="33B53EC8" w14:textId="77777777" w:rsidR="007F45CC" w:rsidRPr="008A7807" w:rsidRDefault="007F45CC" w:rsidP="0018388D">
      <w:pPr>
        <w:pStyle w:val="ListBullet"/>
        <w:numPr>
          <w:ilvl w:val="0"/>
          <w:numId w:val="101"/>
        </w:numPr>
        <w:rPr>
          <w:rFonts w:cs="BT Curve"/>
        </w:rPr>
      </w:pPr>
      <w:r w:rsidRPr="008A7807">
        <w:rPr>
          <w:rFonts w:cs="BT Curve"/>
        </w:rPr>
        <w:t xml:space="preserve">Supporting </w:t>
      </w:r>
      <w:r>
        <w:rPr>
          <w:rFonts w:cs="BT Curve"/>
        </w:rPr>
        <w:t>documentation</w:t>
      </w:r>
      <w:r w:rsidRPr="008A7807">
        <w:rPr>
          <w:rFonts w:cs="BT Curve"/>
        </w:rPr>
        <w:t xml:space="preserve"> and tools for onboarding support</w:t>
      </w:r>
      <w:r>
        <w:rPr>
          <w:rFonts w:cs="BT Curve"/>
        </w:rPr>
        <w:t>.</w:t>
      </w:r>
    </w:p>
    <w:p w14:paraId="4B364025" w14:textId="77777777" w:rsidR="007F45CC" w:rsidRPr="008A7807" w:rsidRDefault="007F45CC" w:rsidP="0018388D">
      <w:pPr>
        <w:pStyle w:val="ListBullet"/>
        <w:numPr>
          <w:ilvl w:val="0"/>
          <w:numId w:val="101"/>
        </w:numPr>
        <w:rPr>
          <w:rFonts w:cs="BT Curve"/>
        </w:rPr>
      </w:pPr>
      <w:r w:rsidRPr="008A7807">
        <w:rPr>
          <w:rFonts w:cs="BT Curve"/>
        </w:rPr>
        <w:t>Secure authentication and authorisation model for portal and API access.</w:t>
      </w:r>
    </w:p>
    <w:p w14:paraId="7B479BD6" w14:textId="01CC273A" w:rsidR="007F45CC" w:rsidRPr="008A7807" w:rsidRDefault="007F45CC" w:rsidP="0018388D">
      <w:pPr>
        <w:pStyle w:val="ListBullet"/>
        <w:numPr>
          <w:ilvl w:val="0"/>
          <w:numId w:val="101"/>
        </w:numPr>
        <w:rPr>
          <w:ins w:id="69" w:author="Matthew Lindley (NCE R)" w:date="2026-04-29T14:14:00Z" w16du:dateUtc="2026-04-29T13:14:00Z"/>
          <w:rFonts w:cs="BT Curve"/>
        </w:rPr>
      </w:pPr>
      <w:r>
        <w:rPr>
          <w:rFonts w:cs="BT Curve"/>
        </w:rPr>
        <w:t>End</w:t>
      </w:r>
      <w:del w:id="70" w:author="Matthew Lindley (NCE R)" w:date="2026-04-29T14:07:00Z" w16du:dateUtc="2026-04-29T13:07:00Z">
        <w:r w:rsidDel="00EC4C7F">
          <w:rPr>
            <w:rFonts w:cs="BT Curve"/>
          </w:rPr>
          <w:delText xml:space="preserve"> </w:delText>
        </w:r>
      </w:del>
      <w:ins w:id="71" w:author="Matthew Lindley (NCE R)" w:date="2026-04-29T14:12:00Z" w16du:dateUtc="2026-04-29T13:12:00Z">
        <w:r w:rsidR="007342DB">
          <w:rPr>
            <w:rFonts w:cs="BT Curve"/>
          </w:rPr>
          <w:t>-</w:t>
        </w:r>
      </w:ins>
      <w:r>
        <w:rPr>
          <w:rFonts w:cs="BT Curve"/>
        </w:rPr>
        <w:t>to</w:t>
      </w:r>
      <w:del w:id="72" w:author="Matthew Lindley (NCE R)" w:date="2026-04-29T14:07:00Z" w16du:dateUtc="2026-04-29T13:07:00Z">
        <w:r>
          <w:rPr>
            <w:rFonts w:cs="BT Curve"/>
          </w:rPr>
          <w:delText xml:space="preserve"> </w:delText>
        </w:r>
      </w:del>
      <w:ins w:id="73" w:author="Matthew Lindley (NCE R)" w:date="2026-04-29T14:07:00Z" w16du:dateUtc="2026-04-29T13:07:00Z">
        <w:r w:rsidR="00EC4C7F">
          <w:rPr>
            <w:rFonts w:cs="BT Curve"/>
          </w:rPr>
          <w:t>-</w:t>
        </w:r>
      </w:ins>
      <w:r>
        <w:rPr>
          <w:rFonts w:cs="BT Curve"/>
        </w:rPr>
        <w:t xml:space="preserve">end journeys in test / </w:t>
      </w:r>
      <w:r w:rsidRPr="008A7807">
        <w:rPr>
          <w:rFonts w:cs="BT Curve"/>
        </w:rPr>
        <w:t>sandbox environments.</w:t>
      </w:r>
    </w:p>
    <w:p w14:paraId="7C5F0D23" w14:textId="77777777" w:rsidR="00FD3804" w:rsidRPr="008A7807" w:rsidRDefault="00FD3804" w:rsidP="00324141">
      <w:pPr>
        <w:pStyle w:val="ListBullet"/>
        <w:rPr>
          <w:rFonts w:cs="BT Curve"/>
        </w:rPr>
      </w:pPr>
      <w:ins w:id="74" w:author="Matthew Lindley (NCE R)" w:date="2026-04-29T14:14:00Z" w16du:dateUtc="2026-04-29T13:14:00Z">
        <w:r>
          <w:rPr>
            <w:rFonts w:cs="BT Curve"/>
          </w:rPr>
          <w:t xml:space="preserve">Broadband </w:t>
        </w:r>
      </w:ins>
      <w:ins w:id="75" w:author="Matthew Lindley (NCE R)" w:date="2026-04-29T14:16:00Z" w16du:dateUtc="2026-04-29T13:16:00Z">
        <w:r w:rsidR="000F559E">
          <w:rPr>
            <w:rFonts w:cs="BT Curve"/>
          </w:rPr>
          <w:t>is</w:t>
        </w:r>
      </w:ins>
      <w:ins w:id="76" w:author="Matthew Lindley (NCE R)" w:date="2026-04-29T14:14:00Z" w16du:dateUtc="2026-04-29T13:14:00Z">
        <w:r>
          <w:rPr>
            <w:rFonts w:cs="BT Curve"/>
          </w:rPr>
          <w:t xml:space="preserve"> </w:t>
        </w:r>
      </w:ins>
      <w:ins w:id="77" w:author="Matthew Lindley (NCE R)" w:date="2026-04-29T14:17:00Z" w16du:dateUtc="2026-04-29T13:17:00Z">
        <w:r w:rsidR="00751D01">
          <w:rPr>
            <w:rFonts w:cs="BT Curve"/>
          </w:rPr>
          <w:t xml:space="preserve">treated as </w:t>
        </w:r>
      </w:ins>
      <w:ins w:id="78" w:author="Matthew Lindley (NCE R)" w:date="2026-04-29T14:14:00Z" w16du:dateUtc="2026-04-29T13:14:00Z">
        <w:r>
          <w:rPr>
            <w:rFonts w:cs="BT Curve"/>
          </w:rPr>
          <w:t>a product</w:t>
        </w:r>
        <w:r w:rsidR="002C73E8">
          <w:rPr>
            <w:rFonts w:cs="BT Curve"/>
          </w:rPr>
          <w:t xml:space="preserve"> category</w:t>
        </w:r>
      </w:ins>
      <w:ins w:id="79" w:author="Matthew Lindley (NCE R)" w:date="2026-04-29T14:15:00Z" w16du:dateUtc="2026-04-29T13:15:00Z">
        <w:r w:rsidR="0073601F">
          <w:rPr>
            <w:rFonts w:cs="BT Curve"/>
          </w:rPr>
          <w:t xml:space="preserve"> (i.e. bundling is a strong</w:t>
        </w:r>
        <w:r w:rsidR="00411F74">
          <w:rPr>
            <w:rFonts w:cs="BT Curve"/>
          </w:rPr>
          <w:t xml:space="preserve"> </w:t>
        </w:r>
        <w:r w:rsidR="00FF1A81">
          <w:rPr>
            <w:rFonts w:cs="BT Curve"/>
          </w:rPr>
          <w:t>candidate feature)</w:t>
        </w:r>
      </w:ins>
      <w:ins w:id="80" w:author="Matthew Lindley (NCE R)" w:date="2026-04-29T14:21:00Z" w16du:dateUtc="2026-04-29T13:21:00Z">
        <w:r w:rsidR="001D6334">
          <w:rPr>
            <w:rFonts w:cs="BT Curve"/>
          </w:rPr>
          <w:t>.</w:t>
        </w:r>
      </w:ins>
    </w:p>
    <w:p w14:paraId="1CD0EB33" w14:textId="09E65935" w:rsidR="007F45CC" w:rsidRPr="001C74BD" w:rsidRDefault="007F45CC" w:rsidP="00324141">
      <w:pPr>
        <w:pStyle w:val="ListBullet"/>
        <w:rPr>
          <w:rFonts w:cs="BT Curve"/>
        </w:rPr>
      </w:pPr>
      <w:r w:rsidRPr="008A7807">
        <w:rPr>
          <w:rFonts w:cs="BT Curve"/>
        </w:rPr>
        <w:t>Support for full lifecycle journeys such as quote, order, modify, cancel and support.</w:t>
      </w:r>
    </w:p>
    <w:p w14:paraId="3D9FD778" w14:textId="77777777" w:rsidR="00EA5FEE" w:rsidRDefault="00EA5FEE" w:rsidP="00EA5FEE">
      <w:pPr>
        <w:pStyle w:val="ListBullet"/>
        <w:numPr>
          <w:ilvl w:val="0"/>
          <w:numId w:val="0"/>
        </w:numPr>
        <w:ind w:left="360" w:hanging="360"/>
        <w:rPr>
          <w:rFonts w:cs="BT Curve"/>
        </w:rPr>
      </w:pPr>
    </w:p>
    <w:p w14:paraId="563AE338" w14:textId="77777777" w:rsidR="00EA5FEE" w:rsidRPr="00324141" w:rsidRDefault="00EA5FEE" w:rsidP="00EA5FEE">
      <w:pPr>
        <w:pStyle w:val="ListBullet"/>
        <w:numPr>
          <w:ilvl w:val="0"/>
          <w:numId w:val="0"/>
        </w:numPr>
        <w:ind w:left="360" w:hanging="360"/>
        <w:rPr>
          <w:del w:id="81" w:author="Matthew Lindley (NCE R)" w:date="2026-04-29T16:36:00Z" w16du:dateUtc="2026-04-29T15:36:00Z"/>
          <w:rFonts w:cs="BT Curve"/>
        </w:rPr>
      </w:pPr>
    </w:p>
    <w:p w14:paraId="782B5C2E" w14:textId="77777777" w:rsidR="007F45CC" w:rsidRPr="00083B16" w:rsidRDefault="007F45CC" w:rsidP="00EA5FEE">
      <w:pPr>
        <w:pStyle w:val="ListBullet"/>
        <w:numPr>
          <w:ilvl w:val="0"/>
          <w:numId w:val="0"/>
        </w:numPr>
        <w:ind w:left="360" w:hanging="360"/>
        <w:rPr>
          <w:del w:id="82" w:author="Matthew Lindley (NCE R)" w:date="2026-04-28T13:45:00Z" w16du:dateUtc="2026-04-28T12:45:00Z"/>
        </w:rPr>
      </w:pPr>
    </w:p>
    <w:p w14:paraId="6B018CB0" w14:textId="02A498FB" w:rsidR="005E1A44" w:rsidRDefault="007F45CC" w:rsidP="00883998">
      <w:pPr>
        <w:pStyle w:val="ListBullet"/>
        <w:numPr>
          <w:ilvl w:val="0"/>
          <w:numId w:val="0"/>
        </w:numPr>
        <w:rPr>
          <w:ins w:id="83" w:author="Matthew Lindley (NCE R)" w:date="2026-04-30T14:28:00Z" w16du:dateUtc="2026-04-30T13:28:00Z"/>
          <w:rFonts w:ascii="Aptos" w:eastAsia="Aptos" w:hAnsi="Aptos" w:cs="Aptos"/>
          <w:sz w:val="24"/>
          <w:szCs w:val="24"/>
        </w:rPr>
      </w:pPr>
      <w:r w:rsidRPr="2092571B">
        <w:rPr>
          <w:rFonts w:ascii="Aptos" w:eastAsia="Aptos" w:hAnsi="Aptos" w:cs="Aptos"/>
          <w:sz w:val="24"/>
          <w:szCs w:val="24"/>
        </w:rPr>
        <w:t>These capabilities ensure that strategic APIs are consistently designed, securely exposed, well</w:t>
      </w:r>
      <w:r>
        <w:noBreakHyphen/>
      </w:r>
      <w:r w:rsidRPr="2092571B">
        <w:rPr>
          <w:rFonts w:ascii="Aptos" w:eastAsia="Aptos" w:hAnsi="Aptos" w:cs="Aptos"/>
          <w:sz w:val="24"/>
          <w:szCs w:val="24"/>
        </w:rPr>
        <w:t>documented, and easy for partners to consume, enabling rapid onboarding, faster integration, and scalable reuse across portals and channels.</w:t>
      </w:r>
    </w:p>
    <w:p w14:paraId="11F0A850" w14:textId="77777777" w:rsidR="00E45A4A" w:rsidRDefault="00E45A4A" w:rsidP="00883998">
      <w:pPr>
        <w:pStyle w:val="ListBullet"/>
        <w:numPr>
          <w:ilvl w:val="0"/>
          <w:numId w:val="0"/>
        </w:numPr>
        <w:rPr>
          <w:rFonts w:cs="BT Curve"/>
        </w:rPr>
      </w:pPr>
    </w:p>
    <w:p w14:paraId="00F8A3AB" w14:textId="629CDE25" w:rsidR="00201511" w:rsidRDefault="0055611B" w:rsidP="00883998">
      <w:pPr>
        <w:pStyle w:val="ListBullet"/>
        <w:numPr>
          <w:ilvl w:val="0"/>
          <w:numId w:val="0"/>
        </w:numPr>
        <w:rPr>
          <w:rFonts w:cs="BT Curve"/>
        </w:rPr>
      </w:pPr>
      <w:r>
        <w:rPr>
          <w:rFonts w:cs="BT Curve"/>
        </w:rPr>
        <w:t>Use case table – see appendix &lt;hyperlink)</w:t>
      </w:r>
    </w:p>
    <w:p w14:paraId="385DAD6C" w14:textId="0C595492" w:rsidR="00F608CF" w:rsidRDefault="6E2916EE" w:rsidP="00FC6E5B">
      <w:pPr>
        <w:pStyle w:val="Heading3"/>
      </w:pPr>
      <w:bookmarkStart w:id="84" w:name="_Toc232667913"/>
      <w:r>
        <w:t>Table - API functional use cases</w:t>
      </w:r>
      <w:bookmarkEnd w:id="84"/>
    </w:p>
    <w:tbl>
      <w:tblPr>
        <w:tblStyle w:val="GridTable4-Accent4"/>
        <w:tblW w:w="5000" w:type="pct"/>
        <w:tblLook w:val="04A0" w:firstRow="1" w:lastRow="0" w:firstColumn="1" w:lastColumn="0" w:noHBand="0" w:noVBand="1"/>
      </w:tblPr>
      <w:tblGrid>
        <w:gridCol w:w="1838"/>
        <w:gridCol w:w="2410"/>
        <w:gridCol w:w="2835"/>
        <w:gridCol w:w="3707"/>
        <w:tblGridChange w:id="85">
          <w:tblGrid>
            <w:gridCol w:w="1838"/>
            <w:gridCol w:w="2410"/>
            <w:gridCol w:w="2835"/>
            <w:gridCol w:w="3707"/>
          </w:tblGrid>
        </w:tblGridChange>
      </w:tblGrid>
      <w:tr w:rsidR="00B53DDF" w14:paraId="12DB2FC8" w14:textId="77777777" w:rsidTr="002547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805E268" w14:textId="77777777" w:rsidR="007F041D" w:rsidRDefault="007F041D">
            <w:pPr>
              <w:pStyle w:val="ListBullet"/>
              <w:numPr>
                <w:ilvl w:val="0"/>
                <w:numId w:val="0"/>
              </w:numPr>
              <w:rPr>
                <w:rFonts w:cs="BT Curve"/>
              </w:rPr>
            </w:pPr>
            <w:r>
              <w:rPr>
                <w:rFonts w:cs="BT Curve"/>
              </w:rPr>
              <w:t>As a</w:t>
            </w:r>
          </w:p>
        </w:tc>
        <w:tc>
          <w:tcPr>
            <w:tcW w:w="2410" w:type="dxa"/>
          </w:tcPr>
          <w:p w14:paraId="54CB7085" w14:textId="77777777" w:rsidR="007F041D" w:rsidRDefault="007F041D">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Pr>
                <w:rFonts w:cs="BT Curve"/>
              </w:rPr>
              <w:t>I want</w:t>
            </w:r>
          </w:p>
        </w:tc>
        <w:tc>
          <w:tcPr>
            <w:tcW w:w="2835" w:type="dxa"/>
          </w:tcPr>
          <w:p w14:paraId="1BA875C3" w14:textId="77777777" w:rsidR="007F041D" w:rsidRDefault="007F041D">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Pr>
                <w:rFonts w:cs="BT Curve"/>
              </w:rPr>
              <w:t>So that</w:t>
            </w:r>
          </w:p>
        </w:tc>
        <w:tc>
          <w:tcPr>
            <w:tcW w:w="3707" w:type="dxa"/>
          </w:tcPr>
          <w:p w14:paraId="28BA6C58" w14:textId="77777777" w:rsidR="007F041D" w:rsidRDefault="007F041D">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Pr>
                <w:rFonts w:cs="BT Curve"/>
              </w:rPr>
              <w:t>Acceptance criteria</w:t>
            </w:r>
          </w:p>
        </w:tc>
      </w:tr>
      <w:tr w:rsidR="00223514" w14:paraId="2A411905" w14:textId="77777777" w:rsidTr="002547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D8909CA" w14:textId="77777777" w:rsidR="00223514" w:rsidRDefault="00223514">
            <w:pPr>
              <w:pStyle w:val="ListBullet"/>
              <w:numPr>
                <w:ilvl w:val="0"/>
                <w:numId w:val="0"/>
              </w:numPr>
              <w:rPr>
                <w:rFonts w:cs="BT Curve"/>
              </w:rPr>
            </w:pPr>
          </w:p>
        </w:tc>
        <w:tc>
          <w:tcPr>
            <w:tcW w:w="2410" w:type="dxa"/>
          </w:tcPr>
          <w:p w14:paraId="0D498FFC" w14:textId="77777777" w:rsidR="00223514" w:rsidRDefault="00223514">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BT Curve"/>
              </w:rPr>
            </w:pPr>
          </w:p>
        </w:tc>
        <w:tc>
          <w:tcPr>
            <w:tcW w:w="2835" w:type="dxa"/>
          </w:tcPr>
          <w:p w14:paraId="5A2564ED" w14:textId="77777777" w:rsidR="00223514" w:rsidRDefault="00223514">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BT Curve"/>
              </w:rPr>
            </w:pPr>
          </w:p>
        </w:tc>
        <w:tc>
          <w:tcPr>
            <w:tcW w:w="3707" w:type="dxa"/>
          </w:tcPr>
          <w:p w14:paraId="679DC2A5" w14:textId="77777777" w:rsidR="00223514" w:rsidRDefault="00223514">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BT Curve"/>
              </w:rPr>
            </w:pPr>
          </w:p>
        </w:tc>
      </w:tr>
      <w:tr w:rsidR="00FC1DC4" w14:paraId="2A47FDB0" w14:textId="77777777" w:rsidTr="00AF341A">
        <w:tblPrEx>
          <w:tblW w:w="5000" w:type="pct"/>
          <w:tblPrExChange w:id="86" w:author="Matthew Lindley (NCE R)" w:date="2026-04-30T15:49:00Z" w16du:dateUtc="2026-04-30T14:49:00Z">
            <w:tblPrEx>
              <w:tblW w:w="5000" w:type="pct"/>
            </w:tblPrEx>
          </w:tblPrExChange>
        </w:tblPrEx>
        <w:trPr>
          <w:ins w:id="87" w:author="Matthew Lindley (NCE R)" w:date="2026-04-29T16:13:00Z"/>
        </w:trPr>
        <w:tc>
          <w:tcPr>
            <w:cnfStyle w:val="001000000000" w:firstRow="0" w:lastRow="0" w:firstColumn="1" w:lastColumn="0" w:oddVBand="0" w:evenVBand="0" w:oddHBand="0" w:evenHBand="0" w:firstRowFirstColumn="0" w:firstRowLastColumn="0" w:lastRowFirstColumn="0" w:lastRowLastColumn="0"/>
            <w:tcW w:w="1838" w:type="dxa"/>
            <w:tcPrChange w:id="88" w:author="Matthew Lindley (NCE R)" w:date="2026-04-30T15:49:00Z" w16du:dateUtc="2026-04-30T14:49:00Z">
              <w:tcPr>
                <w:tcW w:w="1838" w:type="dxa"/>
              </w:tcPr>
            </w:tcPrChange>
          </w:tcPr>
          <w:p w14:paraId="19EA360D" w14:textId="4777C627" w:rsidR="00FC1DC4" w:rsidRDefault="00FC1DC4" w:rsidP="00FC1DC4">
            <w:pPr>
              <w:pStyle w:val="ListBullet"/>
              <w:numPr>
                <w:ilvl w:val="0"/>
                <w:numId w:val="0"/>
              </w:numPr>
              <w:rPr>
                <w:ins w:id="89" w:author="Matthew Lindley (NCE R)" w:date="2026-04-29T16:13:00Z" w16du:dateUtc="2026-04-29T15:13:00Z"/>
                <w:rFonts w:cs="BT Curve"/>
              </w:rPr>
            </w:pPr>
            <w:ins w:id="90" w:author="Matthew Lindley (NCE R)" w:date="2026-04-29T16:13:00Z" w16du:dateUtc="2026-04-29T15:13:00Z">
              <w:r>
                <w:t>API Consumer</w:t>
              </w:r>
            </w:ins>
          </w:p>
        </w:tc>
        <w:tc>
          <w:tcPr>
            <w:tcW w:w="2410" w:type="dxa"/>
            <w:tcPrChange w:id="91" w:author="Matthew Lindley (NCE R)" w:date="2026-04-30T15:49:00Z" w16du:dateUtc="2026-04-30T14:49:00Z">
              <w:tcPr>
                <w:tcW w:w="2410" w:type="dxa"/>
              </w:tcPr>
            </w:tcPrChange>
          </w:tcPr>
          <w:p w14:paraId="49284BFE" w14:textId="27BD70A1" w:rsidR="00FC1DC4" w:rsidRDefault="00FC1DC4" w:rsidP="00FC1DC4">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92" w:author="Matthew Lindley (NCE R)" w:date="2026-04-29T16:13:00Z" w16du:dateUtc="2026-04-29T15:13:00Z"/>
                <w:rFonts w:cs="BT Curve"/>
              </w:rPr>
            </w:pPr>
            <w:ins w:id="93" w:author="Matthew Lindley (NCE R)" w:date="2026-04-29T16:13:00Z" w16du:dateUtc="2026-04-29T15:13:00Z">
              <w:r>
                <w:t>Self</w:t>
              </w:r>
            </w:ins>
            <w:ins w:id="94" w:author="Matthew Lindley (NCE R)" w:date="2026-04-30T15:49:00Z" w16du:dateUtc="2026-04-30T14:49:00Z">
              <w:r w:rsidR="00AF341A">
                <w:noBreakHyphen/>
              </w:r>
            </w:ins>
            <w:ins w:id="95" w:author="Matthew Lindley (NCE R)" w:date="2026-04-29T16:13:00Z" w16du:dateUtc="2026-04-29T15:13:00Z">
              <w:r>
                <w:t>documenting APIs</w:t>
              </w:r>
            </w:ins>
          </w:p>
        </w:tc>
        <w:tc>
          <w:tcPr>
            <w:tcW w:w="2835" w:type="dxa"/>
            <w:tcPrChange w:id="96" w:author="Matthew Lindley (NCE R)" w:date="2026-04-30T15:49:00Z" w16du:dateUtc="2026-04-30T14:49:00Z">
              <w:tcPr>
                <w:tcW w:w="2835" w:type="dxa"/>
              </w:tcPr>
            </w:tcPrChange>
          </w:tcPr>
          <w:p w14:paraId="29F81CC0" w14:textId="136D7E83" w:rsidR="00FC1DC4" w:rsidRDefault="00FC1DC4" w:rsidP="00FC1DC4">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97" w:author="Matthew Lindley (NCE R)" w:date="2026-04-29T16:13:00Z" w16du:dateUtc="2026-04-29T15:13:00Z"/>
                <w:rFonts w:cs="BT Curve"/>
              </w:rPr>
            </w:pPr>
            <w:ins w:id="98" w:author="Matthew Lindley (NCE R)" w:date="2026-04-29T16:13:00Z" w16du:dateUtc="2026-04-29T15:13:00Z">
              <w:r>
                <w:t>I do not need to read lots of different documents and tutorials</w:t>
              </w:r>
            </w:ins>
          </w:p>
        </w:tc>
        <w:tc>
          <w:tcPr>
            <w:tcW w:w="3707" w:type="dxa"/>
            <w:tcPrChange w:id="99" w:author="Matthew Lindley (NCE R)" w:date="2026-04-30T15:49:00Z" w16du:dateUtc="2026-04-30T14:49:00Z">
              <w:tcPr>
                <w:tcW w:w="3707" w:type="dxa"/>
              </w:tcPr>
            </w:tcPrChange>
          </w:tcPr>
          <w:p w14:paraId="2E73C48C" w14:textId="6AB9BFFE" w:rsidR="00FC1DC4" w:rsidRDefault="00AF341A" w:rsidP="00FC1DC4">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100" w:author="Matthew Lindley (NCE R)" w:date="2026-04-29T16:13:00Z" w16du:dateUtc="2026-04-29T15:13:00Z"/>
                <w:rFonts w:cs="BT Curve"/>
              </w:rPr>
            </w:pPr>
            <w:ins w:id="101" w:author="Matthew Lindley (NCE R)" w:date="2026-04-30T15:49:00Z" w16du:dateUtc="2026-04-30T14:49:00Z">
              <w:r>
                <w:t xml:space="preserve">• </w:t>
              </w:r>
            </w:ins>
            <w:commentRangeStart w:id="102"/>
            <w:ins w:id="103" w:author="Matthew Lindley (NCE R)" w:date="2026-04-29T16:13:00Z" w16du:dateUtc="2026-04-29T15:13:00Z">
              <w:r w:rsidR="00FC1DC4">
                <w:t xml:space="preserve">A </w:t>
              </w:r>
            </w:ins>
            <w:ins w:id="104" w:author="Matthew Lindley (NCE R)" w:date="2026-04-30T14:28:00Z" w16du:dateUtc="2026-04-30T13:28:00Z">
              <w:r w:rsidR="0047693C">
                <w:t>client</w:t>
              </w:r>
            </w:ins>
            <w:ins w:id="105" w:author="Matthew Lindley (NCE R)" w:date="2026-04-29T16:13:00Z" w16du:dateUtc="2026-04-29T15:13:00Z">
              <w:r w:rsidR="00FC1DC4">
                <w:t xml:space="preserve"> can be built using </w:t>
              </w:r>
            </w:ins>
            <w:ins w:id="106" w:author="Matthew Lindley (NCE R)" w:date="2026-04-30T15:49:00Z" w16du:dateUtc="2026-04-30T14:49:00Z">
              <w:r>
                <w:t xml:space="preserve">only </w:t>
              </w:r>
            </w:ins>
            <w:ins w:id="107" w:author="Matthew Lindley (NCE R)" w:date="2026-04-29T16:13:00Z" w16du:dateUtc="2026-04-29T15:13:00Z">
              <w:r w:rsidR="00FC1DC4">
                <w:t xml:space="preserve">the </w:t>
              </w:r>
            </w:ins>
            <w:ins w:id="108" w:author="Matthew Lindley (NCE R)" w:date="2026-04-30T15:49:00Z" w16du:dateUtc="2026-04-30T14:49:00Z">
              <w:r>
                <w:t xml:space="preserve">API </w:t>
              </w:r>
            </w:ins>
            <w:ins w:id="109" w:author="Matthew Lindley (NCE R)" w:date="2026-04-29T16:13:00Z" w16du:dateUtc="2026-04-29T15:13:00Z">
              <w:r w:rsidR="00FC1DC4">
                <w:t xml:space="preserve">specification (e.g. </w:t>
              </w:r>
            </w:ins>
            <w:ins w:id="110" w:author="Matthew Lindley (NCE R)" w:date="2026-04-30T15:49:00Z" w16du:dateUtc="2026-04-30T14:49:00Z">
              <w:r>
                <w:t>OpenAPI)</w:t>
              </w:r>
            </w:ins>
            <w:commentRangeEnd w:id="102"/>
            <w:r w:rsidR="00E011F7">
              <w:rPr>
                <w:rStyle w:val="CommentReference"/>
                <w:sz w:val="22"/>
                <w:szCs w:val="22"/>
              </w:rPr>
              <w:commentReference w:id="102"/>
            </w:r>
            <w:ins w:id="111" w:author="Matthew Lindley (NCE R)" w:date="2026-04-30T15:49:00Z" w16du:dateUtc="2026-04-30T14:49:00Z">
              <w:r>
                <w:br/>
                <w:t>• All endpoints, request/response schemas, parameters, and error responses are documented in the spec</w:t>
              </w:r>
              <w:r>
                <w:br/>
                <w:t>• Examples are included for common use cases</w:t>
              </w:r>
            </w:ins>
          </w:p>
        </w:tc>
      </w:tr>
      <w:tr w:rsidR="00F80420" w:rsidDel="006268EA" w14:paraId="6DF3812C" w14:textId="77777777" w:rsidTr="00AF341A">
        <w:tblPrEx>
          <w:tblW w:w="5000" w:type="pct"/>
          <w:tblPrExChange w:id="112" w:author="Matthew Lindley (NCE R)" w:date="2026-04-30T15:49:00Z" w16du:dateUtc="2026-04-30T14:49: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ins w:id="113" w:author="Matthew Lindley (NCE R)" w:date="2026-04-30T14:26:00Z"/>
        </w:trPr>
        <w:tc>
          <w:tcPr>
            <w:cnfStyle w:val="001000000000" w:firstRow="0" w:lastRow="0" w:firstColumn="1" w:lastColumn="0" w:oddVBand="0" w:evenVBand="0" w:oddHBand="0" w:evenHBand="0" w:firstRowFirstColumn="0" w:firstRowLastColumn="0" w:lastRowFirstColumn="0" w:lastRowLastColumn="0"/>
            <w:tcW w:w="1838" w:type="dxa"/>
            <w:tcPrChange w:id="114" w:author="Matthew Lindley (NCE R)" w:date="2026-04-30T15:49:00Z" w16du:dateUtc="2026-04-30T14:49:00Z">
              <w:tcPr>
                <w:tcW w:w="1838" w:type="dxa"/>
              </w:tcPr>
            </w:tcPrChange>
          </w:tcPr>
          <w:p w14:paraId="7734F460" w14:textId="7ED4CD46" w:rsidR="00F80420" w:rsidDel="006268EA" w:rsidRDefault="00F80420" w:rsidP="00F80420">
            <w:pPr>
              <w:pStyle w:val="ListBullet"/>
              <w:numPr>
                <w:ilvl w:val="0"/>
                <w:numId w:val="0"/>
              </w:numPr>
              <w:cnfStyle w:val="001000100000" w:firstRow="0" w:lastRow="0" w:firstColumn="1" w:lastColumn="0" w:oddVBand="0" w:evenVBand="0" w:oddHBand="1" w:evenHBand="0" w:firstRowFirstColumn="0" w:firstRowLastColumn="0" w:lastRowFirstColumn="0" w:lastRowLastColumn="0"/>
              <w:rPr>
                <w:ins w:id="115" w:author="Matthew Lindley (NCE R)" w:date="2026-04-30T14:26:00Z" w16du:dateUtc="2026-04-30T13:26:00Z"/>
                <w:rFonts w:cs="BT Curve"/>
              </w:rPr>
            </w:pPr>
            <w:ins w:id="116" w:author="Matthew Lindley (NCE R)" w:date="2026-04-30T14:26:00Z" w16du:dateUtc="2026-04-30T13:26:00Z">
              <w:r>
                <w:t>API Consumer</w:t>
              </w:r>
            </w:ins>
          </w:p>
        </w:tc>
        <w:tc>
          <w:tcPr>
            <w:tcW w:w="2410" w:type="dxa"/>
            <w:tcPrChange w:id="117" w:author="Matthew Lindley (NCE R)" w:date="2026-04-30T15:49:00Z" w16du:dateUtc="2026-04-30T14:49:00Z">
              <w:tcPr>
                <w:tcW w:w="2410" w:type="dxa"/>
              </w:tcPr>
            </w:tcPrChange>
          </w:tcPr>
          <w:p w14:paraId="4590043B" w14:textId="08FC4810" w:rsidR="00F80420" w:rsidDel="006268EA" w:rsidRDefault="00F80420" w:rsidP="00F80420">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118" w:author="Matthew Lindley (NCE R)" w:date="2026-04-30T14:26:00Z" w16du:dateUtc="2026-04-30T13:26:00Z"/>
                <w:rFonts w:cs="BT Curve"/>
              </w:rPr>
            </w:pPr>
            <w:ins w:id="119" w:author="Matthew Lindley (NCE R)" w:date="2026-04-30T14:26:00Z" w16du:dateUtc="2026-04-30T13:26:00Z">
              <w:r>
                <w:t>TMF</w:t>
              </w:r>
            </w:ins>
            <w:ins w:id="120" w:author="Matthew Lindley (NCE R)" w:date="2026-04-30T15:49:00Z" w16du:dateUtc="2026-04-30T14:49:00Z">
              <w:r w:rsidR="00AF341A">
                <w:noBreakHyphen/>
              </w:r>
            </w:ins>
            <w:ins w:id="121" w:author="Matthew Lindley (NCE R)" w:date="2026-04-30T14:26:00Z" w16du:dateUtc="2026-04-30T13:26:00Z">
              <w:r>
                <w:t>compliant APIs</w:t>
              </w:r>
            </w:ins>
          </w:p>
        </w:tc>
        <w:tc>
          <w:tcPr>
            <w:tcW w:w="2835" w:type="dxa"/>
            <w:tcPrChange w:id="122" w:author="Matthew Lindley (NCE R)" w:date="2026-04-30T15:49:00Z" w16du:dateUtc="2026-04-30T14:49:00Z">
              <w:tcPr>
                <w:tcW w:w="2835" w:type="dxa"/>
              </w:tcPr>
            </w:tcPrChange>
          </w:tcPr>
          <w:p w14:paraId="40FF20ED" w14:textId="64657B7F" w:rsidR="00F80420" w:rsidDel="006268EA" w:rsidRDefault="00F80420" w:rsidP="00F80420">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123" w:author="Matthew Lindley (NCE R)" w:date="2026-04-30T14:26:00Z" w16du:dateUtc="2026-04-30T13:26:00Z"/>
                <w:rFonts w:cs="BT Curve"/>
              </w:rPr>
            </w:pPr>
            <w:ins w:id="124" w:author="Matthew Lindley (NCE R)" w:date="2026-04-30T14:26:00Z" w16du:dateUtc="2026-04-30T13:26:00Z">
              <w:r>
                <w:t>I can reuse code I’ve already written to integrate</w:t>
              </w:r>
            </w:ins>
          </w:p>
        </w:tc>
        <w:tc>
          <w:tcPr>
            <w:tcW w:w="3707" w:type="dxa"/>
            <w:tcPrChange w:id="125" w:author="Matthew Lindley (NCE R)" w:date="2026-04-30T15:49:00Z" w16du:dateUtc="2026-04-30T14:49:00Z">
              <w:tcPr>
                <w:tcW w:w="3707" w:type="dxa"/>
              </w:tcPr>
            </w:tcPrChange>
          </w:tcPr>
          <w:p w14:paraId="169F079B" w14:textId="243FA103" w:rsidR="00F80420" w:rsidDel="006268EA" w:rsidRDefault="00AF341A" w:rsidP="00F80420">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126" w:author="Matthew Lindley (NCE R)" w:date="2026-04-30T14:26:00Z" w16du:dateUtc="2026-04-30T13:26:00Z"/>
                <w:rFonts w:cs="BT Curve"/>
              </w:rPr>
            </w:pPr>
            <w:ins w:id="127" w:author="Matthew Lindley (NCE R)" w:date="2026-04-30T15:49:00Z" w16du:dateUtc="2026-04-30T14:49:00Z">
              <w:r>
                <w:t xml:space="preserve">• </w:t>
              </w:r>
              <w:commentRangeStart w:id="128"/>
              <w:r>
                <w:t>APIs conform to agreed TMF standards and profiles</w:t>
              </w:r>
              <w:r>
                <w:br/>
              </w:r>
            </w:ins>
            <w:commentRangeEnd w:id="128"/>
            <w:r w:rsidR="00E011F7">
              <w:rPr>
                <w:rStyle w:val="CommentReference"/>
                <w:sz w:val="22"/>
                <w:szCs w:val="22"/>
              </w:rPr>
              <w:commentReference w:id="128"/>
            </w:r>
            <w:ins w:id="129" w:author="Matthew Lindley (NCE R)" w:date="2026-04-30T15:49:00Z" w16du:dateUtc="2026-04-30T14:49:00Z">
              <w:r>
                <w:t>• Any deviations from TMF are explicitly documented</w:t>
              </w:r>
              <w:r>
                <w:br/>
                <w:t>• TMF resource names and patterns are consistently applied</w:t>
              </w:r>
            </w:ins>
          </w:p>
        </w:tc>
      </w:tr>
      <w:tr w:rsidR="00F80420" w:rsidDel="006268EA" w14:paraId="0669969E" w14:textId="77777777" w:rsidTr="00AF341A">
        <w:tblPrEx>
          <w:tblW w:w="5000" w:type="pct"/>
          <w:tblPrExChange w:id="130" w:author="Matthew Lindley (NCE R)" w:date="2026-04-30T15:49:00Z" w16du:dateUtc="2026-04-30T14:49:00Z">
            <w:tblPrEx>
              <w:tblW w:w="5000" w:type="pct"/>
            </w:tblPrEx>
          </w:tblPrExChange>
        </w:tblPrEx>
        <w:trPr>
          <w:ins w:id="131" w:author="Matthew Lindley (NCE R)" w:date="2026-04-30T14:26:00Z"/>
        </w:trPr>
        <w:tc>
          <w:tcPr>
            <w:cnfStyle w:val="001000000000" w:firstRow="0" w:lastRow="0" w:firstColumn="1" w:lastColumn="0" w:oddVBand="0" w:evenVBand="0" w:oddHBand="0" w:evenHBand="0" w:firstRowFirstColumn="0" w:firstRowLastColumn="0" w:lastRowFirstColumn="0" w:lastRowLastColumn="0"/>
            <w:tcW w:w="1838" w:type="dxa"/>
            <w:tcPrChange w:id="132" w:author="Matthew Lindley (NCE R)" w:date="2026-04-30T15:49:00Z" w16du:dateUtc="2026-04-30T14:49:00Z">
              <w:tcPr>
                <w:tcW w:w="1838" w:type="dxa"/>
              </w:tcPr>
            </w:tcPrChange>
          </w:tcPr>
          <w:p w14:paraId="4DDBF981" w14:textId="752877C3" w:rsidR="00F80420" w:rsidDel="006268EA" w:rsidRDefault="00F80420" w:rsidP="00F80420">
            <w:pPr>
              <w:pStyle w:val="ListBullet"/>
              <w:numPr>
                <w:ilvl w:val="0"/>
                <w:numId w:val="0"/>
              </w:numPr>
              <w:rPr>
                <w:ins w:id="133" w:author="Matthew Lindley (NCE R)" w:date="2026-04-30T14:26:00Z" w16du:dateUtc="2026-04-30T13:26:00Z"/>
                <w:rFonts w:cs="BT Curve"/>
              </w:rPr>
            </w:pPr>
            <w:ins w:id="134" w:author="Matthew Lindley (NCE R)" w:date="2026-04-30T14:26:00Z" w16du:dateUtc="2026-04-30T13:26:00Z">
              <w:r>
                <w:t>API Consumer</w:t>
              </w:r>
            </w:ins>
          </w:p>
        </w:tc>
        <w:tc>
          <w:tcPr>
            <w:tcW w:w="2410" w:type="dxa"/>
            <w:tcPrChange w:id="135" w:author="Matthew Lindley (NCE R)" w:date="2026-04-30T15:49:00Z" w16du:dateUtc="2026-04-30T14:49:00Z">
              <w:tcPr>
                <w:tcW w:w="2410" w:type="dxa"/>
              </w:tcPr>
            </w:tcPrChange>
          </w:tcPr>
          <w:p w14:paraId="0AFFAF3F" w14:textId="1C8E48F8" w:rsidR="00F80420" w:rsidDel="006268EA" w:rsidRDefault="00F80420" w:rsidP="00F80420">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136" w:author="Matthew Lindley (NCE R)" w:date="2026-04-30T14:26:00Z" w16du:dateUtc="2026-04-30T13:26:00Z"/>
                <w:rFonts w:cs="BT Curve"/>
              </w:rPr>
            </w:pPr>
            <w:ins w:id="137" w:author="Matthew Lindley (NCE R)" w:date="2026-04-30T14:26:00Z" w16du:dateUtc="2026-04-30T13:26:00Z">
              <w:r>
                <w:t>Consistent API request and response payload structures across services</w:t>
              </w:r>
            </w:ins>
          </w:p>
        </w:tc>
        <w:tc>
          <w:tcPr>
            <w:tcW w:w="2835" w:type="dxa"/>
            <w:tcPrChange w:id="138" w:author="Matthew Lindley (NCE R)" w:date="2026-04-30T15:49:00Z" w16du:dateUtc="2026-04-30T14:49:00Z">
              <w:tcPr>
                <w:tcW w:w="2835" w:type="dxa"/>
              </w:tcPr>
            </w:tcPrChange>
          </w:tcPr>
          <w:p w14:paraId="0DF2B99D" w14:textId="767CA1DB" w:rsidR="00F80420" w:rsidDel="006268EA" w:rsidRDefault="00F80420" w:rsidP="00F80420">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139" w:author="Matthew Lindley (NCE R)" w:date="2026-04-30T14:26:00Z" w16du:dateUtc="2026-04-30T13:26:00Z"/>
                <w:rFonts w:cs="BT Curve"/>
              </w:rPr>
            </w:pPr>
            <w:ins w:id="140" w:author="Matthew Lindley (NCE R)" w:date="2026-04-30T14:26:00Z" w16du:dateUtc="2026-04-30T13:26:00Z">
              <w:r>
                <w:t>I can understand the services more easily</w:t>
              </w:r>
            </w:ins>
          </w:p>
        </w:tc>
        <w:tc>
          <w:tcPr>
            <w:tcW w:w="3707" w:type="dxa"/>
            <w:tcPrChange w:id="141" w:author="Matthew Lindley (NCE R)" w:date="2026-04-30T15:49:00Z" w16du:dateUtc="2026-04-30T14:49:00Z">
              <w:tcPr>
                <w:tcW w:w="3707" w:type="dxa"/>
              </w:tcPr>
            </w:tcPrChange>
          </w:tcPr>
          <w:p w14:paraId="33C77894" w14:textId="265A4326" w:rsidR="00F80420" w:rsidDel="006268EA" w:rsidRDefault="00AF341A" w:rsidP="00F80420">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142" w:author="Matthew Lindley (NCE R)" w:date="2026-04-30T14:26:00Z" w16du:dateUtc="2026-04-30T13:26:00Z"/>
                <w:rFonts w:cs="BT Curve"/>
              </w:rPr>
            </w:pPr>
            <w:ins w:id="143" w:author="Matthew Lindley (NCE R)" w:date="2026-04-30T15:49:00Z" w16du:dateUtc="2026-04-30T14:49:00Z">
              <w:r>
                <w:t>• Common fields (IDs, timestamps, status, links) follow the same naming and structure</w:t>
              </w:r>
              <w:r>
                <w:br/>
                <w:t>• Pagination, filtering, and sorting follow a shared pattern</w:t>
              </w:r>
              <w:r>
                <w:br/>
                <w:t>• Error responses follow the same error model across all services</w:t>
              </w:r>
            </w:ins>
          </w:p>
        </w:tc>
      </w:tr>
      <w:tr w:rsidR="00FB0B7F" w14:paraId="0B810A44" w14:textId="77777777" w:rsidTr="00AF341A">
        <w:tblPrEx>
          <w:tblW w:w="5000" w:type="pct"/>
          <w:tblPrExChange w:id="144" w:author="Matthew Lindley (NCE R)" w:date="2026-04-30T15:49:00Z" w16du:dateUtc="2026-04-30T14:49: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ins w:id="145" w:author="Matthew Lindley (NCE R)" w:date="2026-04-30T14:43:00Z"/>
        </w:trPr>
        <w:tc>
          <w:tcPr>
            <w:cnfStyle w:val="001000000000" w:firstRow="0" w:lastRow="0" w:firstColumn="1" w:lastColumn="0" w:oddVBand="0" w:evenVBand="0" w:oddHBand="0" w:evenHBand="0" w:firstRowFirstColumn="0" w:firstRowLastColumn="0" w:lastRowFirstColumn="0" w:lastRowLastColumn="0"/>
            <w:tcW w:w="1838" w:type="dxa"/>
            <w:tcPrChange w:id="146" w:author="Matthew Lindley (NCE R)" w:date="2026-04-30T15:49:00Z" w16du:dateUtc="2026-04-30T14:49:00Z">
              <w:tcPr>
                <w:tcW w:w="1838" w:type="dxa"/>
              </w:tcPr>
            </w:tcPrChange>
          </w:tcPr>
          <w:p w14:paraId="74DB82F3" w14:textId="32FD8E22" w:rsidR="00FB0B7F" w:rsidRDefault="00FB0B7F" w:rsidP="00F80420">
            <w:pPr>
              <w:pStyle w:val="ListBullet"/>
              <w:numPr>
                <w:ilvl w:val="0"/>
                <w:numId w:val="0"/>
              </w:numPr>
              <w:cnfStyle w:val="001000100000" w:firstRow="0" w:lastRow="0" w:firstColumn="1" w:lastColumn="0" w:oddVBand="0" w:evenVBand="0" w:oddHBand="1" w:evenHBand="0" w:firstRowFirstColumn="0" w:firstRowLastColumn="0" w:lastRowFirstColumn="0" w:lastRowLastColumn="0"/>
              <w:rPr>
                <w:ins w:id="147" w:author="Matthew Lindley (NCE R)" w:date="2026-04-30T14:43:00Z" w16du:dateUtc="2026-04-30T13:43:00Z"/>
                <w:rFonts w:cs="BT Curve"/>
              </w:rPr>
            </w:pPr>
            <w:ins w:id="148" w:author="Matthew Lindley (NCE R)" w:date="2026-04-30T14:43:00Z" w16du:dateUtc="2026-04-30T13:43:00Z">
              <w:r>
                <w:t>API Supplier</w:t>
              </w:r>
            </w:ins>
          </w:p>
        </w:tc>
        <w:tc>
          <w:tcPr>
            <w:tcW w:w="2410" w:type="dxa"/>
            <w:tcPrChange w:id="149" w:author="Matthew Lindley (NCE R)" w:date="2026-04-30T15:49:00Z" w16du:dateUtc="2026-04-30T14:49:00Z">
              <w:tcPr>
                <w:tcW w:w="2410" w:type="dxa"/>
              </w:tcPr>
            </w:tcPrChange>
          </w:tcPr>
          <w:p w14:paraId="243B8B88" w14:textId="0940DBA6" w:rsidR="00FB0B7F" w:rsidRDefault="00AF341A" w:rsidP="00F80420">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150" w:author="Matthew Lindley (NCE R)" w:date="2026-04-30T14:43:00Z" w16du:dateUtc="2026-04-30T13:43:00Z"/>
                <w:rFonts w:cs="BT Curve"/>
              </w:rPr>
            </w:pPr>
            <w:ins w:id="151" w:author="Matthew Lindley (NCE R)" w:date="2026-04-30T15:49:00Z" w16du:dateUtc="2026-04-30T14:49:00Z">
              <w:r>
                <w:t>Rate</w:t>
              </w:r>
              <w:r>
                <w:noBreakHyphen/>
                <w:t>limiting on services</w:t>
              </w:r>
            </w:ins>
          </w:p>
        </w:tc>
        <w:tc>
          <w:tcPr>
            <w:tcW w:w="2835" w:type="dxa"/>
            <w:tcPrChange w:id="152" w:author="Matthew Lindley (NCE R)" w:date="2026-04-30T15:49:00Z" w16du:dateUtc="2026-04-30T14:49:00Z">
              <w:tcPr>
                <w:tcW w:w="2835" w:type="dxa"/>
              </w:tcPr>
            </w:tcPrChange>
          </w:tcPr>
          <w:p w14:paraId="1B649F93" w14:textId="3CA7232A" w:rsidR="00FB0B7F" w:rsidRDefault="00D8701E" w:rsidP="00F80420">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153" w:author="Matthew Lindley (NCE R)" w:date="2026-04-30T14:43:00Z" w16du:dateUtc="2026-04-30T13:43:00Z"/>
                <w:rFonts w:cs="BT Curve"/>
              </w:rPr>
            </w:pPr>
            <w:ins w:id="154" w:author="Matthew Lindley (NCE R)" w:date="2026-04-30T14:43:00Z" w16du:dateUtc="2026-04-30T13:43:00Z">
              <w:r>
                <w:t xml:space="preserve">The system is </w:t>
              </w:r>
              <w:r w:rsidR="006D73CA">
                <w:t xml:space="preserve">less prone to </w:t>
              </w:r>
            </w:ins>
            <w:ins w:id="155" w:author="Matthew Lindley (NCE R)" w:date="2026-04-30T15:49:00Z" w16du:dateUtc="2026-04-30T14:49:00Z">
              <w:r w:rsidR="00AF341A">
                <w:t>abuse</w:t>
              </w:r>
            </w:ins>
            <w:ins w:id="156" w:author="Matthew Lindley (NCE R)" w:date="2026-04-30T14:44:00Z" w16du:dateUtc="2026-04-30T13:44:00Z">
              <w:r w:rsidR="00E24494">
                <w:t xml:space="preserve"> or attack</w:t>
              </w:r>
            </w:ins>
          </w:p>
        </w:tc>
        <w:tc>
          <w:tcPr>
            <w:tcW w:w="3707" w:type="dxa"/>
            <w:tcPrChange w:id="157" w:author="Matthew Lindley (NCE R)" w:date="2026-04-30T15:49:00Z" w16du:dateUtc="2026-04-30T14:49:00Z">
              <w:tcPr>
                <w:tcW w:w="3707" w:type="dxa"/>
              </w:tcPr>
            </w:tcPrChange>
          </w:tcPr>
          <w:p w14:paraId="7E4A8298" w14:textId="72FCD5E0" w:rsidR="00FB0B7F" w:rsidRDefault="00AF341A" w:rsidP="00F80420">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158" w:author="Matthew Lindley (NCE R)" w:date="2026-04-30T14:43:00Z" w16du:dateUtc="2026-04-30T13:43:00Z"/>
                <w:rFonts w:cs="BT Curve"/>
              </w:rPr>
            </w:pPr>
            <w:ins w:id="159" w:author="Matthew Lindley (NCE R)" w:date="2026-04-30T15:49:00Z" w16du:dateUtc="2026-04-30T14:49:00Z">
              <w:r>
                <w:t>• Rate limits can be configured per consumer and per API</w:t>
              </w:r>
              <w:r>
                <w:br/>
                <w:t>• Consumers receive a standard error response when limits are exceeded</w:t>
              </w:r>
              <w:r>
                <w:br/>
                <w:t>• Rate</w:t>
              </w:r>
              <w:r>
                <w:noBreakHyphen/>
                <w:t>limit headers expose remaining quota and reset time</w:t>
              </w:r>
            </w:ins>
          </w:p>
        </w:tc>
      </w:tr>
      <w:tr w:rsidR="00352BAA" w14:paraId="5ABDC869" w14:textId="77777777" w:rsidTr="00AF341A">
        <w:tblPrEx>
          <w:tblW w:w="5000" w:type="pct"/>
          <w:tblPrExChange w:id="160" w:author="Matthew Lindley (NCE R)" w:date="2026-04-30T15:49:00Z" w16du:dateUtc="2026-04-30T14:49:00Z">
            <w:tblPrEx>
              <w:tblW w:w="5000" w:type="pct"/>
            </w:tblPrEx>
          </w:tblPrExChange>
        </w:tblPrEx>
        <w:tc>
          <w:tcPr>
            <w:cnfStyle w:val="001000000000" w:firstRow="0" w:lastRow="0" w:firstColumn="1" w:lastColumn="0" w:oddVBand="0" w:evenVBand="0" w:oddHBand="0" w:evenHBand="0" w:firstRowFirstColumn="0" w:firstRowLastColumn="0" w:lastRowFirstColumn="0" w:lastRowLastColumn="0"/>
            <w:tcW w:w="1838" w:type="dxa"/>
            <w:tcPrChange w:id="161" w:author="Matthew Lindley (NCE R)" w:date="2026-04-30T15:49:00Z" w16du:dateUtc="2026-04-30T14:49:00Z">
              <w:tcPr>
                <w:tcW w:w="1838" w:type="dxa"/>
              </w:tcPr>
            </w:tcPrChange>
          </w:tcPr>
          <w:p w14:paraId="42E222EC" w14:textId="23F0EF22" w:rsidR="00352BAA" w:rsidRDefault="00AF341A">
            <w:pPr>
              <w:pStyle w:val="ListBullet"/>
              <w:numPr>
                <w:ilvl w:val="0"/>
                <w:numId w:val="0"/>
              </w:numPr>
              <w:rPr>
                <w:rFonts w:cs="BT Curve"/>
              </w:rPr>
            </w:pPr>
            <w:ins w:id="162" w:author="Matthew Lindley (NCE R)" w:date="2026-04-30T15:49:00Z" w16du:dateUtc="2026-04-30T14:49:00Z">
              <w:r>
                <w:t>API Supplier</w:t>
              </w:r>
            </w:ins>
            <w:del w:id="163" w:author="Matthew Lindley (NCE R)" w:date="2026-04-30T15:49:00Z" w16du:dateUtc="2026-04-30T14:49:00Z">
              <w:r w:rsidR="00352BAA">
                <w:rPr>
                  <w:rFonts w:cs="BT Curve"/>
                </w:rPr>
                <w:delText>API Supplier</w:delText>
              </w:r>
            </w:del>
          </w:p>
        </w:tc>
        <w:tc>
          <w:tcPr>
            <w:tcW w:w="2410" w:type="dxa"/>
            <w:tcPrChange w:id="164" w:author="Matthew Lindley (NCE R)" w:date="2026-04-30T15:49:00Z" w16du:dateUtc="2026-04-30T14:49:00Z">
              <w:tcPr>
                <w:tcW w:w="2410" w:type="dxa"/>
              </w:tcPr>
            </w:tcPrChange>
          </w:tcPr>
          <w:p w14:paraId="786284AF" w14:textId="22A3747A" w:rsidR="00352BAA" w:rsidRDefault="00AF341A">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rPr>
            </w:pPr>
            <w:ins w:id="165" w:author="Matthew Lindley (NCE R)" w:date="2026-04-30T15:49:00Z" w16du:dateUtc="2026-04-30T14:49:00Z">
              <w:r>
                <w:t>A list of API permissions configurable at a fine</w:t>
              </w:r>
              <w:r>
                <w:noBreakHyphen/>
                <w:t>grained level</w:t>
              </w:r>
            </w:ins>
            <w:del w:id="166" w:author="Matthew Lindley (NCE R)" w:date="2026-04-30T15:49:00Z" w16du:dateUtc="2026-04-30T14:49:00Z">
              <w:r w:rsidR="00352BAA">
                <w:rPr>
                  <w:rFonts w:cs="BT Curve"/>
                </w:rPr>
                <w:delText>A list of API permissions I can set on a permission-by-permission basis</w:delText>
              </w:r>
            </w:del>
          </w:p>
        </w:tc>
        <w:tc>
          <w:tcPr>
            <w:tcW w:w="2835" w:type="dxa"/>
            <w:tcPrChange w:id="167" w:author="Matthew Lindley (NCE R)" w:date="2026-04-30T15:49:00Z" w16du:dateUtc="2026-04-30T14:49:00Z">
              <w:tcPr>
                <w:tcW w:w="2835" w:type="dxa"/>
              </w:tcPr>
            </w:tcPrChange>
          </w:tcPr>
          <w:p w14:paraId="76891C51" w14:textId="004FD146" w:rsidR="00352BAA" w:rsidRDefault="00AF341A">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rPr>
            </w:pPr>
            <w:ins w:id="168" w:author="Matthew Lindley (NCE R)" w:date="2026-04-30T15:49:00Z" w16du:dateUtc="2026-04-30T14:49:00Z">
              <w:r>
                <w:t>I can precisely control what an API Consumer can and can’t do</w:t>
              </w:r>
            </w:ins>
            <w:del w:id="169" w:author="Matthew Lindley (NCE R)" w:date="2026-04-30T15:49:00Z" w16du:dateUtc="2026-04-30T14:49:00Z">
              <w:r w:rsidR="00352BAA">
                <w:rPr>
                  <w:rFonts w:cs="BT Curve"/>
                </w:rPr>
                <w:delText xml:space="preserve">I can have very fine control about what an API </w:delText>
              </w:r>
            </w:del>
            <w:del w:id="170" w:author="Matthew Lindley (NCE R)" w:date="2026-04-29T11:59:00Z" w16du:dateUtc="2026-04-29T10:59:00Z">
              <w:r w:rsidR="00352BAA">
                <w:rPr>
                  <w:rFonts w:cs="BT Curve"/>
                </w:rPr>
                <w:delText xml:space="preserve">user </w:delText>
              </w:r>
            </w:del>
            <w:del w:id="171" w:author="Matthew Lindley (NCE R)" w:date="2026-04-30T15:49:00Z" w16du:dateUtc="2026-04-30T14:49:00Z">
              <w:r w:rsidR="00352BAA">
                <w:rPr>
                  <w:rFonts w:cs="BT Curve"/>
                </w:rPr>
                <w:delText xml:space="preserve">can </w:delText>
              </w:r>
              <w:r w:rsidR="004B110F">
                <w:rPr>
                  <w:rFonts w:cs="BT Curve"/>
                </w:rPr>
                <w:delText>and</w:delText>
              </w:r>
              <w:r w:rsidR="00352BAA">
                <w:rPr>
                  <w:rFonts w:cs="BT Curve"/>
                </w:rPr>
                <w:delText xml:space="preserve"> can’t do</w:delText>
              </w:r>
            </w:del>
          </w:p>
        </w:tc>
        <w:tc>
          <w:tcPr>
            <w:tcW w:w="3707" w:type="dxa"/>
            <w:tcPrChange w:id="172" w:author="Matthew Lindley (NCE R)" w:date="2026-04-30T15:49:00Z" w16du:dateUtc="2026-04-30T14:49:00Z">
              <w:tcPr>
                <w:tcW w:w="3707" w:type="dxa"/>
              </w:tcPr>
            </w:tcPrChange>
          </w:tcPr>
          <w:p w14:paraId="05103B40" w14:textId="111C2148" w:rsidR="00352BAA" w:rsidRDefault="00AF341A" w:rsidP="00F80420">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rPr>
            </w:pPr>
            <w:ins w:id="173" w:author="Matthew Lindley (NCE R)" w:date="2026-04-30T15:49:00Z" w16du:dateUtc="2026-04-30T14:49:00Z">
              <w:r>
                <w:t>• Permissions/scopes are defined per operation and per resource</w:t>
              </w:r>
              <w:r>
                <w:br/>
                <w:t>• Permissions are enforceable via the authorization mechanism</w:t>
              </w:r>
              <w:r>
                <w:br/>
                <w:t>• Permissions can be granted and revoked without redeploying the API</w:t>
              </w:r>
            </w:ins>
          </w:p>
        </w:tc>
      </w:tr>
      <w:tr w:rsidR="00FC1DC4" w14:paraId="77C4113E" w14:textId="77777777" w:rsidTr="00AF341A">
        <w:tblPrEx>
          <w:tblW w:w="5000" w:type="pct"/>
          <w:tblPrExChange w:id="174" w:author="Matthew Lindley (NCE R)" w:date="2026-04-30T15:49:00Z" w16du:dateUtc="2026-04-30T14:49: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ins w:id="175" w:author="Matthew Lindley (NCE R)" w:date="2026-04-28T14:29:00Z"/>
        </w:trPr>
        <w:tc>
          <w:tcPr>
            <w:cnfStyle w:val="001000000000" w:firstRow="0" w:lastRow="0" w:firstColumn="1" w:lastColumn="0" w:oddVBand="0" w:evenVBand="0" w:oddHBand="0" w:evenHBand="0" w:firstRowFirstColumn="0" w:firstRowLastColumn="0" w:lastRowFirstColumn="0" w:lastRowLastColumn="0"/>
            <w:tcW w:w="1838" w:type="dxa"/>
            <w:tcPrChange w:id="176" w:author="Matthew Lindley (NCE R)" w:date="2026-04-30T15:49:00Z" w16du:dateUtc="2026-04-30T14:49:00Z">
              <w:tcPr>
                <w:tcW w:w="1838" w:type="dxa"/>
              </w:tcPr>
            </w:tcPrChange>
          </w:tcPr>
          <w:p w14:paraId="1395857B" w14:textId="432E1524" w:rsidR="00FC1DC4" w:rsidRDefault="00FC1DC4" w:rsidP="00FC1DC4">
            <w:pPr>
              <w:pStyle w:val="ListBullet"/>
              <w:numPr>
                <w:ilvl w:val="0"/>
                <w:numId w:val="0"/>
              </w:numPr>
              <w:cnfStyle w:val="001000100000" w:firstRow="0" w:lastRow="0" w:firstColumn="1" w:lastColumn="0" w:oddVBand="0" w:evenVBand="0" w:oddHBand="1" w:evenHBand="0" w:firstRowFirstColumn="0" w:firstRowLastColumn="0" w:lastRowFirstColumn="0" w:lastRowLastColumn="0"/>
              <w:rPr>
                <w:ins w:id="177" w:author="Matthew Lindley (NCE R)" w:date="2026-04-28T14:29:00Z" w16du:dateUtc="2026-04-28T13:29:00Z"/>
                <w:rFonts w:cs="BT Curve"/>
              </w:rPr>
            </w:pPr>
            <w:ins w:id="178" w:author="Matthew Lindley (NCE R)" w:date="2026-04-29T15:57:00Z" w16du:dateUtc="2026-04-29T14:57:00Z">
              <w:r>
                <w:t>API Consumer</w:t>
              </w:r>
            </w:ins>
          </w:p>
        </w:tc>
        <w:tc>
          <w:tcPr>
            <w:tcW w:w="2410" w:type="dxa"/>
            <w:tcPrChange w:id="179" w:author="Matthew Lindley (NCE R)" w:date="2026-04-30T15:49:00Z" w16du:dateUtc="2026-04-30T14:49:00Z">
              <w:tcPr>
                <w:tcW w:w="2410" w:type="dxa"/>
              </w:tcPr>
            </w:tcPrChange>
          </w:tcPr>
          <w:p w14:paraId="6A2E8A03" w14:textId="0231362B" w:rsidR="00FC1DC4" w:rsidRDefault="00FC1DC4" w:rsidP="00FC1DC4">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180" w:author="Matthew Lindley (NCE R)" w:date="2026-04-28T14:29:00Z" w16du:dateUtc="2026-04-28T13:29:00Z"/>
                <w:rFonts w:cs="BT Curve"/>
              </w:rPr>
            </w:pPr>
            <w:ins w:id="181" w:author="Matthew Lindley (NCE R)" w:date="2026-04-29T15:17:00Z" w16du:dateUtc="2026-04-29T14:17:00Z">
              <w:r>
                <w:t>A roadmap and update system</w:t>
              </w:r>
            </w:ins>
          </w:p>
        </w:tc>
        <w:tc>
          <w:tcPr>
            <w:tcW w:w="2835" w:type="dxa"/>
            <w:tcPrChange w:id="182" w:author="Matthew Lindley (NCE R)" w:date="2026-04-30T15:49:00Z" w16du:dateUtc="2026-04-30T14:49:00Z">
              <w:tcPr>
                <w:tcW w:w="2835" w:type="dxa"/>
              </w:tcPr>
            </w:tcPrChange>
          </w:tcPr>
          <w:p w14:paraId="16717620" w14:textId="4BB22BE2" w:rsidR="00FC1DC4" w:rsidRDefault="00FC1DC4" w:rsidP="00FC1DC4">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183" w:author="Matthew Lindley (NCE R)" w:date="2026-04-28T14:29:00Z" w16du:dateUtc="2026-04-28T13:29:00Z"/>
                <w:rFonts w:cs="BT Curve"/>
              </w:rPr>
            </w:pPr>
            <w:ins w:id="184" w:author="Matthew Lindley (NCE R)" w:date="2026-04-29T15:57:00Z" w16du:dateUtc="2026-04-29T14:57:00Z">
              <w:r>
                <w:t>I can stay up to date on changes</w:t>
              </w:r>
            </w:ins>
          </w:p>
        </w:tc>
        <w:tc>
          <w:tcPr>
            <w:tcW w:w="3707" w:type="dxa"/>
            <w:tcPrChange w:id="185" w:author="Matthew Lindley (NCE R)" w:date="2026-04-30T15:49:00Z" w16du:dateUtc="2026-04-30T14:49:00Z">
              <w:tcPr>
                <w:tcW w:w="3707" w:type="dxa"/>
              </w:tcPr>
            </w:tcPrChange>
          </w:tcPr>
          <w:p w14:paraId="19CD65B8" w14:textId="381B2F37" w:rsidR="00FC1DC4" w:rsidRDefault="00AF341A" w:rsidP="00FC1DC4">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186" w:author="Matthew Lindley (NCE R)" w:date="2026-04-28T14:29:00Z" w16du:dateUtc="2026-04-28T13:29:00Z"/>
                <w:rFonts w:cs="BT Curve"/>
              </w:rPr>
            </w:pPr>
            <w:ins w:id="187" w:author="Matthew Lindley (NCE R)" w:date="2026-04-30T15:49:00Z" w16du:dateUtc="2026-04-30T14:49:00Z">
              <w:r>
                <w:t>• A changelog page shows past and planned changes</w:t>
              </w:r>
              <w:r>
                <w:br/>
              </w:r>
              <w:commentRangeStart w:id="188"/>
              <w:r>
                <w:t>• Breaking changes are clearly flagged</w:t>
              </w:r>
            </w:ins>
            <w:commentRangeEnd w:id="188"/>
            <w:r w:rsidR="00066DDB">
              <w:rPr>
                <w:rStyle w:val="CommentReference"/>
                <w:sz w:val="22"/>
                <w:szCs w:val="22"/>
              </w:rPr>
              <w:commentReference w:id="188"/>
            </w:r>
            <w:ins w:id="189" w:author="Matthew Lindley (NCE R)" w:date="2026-04-30T15:49:00Z" w16du:dateUtc="2026-04-30T14:49:00Z">
              <w:r>
                <w:br/>
                <w:t>• Consumers are notified of changes via configurable channels (e.g. email, portal)</w:t>
              </w:r>
            </w:ins>
          </w:p>
        </w:tc>
      </w:tr>
      <w:tr w:rsidR="00496D1C" w14:paraId="76FE15F9" w14:textId="77777777" w:rsidTr="00AF341A">
        <w:tblPrEx>
          <w:tblW w:w="5000" w:type="pct"/>
          <w:tblPrExChange w:id="190" w:author="Matthew Lindley (NCE R)" w:date="2026-04-30T15:49:00Z" w16du:dateUtc="2026-04-30T14:49:00Z">
            <w:tblPrEx>
              <w:tblW w:w="5000" w:type="pct"/>
            </w:tblPrEx>
          </w:tblPrExChange>
        </w:tblPrEx>
        <w:trPr>
          <w:ins w:id="191" w:author="Matthew Lindley (NCE R)" w:date="2026-04-28T14:36:00Z"/>
        </w:trPr>
        <w:tc>
          <w:tcPr>
            <w:cnfStyle w:val="001000000000" w:firstRow="0" w:lastRow="0" w:firstColumn="1" w:lastColumn="0" w:oddVBand="0" w:evenVBand="0" w:oddHBand="0" w:evenHBand="0" w:firstRowFirstColumn="0" w:firstRowLastColumn="0" w:lastRowFirstColumn="0" w:lastRowLastColumn="0"/>
            <w:tcW w:w="1838" w:type="dxa"/>
            <w:tcPrChange w:id="192" w:author="Matthew Lindley (NCE R)" w:date="2026-04-30T15:49:00Z" w16du:dateUtc="2026-04-30T14:49:00Z">
              <w:tcPr>
                <w:tcW w:w="1838" w:type="dxa"/>
              </w:tcPr>
            </w:tcPrChange>
          </w:tcPr>
          <w:p w14:paraId="7189B758" w14:textId="3FD1D53C" w:rsidR="00496D1C" w:rsidRDefault="00BF2247">
            <w:pPr>
              <w:pStyle w:val="ListBullet"/>
              <w:numPr>
                <w:ilvl w:val="0"/>
                <w:numId w:val="0"/>
              </w:numPr>
              <w:rPr>
                <w:ins w:id="193" w:author="Matthew Lindley (NCE R)" w:date="2026-04-28T14:36:00Z" w16du:dateUtc="2026-04-28T13:36:00Z"/>
                <w:rFonts w:cs="BT Curve"/>
              </w:rPr>
            </w:pPr>
            <w:ins w:id="194" w:author="Matthew Lindley (NCE R)" w:date="2026-04-29T15:59:00Z" w16du:dateUtc="2026-04-29T14:59:00Z">
              <w:r>
                <w:t xml:space="preserve">API </w:t>
              </w:r>
            </w:ins>
            <w:ins w:id="195" w:author="Matthew Lindley (NCE R)" w:date="2026-04-29T16:03:00Z" w16du:dateUtc="2026-04-29T15:03:00Z">
              <w:r w:rsidR="00C970CC">
                <w:t>Supplier</w:t>
              </w:r>
            </w:ins>
          </w:p>
        </w:tc>
        <w:tc>
          <w:tcPr>
            <w:tcW w:w="2410" w:type="dxa"/>
            <w:tcPrChange w:id="196" w:author="Matthew Lindley (NCE R)" w:date="2026-04-30T15:49:00Z" w16du:dateUtc="2026-04-30T14:49:00Z">
              <w:tcPr>
                <w:tcW w:w="2410" w:type="dxa"/>
              </w:tcPr>
            </w:tcPrChange>
          </w:tcPr>
          <w:p w14:paraId="4B4B90CC" w14:textId="3F21B45A" w:rsidR="00496D1C" w:rsidRDefault="00E949B6">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197" w:author="Matthew Lindley (NCE R)" w:date="2026-04-28T14:36:00Z" w16du:dateUtc="2026-04-28T13:36:00Z"/>
                <w:rFonts w:cs="BT Curve"/>
              </w:rPr>
            </w:pPr>
            <w:ins w:id="198" w:author="Matthew Lindley (NCE R)" w:date="2026-04-29T16:03:00Z" w16du:dateUtc="2026-04-29T15:03:00Z">
              <w:r>
                <w:t xml:space="preserve">API </w:t>
              </w:r>
            </w:ins>
            <w:ins w:id="199" w:author="Matthew Lindley (NCE R)" w:date="2026-04-29T16:02:00Z" w16du:dateUtc="2026-04-29T15:02:00Z">
              <w:r w:rsidR="00560297">
                <w:t>r</w:t>
              </w:r>
              <w:r w:rsidR="00FA07F1">
                <w:t xml:space="preserve">equest </w:t>
              </w:r>
              <w:r w:rsidR="00560297">
                <w:t>and respon</w:t>
              </w:r>
            </w:ins>
            <w:ins w:id="200" w:author="Matthew Lindley (NCE R)" w:date="2026-04-29T16:03:00Z" w16du:dateUtc="2026-04-29T15:03:00Z">
              <w:r w:rsidR="00560297">
                <w:t>se logs</w:t>
              </w:r>
            </w:ins>
          </w:p>
        </w:tc>
        <w:tc>
          <w:tcPr>
            <w:tcW w:w="2835" w:type="dxa"/>
            <w:tcPrChange w:id="201" w:author="Matthew Lindley (NCE R)" w:date="2026-04-30T15:49:00Z" w16du:dateUtc="2026-04-30T14:49:00Z">
              <w:tcPr>
                <w:tcW w:w="2835" w:type="dxa"/>
              </w:tcPr>
            </w:tcPrChange>
          </w:tcPr>
          <w:p w14:paraId="2CFEB641" w14:textId="74933C23" w:rsidR="00496D1C" w:rsidRDefault="00560297">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202" w:author="Matthew Lindley (NCE R)" w:date="2026-04-28T14:36:00Z" w16du:dateUtc="2026-04-28T13:36:00Z"/>
                <w:rFonts w:cs="BT Curve"/>
              </w:rPr>
            </w:pPr>
            <w:ins w:id="203" w:author="Matthew Lindley (NCE R)" w:date="2026-04-29T16:03:00Z" w16du:dateUtc="2026-04-29T15:03:00Z">
              <w:r>
                <w:t>I can</w:t>
              </w:r>
              <w:r w:rsidR="002C2286">
                <w:t xml:space="preserve"> </w:t>
              </w:r>
              <w:r w:rsidR="0039132C">
                <w:t>help customers who are having issues integrating</w:t>
              </w:r>
            </w:ins>
          </w:p>
        </w:tc>
        <w:tc>
          <w:tcPr>
            <w:tcW w:w="3707" w:type="dxa"/>
            <w:tcPrChange w:id="204" w:author="Matthew Lindley (NCE R)" w:date="2026-04-30T15:49:00Z" w16du:dateUtc="2026-04-30T14:49:00Z">
              <w:tcPr>
                <w:tcW w:w="3707" w:type="dxa"/>
              </w:tcPr>
            </w:tcPrChange>
          </w:tcPr>
          <w:p w14:paraId="42A2B4C7" w14:textId="73ADCA69" w:rsidR="00496D1C" w:rsidRDefault="00AF341A" w:rsidP="00F02595">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205" w:author="Matthew Lindley (NCE R)" w:date="2026-04-28T14:36:00Z" w16du:dateUtc="2026-04-28T13:36:00Z"/>
                <w:rFonts w:cs="BT Curve"/>
              </w:rPr>
            </w:pPr>
            <w:ins w:id="206" w:author="Matthew Lindley (NCE R)" w:date="2026-04-30T15:49:00Z" w16du:dateUtc="2026-04-30T14:49:00Z">
              <w:r>
                <w:t xml:space="preserve">• </w:t>
              </w:r>
              <w:commentRangeStart w:id="207"/>
              <w:r>
                <w:t>Logs are available per consumer and per request</w:t>
              </w:r>
            </w:ins>
            <w:commentRangeEnd w:id="207"/>
            <w:r w:rsidR="00D8583D">
              <w:rPr>
                <w:rStyle w:val="CommentReference"/>
                <w:sz w:val="22"/>
                <w:szCs w:val="22"/>
              </w:rPr>
              <w:commentReference w:id="207"/>
            </w:r>
            <w:ins w:id="208" w:author="Matthew Lindley (NCE R)" w:date="2026-04-30T15:49:00Z" w16du:dateUtc="2026-04-30T14:49:00Z">
              <w:r>
                <w:br/>
                <w:t>• Logs include timestamps, correlation IDs, and response codes</w:t>
              </w:r>
              <w:r>
                <w:br/>
                <w:t>• Sensitive data is masked or redacted</w:t>
              </w:r>
            </w:ins>
          </w:p>
        </w:tc>
      </w:tr>
      <w:tr w:rsidR="002F3689" w14:paraId="65FD53CE" w14:textId="77777777" w:rsidTr="00AF341A">
        <w:tblPrEx>
          <w:tblW w:w="5000" w:type="pct"/>
          <w:tblPrExChange w:id="209" w:author="Matthew Lindley (NCE R)" w:date="2026-04-30T15:49:00Z" w16du:dateUtc="2026-04-30T14:49: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ins w:id="210" w:author="Matthew Lindley (NCE R)" w:date="2026-04-29T16:07:00Z"/>
        </w:trPr>
        <w:tc>
          <w:tcPr>
            <w:cnfStyle w:val="001000000000" w:firstRow="0" w:lastRow="0" w:firstColumn="1" w:lastColumn="0" w:oddVBand="0" w:evenVBand="0" w:oddHBand="0" w:evenHBand="0" w:firstRowFirstColumn="0" w:firstRowLastColumn="0" w:lastRowFirstColumn="0" w:lastRowLastColumn="0"/>
            <w:tcW w:w="1838" w:type="dxa"/>
            <w:tcPrChange w:id="211" w:author="Matthew Lindley (NCE R)" w:date="2026-04-30T15:49:00Z" w16du:dateUtc="2026-04-30T14:49:00Z">
              <w:tcPr>
                <w:tcW w:w="1838" w:type="dxa"/>
              </w:tcPr>
            </w:tcPrChange>
          </w:tcPr>
          <w:p w14:paraId="52BBE9F8" w14:textId="10A34719" w:rsidR="002F3689" w:rsidRDefault="002F3689">
            <w:pPr>
              <w:pStyle w:val="ListBullet"/>
              <w:numPr>
                <w:ilvl w:val="0"/>
                <w:numId w:val="0"/>
              </w:numPr>
              <w:cnfStyle w:val="001000100000" w:firstRow="0" w:lastRow="0" w:firstColumn="1" w:lastColumn="0" w:oddVBand="0" w:evenVBand="0" w:oddHBand="1" w:evenHBand="0" w:firstRowFirstColumn="0" w:firstRowLastColumn="0" w:lastRowFirstColumn="0" w:lastRowLastColumn="0"/>
              <w:rPr>
                <w:ins w:id="212" w:author="Matthew Lindley (NCE R)" w:date="2026-04-29T16:07:00Z" w16du:dateUtc="2026-04-29T15:07:00Z"/>
                <w:rFonts w:cs="BT Curve"/>
              </w:rPr>
            </w:pPr>
            <w:ins w:id="213" w:author="Matthew Lindley (NCE R)" w:date="2026-04-29T16:07:00Z" w16du:dateUtc="2026-04-29T15:07:00Z">
              <w:r>
                <w:t>API Consumer</w:t>
              </w:r>
            </w:ins>
          </w:p>
        </w:tc>
        <w:tc>
          <w:tcPr>
            <w:tcW w:w="2410" w:type="dxa"/>
            <w:tcPrChange w:id="214" w:author="Matthew Lindley (NCE R)" w:date="2026-04-30T15:49:00Z" w16du:dateUtc="2026-04-30T14:49:00Z">
              <w:tcPr>
                <w:tcW w:w="2410" w:type="dxa"/>
              </w:tcPr>
            </w:tcPrChange>
          </w:tcPr>
          <w:p w14:paraId="0E0BB021" w14:textId="705DADFE" w:rsidR="002F3689" w:rsidRDefault="00AF341A">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215" w:author="Matthew Lindley (NCE R)" w:date="2026-04-29T16:07:00Z" w16du:dateUtc="2026-04-29T15:07:00Z"/>
                <w:rFonts w:cs="BT Curve"/>
              </w:rPr>
            </w:pPr>
            <w:ins w:id="216" w:author="Matthew Lindley (NCE R)" w:date="2026-04-30T15:49:00Z" w16du:dateUtc="2026-04-30T14:49:00Z">
              <w:r>
                <w:t>Request and response correlation</w:t>
              </w:r>
            </w:ins>
          </w:p>
        </w:tc>
        <w:tc>
          <w:tcPr>
            <w:tcW w:w="2835" w:type="dxa"/>
            <w:tcPrChange w:id="217" w:author="Matthew Lindley (NCE R)" w:date="2026-04-30T15:49:00Z" w16du:dateUtc="2026-04-30T14:49:00Z">
              <w:tcPr>
                <w:tcW w:w="2835" w:type="dxa"/>
              </w:tcPr>
            </w:tcPrChange>
          </w:tcPr>
          <w:p w14:paraId="71709E14" w14:textId="42D3E880" w:rsidR="002F3689" w:rsidRDefault="00AF341A">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218" w:author="Matthew Lindley (NCE R)" w:date="2026-04-29T16:07:00Z" w16du:dateUtc="2026-04-29T15:07:00Z"/>
                <w:rFonts w:cs="BT Curve"/>
              </w:rPr>
            </w:pPr>
            <w:ins w:id="219" w:author="Matthew Lindley (NCE R)" w:date="2026-04-30T15:49:00Z" w16du:dateUtc="2026-04-30T14:49:00Z">
              <w:r>
                <w:t>I can reference and troubleshoot specific interactions</w:t>
              </w:r>
            </w:ins>
          </w:p>
        </w:tc>
        <w:tc>
          <w:tcPr>
            <w:tcW w:w="3707" w:type="dxa"/>
            <w:tcPrChange w:id="220" w:author="Matthew Lindley (NCE R)" w:date="2026-04-30T15:49:00Z" w16du:dateUtc="2026-04-30T14:49:00Z">
              <w:tcPr>
                <w:tcW w:w="3707" w:type="dxa"/>
              </w:tcPr>
            </w:tcPrChange>
          </w:tcPr>
          <w:p w14:paraId="38F93931" w14:textId="77777777" w:rsidR="004B5BDD" w:rsidRDefault="00AF341A" w:rsidP="004B5BDD">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ins w:id="221" w:author="Matthew Lindley (NCE R)" w:date="2026-04-30T15:53:00Z" w16du:dateUtc="2026-04-30T14:53:00Z"/>
              </w:rPr>
            </w:pPr>
            <w:ins w:id="222" w:author="Matthew Lindley (NCE R)" w:date="2026-04-30T15:49:00Z" w16du:dateUtc="2026-04-30T14:49:00Z">
              <w:r>
                <w:t>• Each request has a unique request ID (UUID)</w:t>
              </w:r>
            </w:ins>
          </w:p>
          <w:p w14:paraId="086D5909" w14:textId="4F9D232D" w:rsidR="002F3689" w:rsidRDefault="00AF341A">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ins w:id="223" w:author="Matthew Lindley (NCE R)" w:date="2026-04-29T16:07:00Z" w16du:dateUtc="2026-04-29T15:07:00Z"/>
                <w:rFonts w:cs="BT Curve"/>
              </w:rPr>
              <w:pPrChange w:id="224" w:author="Matthew Lindley (NCE R)" w:date="2026-04-30T15:53:00Z" w16du:dateUtc="2026-04-30T14:53:00Z">
                <w:pPr>
                  <w:pStyle w:val="ListBullet"/>
                  <w:numPr>
                    <w:numId w:val="101"/>
                  </w:numPr>
                  <w:tabs>
                    <w:tab w:val="clear" w:pos="360"/>
                  </w:tabs>
                  <w:ind w:left="720"/>
                  <w:cnfStyle w:val="000000100000" w:firstRow="0" w:lastRow="0" w:firstColumn="0" w:lastColumn="0" w:oddVBand="0" w:evenVBand="0" w:oddHBand="1" w:evenHBand="0" w:firstRowFirstColumn="0" w:firstRowLastColumn="0" w:lastRowFirstColumn="0" w:lastRowLastColumn="0"/>
                </w:pPr>
              </w:pPrChange>
            </w:pPr>
            <w:ins w:id="225" w:author="Matthew Lindley (NCE R)" w:date="2026-04-30T15:49:00Z" w16du:dateUtc="2026-04-30T14:49:00Z">
              <w:r>
                <w:t>• The same ID is included in the corresponding response• The ID is returned in error responses and available in logs</w:t>
              </w:r>
            </w:ins>
          </w:p>
        </w:tc>
      </w:tr>
      <w:tr w:rsidR="004B5BDD" w14:paraId="6F25B5B1" w14:textId="77777777" w:rsidTr="004B5BDD">
        <w:trPr>
          <w:ins w:id="226" w:author="Matthew Lindley (NCE R)" w:date="2026-04-29T16:07:00Z"/>
        </w:trPr>
        <w:tc>
          <w:tcPr>
            <w:cnfStyle w:val="001000000000" w:firstRow="0" w:lastRow="0" w:firstColumn="1" w:lastColumn="0" w:oddVBand="0" w:evenVBand="0" w:oddHBand="0" w:evenHBand="0" w:firstRowFirstColumn="0" w:firstRowLastColumn="0" w:lastRowFirstColumn="0" w:lastRowLastColumn="0"/>
            <w:tcW w:w="1838" w:type="dxa"/>
          </w:tcPr>
          <w:p w14:paraId="37265C73" w14:textId="2A773A9F" w:rsidR="004B5BDD" w:rsidRPr="004B5BDD" w:rsidRDefault="004B5BDD" w:rsidP="004B5BDD">
            <w:pPr>
              <w:pStyle w:val="ListBullet"/>
              <w:numPr>
                <w:ilvl w:val="0"/>
                <w:numId w:val="0"/>
              </w:numPr>
              <w:rPr>
                <w:ins w:id="227" w:author="Matthew Lindley (NCE R)" w:date="2026-04-29T16:07:00Z" w16du:dateUtc="2026-04-29T15:07:00Z"/>
              </w:rPr>
            </w:pPr>
            <w:ins w:id="228" w:author="Matthew Lindley (NCE R)" w:date="2026-04-30T15:49:00Z" w16du:dateUtc="2026-04-30T14:49:00Z">
              <w:r w:rsidRPr="004B5BDD">
                <w:t>API Consumer</w:t>
              </w:r>
            </w:ins>
          </w:p>
        </w:tc>
        <w:tc>
          <w:tcPr>
            <w:tcW w:w="2410" w:type="dxa"/>
          </w:tcPr>
          <w:p w14:paraId="55B56D4F" w14:textId="78005682" w:rsidR="004B5BDD" w:rsidRPr="004B5BDD" w:rsidRDefault="004B5BDD" w:rsidP="004B5BDD">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229" w:author="Matthew Lindley (NCE R)" w:date="2026-04-29T16:07:00Z" w16du:dateUtc="2026-04-29T15:07:00Z"/>
              </w:rPr>
            </w:pPr>
            <w:ins w:id="230" w:author="Matthew Lindley (NCE R)" w:date="2026-04-30T15:49:00Z" w16du:dateUtc="2026-04-30T14:49:00Z">
              <w:r w:rsidRPr="004B5BDD">
                <w:t>Standardised, helpful error messages</w:t>
              </w:r>
            </w:ins>
          </w:p>
        </w:tc>
        <w:tc>
          <w:tcPr>
            <w:tcW w:w="2835" w:type="dxa"/>
          </w:tcPr>
          <w:p w14:paraId="2C2F5F1E" w14:textId="6894923A" w:rsidR="004B5BDD" w:rsidRPr="004B5BDD" w:rsidRDefault="004B5BDD" w:rsidP="004B5BDD">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231" w:author="Matthew Lindley (NCE R)" w:date="2026-04-29T16:07:00Z" w16du:dateUtc="2026-04-29T15:07:00Z"/>
              </w:rPr>
            </w:pPr>
            <w:ins w:id="232" w:author="Matthew Lindley (NCE R)" w:date="2026-04-30T15:49:00Z" w16du:dateUtc="2026-04-30T14:49:00Z">
              <w:r w:rsidRPr="004B5BDD">
                <w:t>I can more easily fix my issues</w:t>
              </w:r>
            </w:ins>
          </w:p>
        </w:tc>
        <w:tc>
          <w:tcPr>
            <w:tcW w:w="3707" w:type="dxa"/>
          </w:tcPr>
          <w:p w14:paraId="6ACD18A8" w14:textId="276CB03A" w:rsidR="004B5BDD" w:rsidRDefault="004B5BDD" w:rsidP="004B5BDD">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ins w:id="233" w:author="Matthew Lindley (NCE R)" w:date="2026-04-30T15:53:00Z" w16du:dateUtc="2026-04-30T14:53:00Z"/>
              </w:rPr>
            </w:pPr>
            <w:ins w:id="234" w:author="Matthew Lindley (NCE R)" w:date="2026-04-30T15:53:00Z" w16du:dateUtc="2026-04-30T14:53:00Z">
              <w:r w:rsidRPr="004B5BDD">
                <w:t>• Errors follow a documented,</w:t>
              </w:r>
              <w:r>
                <w:t xml:space="preserve"> </w:t>
              </w:r>
              <w:r w:rsidRPr="004B5BDD">
                <w:t>consistent error schema</w:t>
              </w:r>
            </w:ins>
          </w:p>
          <w:p w14:paraId="5937C769" w14:textId="77777777" w:rsidR="004B5BDD" w:rsidRDefault="004B5BDD" w:rsidP="004B5BDD">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ins w:id="235" w:author="Matthew Lindley (NCE R)" w:date="2026-04-30T15:53:00Z" w16du:dateUtc="2026-04-30T14:53:00Z"/>
              </w:rPr>
            </w:pPr>
            <w:ins w:id="236" w:author="Matthew Lindley (NCE R)" w:date="2026-04-30T15:53:00Z" w16du:dateUtc="2026-04-30T14:53:00Z">
              <w:r w:rsidRPr="004B5BDD">
                <w:t>• Each error includes a stable error code</w:t>
              </w:r>
            </w:ins>
          </w:p>
          <w:p w14:paraId="4BE9F404" w14:textId="77777777" w:rsidR="004B5BDD" w:rsidRDefault="004B5BDD" w:rsidP="004B5BDD">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ins w:id="237" w:author="Matthew Lindley (NCE R)" w:date="2026-04-30T15:53:00Z" w16du:dateUtc="2026-04-30T14:53:00Z"/>
              </w:rPr>
            </w:pPr>
            <w:ins w:id="238" w:author="Matthew Lindley (NCE R)" w:date="2026-04-30T15:53:00Z" w16du:dateUtc="2026-04-30T14:53:00Z">
              <w:r w:rsidRPr="004B5BDD">
                <w:t>• Error messages explain what went wrong and how to fix it</w:t>
              </w:r>
            </w:ins>
          </w:p>
          <w:p w14:paraId="0F6D4CBD" w14:textId="6943145E" w:rsidR="004B5BDD" w:rsidRPr="004B5BDD" w:rsidRDefault="004B5BDD">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ins w:id="239" w:author="Matthew Lindley (NCE R)" w:date="2026-04-29T16:07:00Z" w16du:dateUtc="2026-04-29T15:07:00Z"/>
              </w:rPr>
              <w:pPrChange w:id="240" w:author="Matthew Lindley (NCE R)" w:date="2026-04-30T15:53:00Z" w16du:dateUtc="2026-04-30T14:53:00Z">
                <w:pPr>
                  <w:pStyle w:val="ListBullet"/>
                  <w:numPr>
                    <w:numId w:val="101"/>
                  </w:numPr>
                  <w:tabs>
                    <w:tab w:val="clear" w:pos="360"/>
                  </w:tabs>
                  <w:ind w:left="720"/>
                  <w:cnfStyle w:val="000000000000" w:firstRow="0" w:lastRow="0" w:firstColumn="0" w:lastColumn="0" w:oddVBand="0" w:evenVBand="0" w:oddHBand="0" w:evenHBand="0" w:firstRowFirstColumn="0" w:firstRowLastColumn="0" w:lastRowFirstColumn="0" w:lastRowLastColumn="0"/>
                </w:pPr>
              </w:pPrChange>
            </w:pPr>
            <w:ins w:id="241" w:author="Matthew Lindley (NCE R)" w:date="2026-04-30T15:53:00Z" w16du:dateUtc="2026-04-30T14:53:00Z">
              <w:r w:rsidRPr="004B5BDD">
                <w:t>• Clients can determine whether an error is retr</w:t>
              </w:r>
              <w:r>
                <w:t>i</w:t>
              </w:r>
              <w:r w:rsidRPr="004B5BDD">
                <w:t>able without parsing free text</w:t>
              </w:r>
            </w:ins>
          </w:p>
        </w:tc>
      </w:tr>
      <w:tr w:rsidR="00870292" w14:paraId="541D2033" w14:textId="77777777" w:rsidTr="00AF341A">
        <w:tblPrEx>
          <w:tblW w:w="5000" w:type="pct"/>
          <w:tblPrExChange w:id="242" w:author="Matthew Lindley (NCE R)" w:date="2026-04-30T15:49:00Z" w16du:dateUtc="2026-04-30T14:49: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ins w:id="243" w:author="Matthew Lindley (NCE R)" w:date="2026-04-28T14:37:00Z"/>
        </w:trPr>
        <w:tc>
          <w:tcPr>
            <w:cnfStyle w:val="001000000000" w:firstRow="0" w:lastRow="0" w:firstColumn="1" w:lastColumn="0" w:oddVBand="0" w:evenVBand="0" w:oddHBand="0" w:evenHBand="0" w:firstRowFirstColumn="0" w:firstRowLastColumn="0" w:lastRowFirstColumn="0" w:lastRowLastColumn="0"/>
            <w:tcW w:w="1838" w:type="dxa"/>
            <w:tcPrChange w:id="244" w:author="Matthew Lindley (NCE R)" w:date="2026-04-30T15:49:00Z" w16du:dateUtc="2026-04-30T14:49:00Z">
              <w:tcPr>
                <w:tcW w:w="1838" w:type="dxa"/>
              </w:tcPr>
            </w:tcPrChange>
          </w:tcPr>
          <w:p w14:paraId="103BE760" w14:textId="07ABB470" w:rsidR="00870292" w:rsidRDefault="00902727">
            <w:pPr>
              <w:pStyle w:val="ListBullet"/>
              <w:numPr>
                <w:ilvl w:val="0"/>
                <w:numId w:val="0"/>
              </w:numPr>
              <w:cnfStyle w:val="001000100000" w:firstRow="0" w:lastRow="0" w:firstColumn="1" w:lastColumn="0" w:oddVBand="0" w:evenVBand="0" w:oddHBand="1" w:evenHBand="0" w:firstRowFirstColumn="0" w:firstRowLastColumn="0" w:lastRowFirstColumn="0" w:lastRowLastColumn="0"/>
              <w:rPr>
                <w:ins w:id="245" w:author="Matthew Lindley (NCE R)" w:date="2026-04-28T14:37:00Z" w16du:dateUtc="2026-04-28T13:37:00Z"/>
                <w:rFonts w:cs="BT Curve"/>
              </w:rPr>
            </w:pPr>
            <w:ins w:id="246" w:author="Matthew Lindley (NCE R)" w:date="2026-04-29T16:42:00Z" w16du:dateUtc="2026-04-29T15:42:00Z">
              <w:r>
                <w:t>API Consumer</w:t>
              </w:r>
            </w:ins>
          </w:p>
        </w:tc>
        <w:tc>
          <w:tcPr>
            <w:tcW w:w="2410" w:type="dxa"/>
            <w:tcPrChange w:id="247" w:author="Matthew Lindley (NCE R)" w:date="2026-04-30T15:49:00Z" w16du:dateUtc="2026-04-30T14:49:00Z">
              <w:tcPr>
                <w:tcW w:w="2410" w:type="dxa"/>
              </w:tcPr>
            </w:tcPrChange>
          </w:tcPr>
          <w:p w14:paraId="65281834" w14:textId="6BDF91AD" w:rsidR="00870292" w:rsidRDefault="00AF341A">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248" w:author="Matthew Lindley (NCE R)" w:date="2026-04-28T14:37:00Z" w16du:dateUtc="2026-04-28T13:37:00Z"/>
                <w:rFonts w:cs="BT Curve"/>
              </w:rPr>
            </w:pPr>
            <w:ins w:id="249" w:author="Matthew Lindley (NCE R)" w:date="2026-04-30T15:49:00Z" w16du:dateUtc="2026-04-30T14:49:00Z">
              <w:r>
                <w:t>A testing environment</w:t>
              </w:r>
            </w:ins>
          </w:p>
        </w:tc>
        <w:tc>
          <w:tcPr>
            <w:tcW w:w="2835" w:type="dxa"/>
            <w:tcPrChange w:id="250" w:author="Matthew Lindley (NCE R)" w:date="2026-04-30T15:49:00Z" w16du:dateUtc="2026-04-30T14:49:00Z">
              <w:tcPr>
                <w:tcW w:w="2835" w:type="dxa"/>
              </w:tcPr>
            </w:tcPrChange>
          </w:tcPr>
          <w:p w14:paraId="4E3563EC" w14:textId="0E2AF09F" w:rsidR="00870292" w:rsidRDefault="00AF341A">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251" w:author="Matthew Lindley (NCE R)" w:date="2026-04-28T14:37:00Z" w16du:dateUtc="2026-04-28T13:37:00Z"/>
                <w:rFonts w:cs="BT Curve"/>
              </w:rPr>
            </w:pPr>
            <w:ins w:id="252" w:author="Matthew Lindley (NCE R)" w:date="2026-04-30T15:49:00Z" w16du:dateUtc="2026-04-30T14:49:00Z">
              <w:r>
                <w:t>I can verify my integration before going live</w:t>
              </w:r>
            </w:ins>
          </w:p>
        </w:tc>
        <w:tc>
          <w:tcPr>
            <w:tcW w:w="3707" w:type="dxa"/>
            <w:tcPrChange w:id="253" w:author="Matthew Lindley (NCE R)" w:date="2026-04-30T15:49:00Z" w16du:dateUtc="2026-04-30T14:49:00Z">
              <w:tcPr>
                <w:tcW w:w="3707" w:type="dxa"/>
              </w:tcPr>
            </w:tcPrChange>
          </w:tcPr>
          <w:p w14:paraId="71473730" w14:textId="205DC3D4" w:rsidR="00870292" w:rsidRDefault="00AF341A">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254" w:author="Matthew Lindley (NCE R)" w:date="2026-04-28T14:37:00Z" w16du:dateUtc="2026-04-28T13:37:00Z"/>
                <w:rFonts w:cs="BT Curve"/>
              </w:rPr>
            </w:pPr>
            <w:ins w:id="255" w:author="Matthew Lindley (NCE R)" w:date="2026-04-30T15:49:00Z" w16du:dateUtc="2026-04-30T14:49:00Z">
              <w:r>
                <w:t>• A sandbox or test environment is available</w:t>
              </w:r>
              <w:r>
                <w:br/>
                <w:t>• Test data or stubs are provided for common scenarios</w:t>
              </w:r>
              <w:r>
                <w:br/>
                <w:t>• Sandbox behavior matches production behavior as closely as possible</w:t>
              </w:r>
            </w:ins>
          </w:p>
        </w:tc>
      </w:tr>
      <w:tr w:rsidR="007326A0" w14:paraId="7623DFC4" w14:textId="77777777" w:rsidTr="00AF341A">
        <w:tblPrEx>
          <w:tblW w:w="5000" w:type="pct"/>
          <w:tblPrExChange w:id="256" w:author="Matthew Lindley (NCE R)" w:date="2026-04-30T15:49:00Z" w16du:dateUtc="2026-04-30T14:49:00Z">
            <w:tblPrEx>
              <w:tblW w:w="5000" w:type="pct"/>
            </w:tblPrEx>
          </w:tblPrExChange>
        </w:tblPrEx>
        <w:trPr>
          <w:ins w:id="257" w:author="Matthew Lindley (NCE R)" w:date="2026-04-28T14:39:00Z"/>
        </w:trPr>
        <w:tc>
          <w:tcPr>
            <w:cnfStyle w:val="001000000000" w:firstRow="0" w:lastRow="0" w:firstColumn="1" w:lastColumn="0" w:oddVBand="0" w:evenVBand="0" w:oddHBand="0" w:evenHBand="0" w:firstRowFirstColumn="0" w:firstRowLastColumn="0" w:lastRowFirstColumn="0" w:lastRowLastColumn="0"/>
            <w:tcW w:w="1838" w:type="dxa"/>
            <w:tcPrChange w:id="258" w:author="Matthew Lindley (NCE R)" w:date="2026-04-30T15:49:00Z" w16du:dateUtc="2026-04-30T14:49:00Z">
              <w:tcPr>
                <w:tcW w:w="1838" w:type="dxa"/>
              </w:tcPr>
            </w:tcPrChange>
          </w:tcPr>
          <w:p w14:paraId="612A8673" w14:textId="3569F267" w:rsidR="007326A0" w:rsidRDefault="002547B2">
            <w:pPr>
              <w:pStyle w:val="ListBullet"/>
              <w:numPr>
                <w:ilvl w:val="0"/>
                <w:numId w:val="0"/>
              </w:numPr>
              <w:rPr>
                <w:ins w:id="259" w:author="Matthew Lindley (NCE R)" w:date="2026-04-28T14:39:00Z" w16du:dateUtc="2026-04-28T13:39:00Z"/>
                <w:rFonts w:cs="BT Curve"/>
              </w:rPr>
            </w:pPr>
            <w:ins w:id="260" w:author="Matthew Lindley (NCE R)" w:date="2026-04-29T16:44:00Z" w16du:dateUtc="2026-04-29T15:44:00Z">
              <w:r>
                <w:t>API Consumer</w:t>
              </w:r>
            </w:ins>
          </w:p>
        </w:tc>
        <w:tc>
          <w:tcPr>
            <w:tcW w:w="2410" w:type="dxa"/>
            <w:tcPrChange w:id="261" w:author="Matthew Lindley (NCE R)" w:date="2026-04-30T15:49:00Z" w16du:dateUtc="2026-04-30T14:49:00Z">
              <w:tcPr>
                <w:tcW w:w="2410" w:type="dxa"/>
              </w:tcPr>
            </w:tcPrChange>
          </w:tcPr>
          <w:p w14:paraId="3774D620" w14:textId="593DC87D" w:rsidR="007326A0" w:rsidRDefault="00AF341A">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262" w:author="Matthew Lindley (NCE R)" w:date="2026-04-28T14:39:00Z" w16du:dateUtc="2026-04-28T13:39:00Z"/>
                <w:rFonts w:cs="BT Curve"/>
              </w:rPr>
            </w:pPr>
            <w:ins w:id="263" w:author="Matthew Lindley (NCE R)" w:date="2026-04-30T15:49:00Z" w16du:dateUtc="2026-04-30T14:49:00Z">
              <w:r>
                <w:t>An SDK</w:t>
              </w:r>
            </w:ins>
          </w:p>
        </w:tc>
        <w:tc>
          <w:tcPr>
            <w:tcW w:w="2835" w:type="dxa"/>
            <w:tcPrChange w:id="264" w:author="Matthew Lindley (NCE R)" w:date="2026-04-30T15:49:00Z" w16du:dateUtc="2026-04-30T14:49:00Z">
              <w:tcPr>
                <w:tcW w:w="2835" w:type="dxa"/>
              </w:tcPr>
            </w:tcPrChange>
          </w:tcPr>
          <w:p w14:paraId="18475621" w14:textId="59B6BA4E" w:rsidR="007326A0" w:rsidRDefault="00AF341A">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265" w:author="Matthew Lindley (NCE R)" w:date="2026-04-28T14:39:00Z" w16du:dateUtc="2026-04-28T13:39:00Z"/>
                <w:rFonts w:cs="BT Curve"/>
              </w:rPr>
            </w:pPr>
            <w:ins w:id="266" w:author="Matthew Lindley (NCE R)" w:date="2026-04-30T15:49:00Z" w16du:dateUtc="2026-04-30T14:49:00Z">
              <w:r>
                <w:t>I can easily integrate with my own system</w:t>
              </w:r>
            </w:ins>
          </w:p>
        </w:tc>
        <w:tc>
          <w:tcPr>
            <w:tcW w:w="3707" w:type="dxa"/>
            <w:tcPrChange w:id="267" w:author="Matthew Lindley (NCE R)" w:date="2026-04-30T15:49:00Z" w16du:dateUtc="2026-04-30T14:49:00Z">
              <w:tcPr>
                <w:tcW w:w="3707" w:type="dxa"/>
              </w:tcPr>
            </w:tcPrChange>
          </w:tcPr>
          <w:p w14:paraId="03BFF4ED" w14:textId="521621F2" w:rsidR="007326A0" w:rsidRDefault="00AF341A">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268" w:author="Matthew Lindley (NCE R)" w:date="2026-04-28T14:39:00Z" w16du:dateUtc="2026-04-28T13:39:00Z"/>
                <w:rFonts w:cs="BT Curve"/>
              </w:rPr>
            </w:pPr>
            <w:ins w:id="269" w:author="Matthew Lindley (NCE R)" w:date="2026-04-30T15:49:00Z" w16du:dateUtc="2026-04-30T14:49:00Z">
              <w:r>
                <w:t xml:space="preserve">• </w:t>
              </w:r>
              <w:commentRangeStart w:id="270"/>
              <w:r>
                <w:t>SDKs are provided for agreed target languages</w:t>
              </w:r>
            </w:ins>
            <w:commentRangeEnd w:id="270"/>
            <w:r w:rsidR="00BF4F43">
              <w:rPr>
                <w:rStyle w:val="CommentReference"/>
                <w:sz w:val="22"/>
                <w:szCs w:val="22"/>
              </w:rPr>
              <w:commentReference w:id="270"/>
            </w:r>
            <w:ins w:id="271" w:author="Matthew Lindley (NCE R)" w:date="2026-04-30T15:49:00Z" w16du:dateUtc="2026-04-30T14:49:00Z">
              <w:r>
                <w:br/>
                <w:t>• SDKs are generated from the API specification</w:t>
              </w:r>
              <w:r>
                <w:br/>
                <w:t>• SDKs are versioned and kept in sync with the API</w:t>
              </w:r>
            </w:ins>
          </w:p>
        </w:tc>
      </w:tr>
      <w:tr w:rsidR="00841AAF" w14:paraId="497108B9" w14:textId="77777777" w:rsidTr="00AF341A">
        <w:tblPrEx>
          <w:tblW w:w="5000" w:type="pct"/>
          <w:tblPrExChange w:id="272" w:author="Matthew Lindley (NCE R)" w:date="2026-04-30T15:49:00Z" w16du:dateUtc="2026-04-30T14:49: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ins w:id="273" w:author="Matthew Lindley (NCE R)" w:date="2026-04-28T14:32:00Z"/>
        </w:trPr>
        <w:tc>
          <w:tcPr>
            <w:cnfStyle w:val="001000000000" w:firstRow="0" w:lastRow="0" w:firstColumn="1" w:lastColumn="0" w:oddVBand="0" w:evenVBand="0" w:oddHBand="0" w:evenHBand="0" w:firstRowFirstColumn="0" w:firstRowLastColumn="0" w:lastRowFirstColumn="0" w:lastRowLastColumn="0"/>
            <w:tcW w:w="1838" w:type="dxa"/>
            <w:tcPrChange w:id="274" w:author="Matthew Lindley (NCE R)" w:date="2026-04-30T15:49:00Z" w16du:dateUtc="2026-04-30T14:49:00Z">
              <w:tcPr>
                <w:tcW w:w="1838" w:type="dxa"/>
              </w:tcPr>
            </w:tcPrChange>
          </w:tcPr>
          <w:p w14:paraId="37AC4ED0" w14:textId="2DBEBECA" w:rsidR="00841AAF" w:rsidRDefault="003C3B7E">
            <w:pPr>
              <w:pStyle w:val="ListBullet"/>
              <w:numPr>
                <w:ilvl w:val="0"/>
                <w:numId w:val="0"/>
              </w:numPr>
              <w:cnfStyle w:val="001000100000" w:firstRow="0" w:lastRow="0" w:firstColumn="1" w:lastColumn="0" w:oddVBand="0" w:evenVBand="0" w:oddHBand="1" w:evenHBand="0" w:firstRowFirstColumn="0" w:firstRowLastColumn="0" w:lastRowFirstColumn="0" w:lastRowLastColumn="0"/>
              <w:rPr>
                <w:ins w:id="275" w:author="Matthew Lindley (NCE R)" w:date="2026-04-28T14:32:00Z" w16du:dateUtc="2026-04-28T13:32:00Z"/>
                <w:rFonts w:cs="BT Curve"/>
              </w:rPr>
            </w:pPr>
            <w:ins w:id="276" w:author="Matthew Lindley (NCE R)" w:date="2026-04-30T14:41:00Z" w16du:dateUtc="2026-04-30T13:41:00Z">
              <w:r>
                <w:t>API Consumer</w:t>
              </w:r>
            </w:ins>
          </w:p>
        </w:tc>
        <w:tc>
          <w:tcPr>
            <w:tcW w:w="2410" w:type="dxa"/>
            <w:tcPrChange w:id="277" w:author="Matthew Lindley (NCE R)" w:date="2026-04-30T15:49:00Z" w16du:dateUtc="2026-04-30T14:49:00Z">
              <w:tcPr>
                <w:tcW w:w="2410" w:type="dxa"/>
              </w:tcPr>
            </w:tcPrChange>
          </w:tcPr>
          <w:p w14:paraId="68584E23" w14:textId="47A96353" w:rsidR="00841AAF" w:rsidRDefault="00AF341A">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278" w:author="Matthew Lindley (NCE R)" w:date="2026-04-28T14:32:00Z" w16du:dateUtc="2026-04-28T13:32:00Z"/>
                <w:rFonts w:cs="BT Curve"/>
              </w:rPr>
            </w:pPr>
            <w:ins w:id="279" w:author="Matthew Lindley (NCE R)" w:date="2026-04-30T15:49:00Z" w16du:dateUtc="2026-04-30T14:49:00Z">
              <w:r>
                <w:t>Technical support</w:t>
              </w:r>
            </w:ins>
          </w:p>
        </w:tc>
        <w:tc>
          <w:tcPr>
            <w:tcW w:w="2835" w:type="dxa"/>
            <w:tcPrChange w:id="280" w:author="Matthew Lindley (NCE R)" w:date="2026-04-30T15:49:00Z" w16du:dateUtc="2026-04-30T14:49:00Z">
              <w:tcPr>
                <w:tcW w:w="2835" w:type="dxa"/>
              </w:tcPr>
            </w:tcPrChange>
          </w:tcPr>
          <w:p w14:paraId="1EBA86FC" w14:textId="1AE67DDA" w:rsidR="00841AAF" w:rsidRDefault="00AF341A">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281" w:author="Matthew Lindley (NCE R)" w:date="2026-04-28T14:32:00Z" w16du:dateUtc="2026-04-28T13:32:00Z"/>
                <w:rFonts w:cs="BT Curve"/>
              </w:rPr>
            </w:pPr>
            <w:ins w:id="282" w:author="Matthew Lindley (NCE R)" w:date="2026-04-30T15:49:00Z" w16du:dateUtc="2026-04-30T14:49:00Z">
              <w:r>
                <w:t>I can resolve issues I’m struggling to deal with alone</w:t>
              </w:r>
            </w:ins>
          </w:p>
        </w:tc>
        <w:tc>
          <w:tcPr>
            <w:tcW w:w="3707" w:type="dxa"/>
            <w:tcPrChange w:id="283" w:author="Matthew Lindley (NCE R)" w:date="2026-04-30T15:49:00Z" w16du:dateUtc="2026-04-30T14:49:00Z">
              <w:tcPr>
                <w:tcW w:w="3707" w:type="dxa"/>
              </w:tcPr>
            </w:tcPrChange>
          </w:tcPr>
          <w:p w14:paraId="74D92518" w14:textId="1776C653" w:rsidR="00841AAF" w:rsidRDefault="00AF341A">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284" w:author="Matthew Lindley (NCE R)" w:date="2026-04-28T14:32:00Z" w16du:dateUtc="2026-04-28T13:32:00Z"/>
                <w:rFonts w:cs="BT Curve"/>
              </w:rPr>
            </w:pPr>
            <w:ins w:id="285" w:author="Matthew Lindley (NCE R)" w:date="2026-04-30T15:49:00Z" w16du:dateUtc="2026-04-30T14:49:00Z">
              <w:r>
                <w:t xml:space="preserve">• </w:t>
              </w:r>
              <w:commentRangeStart w:id="286"/>
              <w:r>
                <w:t>Clear support channels are documented (e.g. ticketing, email, portal)</w:t>
              </w:r>
              <w:r>
                <w:br/>
                <w:t>• Support response SLAs are defined</w:t>
              </w:r>
            </w:ins>
            <w:commentRangeEnd w:id="286"/>
            <w:r w:rsidR="00424A87">
              <w:rPr>
                <w:rStyle w:val="CommentReference"/>
                <w:sz w:val="22"/>
                <w:szCs w:val="22"/>
              </w:rPr>
              <w:commentReference w:id="286"/>
            </w:r>
            <w:ins w:id="287" w:author="Matthew Lindley (NCE R)" w:date="2026-04-30T15:49:00Z" w16du:dateUtc="2026-04-30T14:49:00Z">
              <w:r>
                <w:br/>
                <w:t>• Common issues and FAQs are documented</w:t>
              </w:r>
            </w:ins>
          </w:p>
        </w:tc>
      </w:tr>
      <w:tr w:rsidR="00991F49" w14:paraId="3930878B" w14:textId="77777777" w:rsidTr="00AF341A">
        <w:tblPrEx>
          <w:tblW w:w="5000" w:type="pct"/>
          <w:tblPrExChange w:id="288" w:author="Matthew Lindley (NCE R)" w:date="2026-04-30T15:49:00Z" w16du:dateUtc="2026-04-30T14:49:00Z">
            <w:tblPrEx>
              <w:tblW w:w="5000" w:type="pct"/>
            </w:tblPrEx>
          </w:tblPrExChange>
        </w:tblPrEx>
        <w:trPr>
          <w:ins w:id="289" w:author="Matthew Lindley (NCE R)" w:date="2026-04-28T14:33:00Z"/>
        </w:trPr>
        <w:tc>
          <w:tcPr>
            <w:cnfStyle w:val="001000000000" w:firstRow="0" w:lastRow="0" w:firstColumn="1" w:lastColumn="0" w:oddVBand="0" w:evenVBand="0" w:oddHBand="0" w:evenHBand="0" w:firstRowFirstColumn="0" w:firstRowLastColumn="0" w:lastRowFirstColumn="0" w:lastRowLastColumn="0"/>
            <w:tcW w:w="1838" w:type="dxa"/>
            <w:tcPrChange w:id="290" w:author="Matthew Lindley (NCE R)" w:date="2026-04-30T15:49:00Z" w16du:dateUtc="2026-04-30T14:49:00Z">
              <w:tcPr>
                <w:tcW w:w="1838" w:type="dxa"/>
              </w:tcPr>
            </w:tcPrChange>
          </w:tcPr>
          <w:p w14:paraId="188DFCC5" w14:textId="7EE3DE4E" w:rsidR="00991F49" w:rsidRDefault="00FD5859">
            <w:pPr>
              <w:pStyle w:val="ListBullet"/>
              <w:numPr>
                <w:ilvl w:val="0"/>
                <w:numId w:val="0"/>
              </w:numPr>
              <w:rPr>
                <w:ins w:id="291" w:author="Matthew Lindley (NCE R)" w:date="2026-04-28T14:33:00Z" w16du:dateUtc="2026-04-28T13:33:00Z"/>
                <w:rFonts w:cs="BT Curve"/>
              </w:rPr>
            </w:pPr>
            <w:ins w:id="292" w:author="Matthew Lindley (NCE R)" w:date="2026-04-30T15:04:00Z" w16du:dateUtc="2026-04-30T14:04:00Z">
              <w:r>
                <w:t>API Consumer</w:t>
              </w:r>
            </w:ins>
          </w:p>
        </w:tc>
        <w:tc>
          <w:tcPr>
            <w:tcW w:w="2410" w:type="dxa"/>
            <w:tcPrChange w:id="293" w:author="Matthew Lindley (NCE R)" w:date="2026-04-30T15:49:00Z" w16du:dateUtc="2026-04-30T14:49:00Z">
              <w:tcPr>
                <w:tcW w:w="2410" w:type="dxa"/>
              </w:tcPr>
            </w:tcPrChange>
          </w:tcPr>
          <w:p w14:paraId="1A26C319" w14:textId="7778E3C9" w:rsidR="00991F49" w:rsidRDefault="00AF341A">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294" w:author="Matthew Lindley (NCE R)" w:date="2026-04-28T14:33:00Z" w16du:dateUtc="2026-04-28T13:33:00Z"/>
                <w:rFonts w:cs="BT Curve"/>
              </w:rPr>
            </w:pPr>
            <w:ins w:id="295" w:author="Matthew Lindley (NCE R)" w:date="2026-04-30T15:49:00Z" w16du:dateUtc="2026-04-30T14:49:00Z">
              <w:r>
                <w:t>Visibility of service status</w:t>
              </w:r>
            </w:ins>
          </w:p>
        </w:tc>
        <w:tc>
          <w:tcPr>
            <w:tcW w:w="2835" w:type="dxa"/>
            <w:tcPrChange w:id="296" w:author="Matthew Lindley (NCE R)" w:date="2026-04-30T15:49:00Z" w16du:dateUtc="2026-04-30T14:49:00Z">
              <w:tcPr>
                <w:tcW w:w="2835" w:type="dxa"/>
              </w:tcPr>
            </w:tcPrChange>
          </w:tcPr>
          <w:p w14:paraId="5C174C07" w14:textId="44D334FF" w:rsidR="00991F49" w:rsidRDefault="00AF341A">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297" w:author="Matthew Lindley (NCE R)" w:date="2026-04-28T14:33:00Z" w16du:dateUtc="2026-04-28T13:33:00Z"/>
                <w:rFonts w:cs="BT Curve"/>
              </w:rPr>
            </w:pPr>
            <w:ins w:id="298" w:author="Matthew Lindley (NCE R)" w:date="2026-04-30T15:49:00Z" w16du:dateUtc="2026-04-30T14:49:00Z">
              <w:r>
                <w:t>I can check if the service is working when I have issues</w:t>
              </w:r>
            </w:ins>
          </w:p>
        </w:tc>
        <w:tc>
          <w:tcPr>
            <w:tcW w:w="3707" w:type="dxa"/>
            <w:tcPrChange w:id="299" w:author="Matthew Lindley (NCE R)" w:date="2026-04-30T15:49:00Z" w16du:dateUtc="2026-04-30T14:49:00Z">
              <w:tcPr>
                <w:tcW w:w="3707" w:type="dxa"/>
              </w:tcPr>
            </w:tcPrChange>
          </w:tcPr>
          <w:p w14:paraId="04CCA05B" w14:textId="75A4EF4E" w:rsidR="00991F49" w:rsidRDefault="00AF341A">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300" w:author="Matthew Lindley (NCE R)" w:date="2026-04-28T14:33:00Z" w16du:dateUtc="2026-04-28T13:33:00Z"/>
                <w:rFonts w:cs="BT Curve"/>
              </w:rPr>
            </w:pPr>
            <w:ins w:id="301" w:author="Matthew Lindley (NCE R)" w:date="2026-04-30T15:49:00Z" w16du:dateUtc="2026-04-30T14:49:00Z">
              <w:r>
                <w:t>• A public or consumer</w:t>
              </w:r>
              <w:r>
                <w:noBreakHyphen/>
                <w:t>visible status page is available</w:t>
              </w:r>
              <w:r>
                <w:br/>
                <w:t>• Planned maintenance and incidents are communicated</w:t>
              </w:r>
              <w:r>
                <w:br/>
                <w:t>• Service availability metrics are exposed</w:t>
              </w:r>
            </w:ins>
          </w:p>
        </w:tc>
      </w:tr>
      <w:tr w:rsidR="002328AA" w14:paraId="1E4CF4B1" w14:textId="77777777" w:rsidTr="00AF341A">
        <w:tblPrEx>
          <w:tblW w:w="5000" w:type="pct"/>
          <w:tblPrExChange w:id="302" w:author="Matthew Lindley (NCE R)" w:date="2026-04-30T15:49:00Z" w16du:dateUtc="2026-04-30T14:49: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ins w:id="303" w:author="Matthew Lindley (NCE R)" w:date="2026-04-28T16:32:00Z"/>
        </w:trPr>
        <w:tc>
          <w:tcPr>
            <w:cnfStyle w:val="001000000000" w:firstRow="0" w:lastRow="0" w:firstColumn="1" w:lastColumn="0" w:oddVBand="0" w:evenVBand="0" w:oddHBand="0" w:evenHBand="0" w:firstRowFirstColumn="0" w:firstRowLastColumn="0" w:lastRowFirstColumn="0" w:lastRowLastColumn="0"/>
            <w:tcW w:w="1838" w:type="dxa"/>
            <w:tcPrChange w:id="304" w:author="Matthew Lindley (NCE R)" w:date="2026-04-30T15:49:00Z" w16du:dateUtc="2026-04-30T14:49:00Z">
              <w:tcPr>
                <w:tcW w:w="1838" w:type="dxa"/>
              </w:tcPr>
            </w:tcPrChange>
          </w:tcPr>
          <w:p w14:paraId="45B80F6D" w14:textId="566493DD" w:rsidR="002328AA" w:rsidRDefault="00AF341A">
            <w:pPr>
              <w:pStyle w:val="ListBullet"/>
              <w:numPr>
                <w:ilvl w:val="0"/>
                <w:numId w:val="0"/>
              </w:numPr>
              <w:cnfStyle w:val="001000100000" w:firstRow="0" w:lastRow="0" w:firstColumn="1" w:lastColumn="0" w:oddVBand="0" w:evenVBand="0" w:oddHBand="1" w:evenHBand="0" w:firstRowFirstColumn="0" w:firstRowLastColumn="0" w:lastRowFirstColumn="0" w:lastRowLastColumn="0"/>
              <w:rPr>
                <w:ins w:id="305" w:author="Matthew Lindley (NCE R)" w:date="2026-04-28T16:32:00Z" w16du:dateUtc="2026-04-28T15:32:00Z"/>
                <w:rFonts w:cs="BT Curve"/>
              </w:rPr>
            </w:pPr>
            <w:ins w:id="306" w:author="Matthew Lindley (NCE R)" w:date="2026-04-30T15:49:00Z" w16du:dateUtc="2026-04-30T14:49:00Z">
              <w:r>
                <w:t>API Consumer</w:t>
              </w:r>
            </w:ins>
          </w:p>
        </w:tc>
        <w:tc>
          <w:tcPr>
            <w:tcW w:w="2410" w:type="dxa"/>
            <w:tcPrChange w:id="307" w:author="Matthew Lindley (NCE R)" w:date="2026-04-30T15:49:00Z" w16du:dateUtc="2026-04-30T14:49:00Z">
              <w:tcPr>
                <w:tcW w:w="2410" w:type="dxa"/>
              </w:tcPr>
            </w:tcPrChange>
          </w:tcPr>
          <w:p w14:paraId="41348F8E" w14:textId="0F44299D" w:rsidR="002328AA" w:rsidRDefault="00AF341A">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308" w:author="Matthew Lindley (NCE R)" w:date="2026-04-28T16:32:00Z" w16du:dateUtc="2026-04-28T15:32:00Z"/>
                <w:rFonts w:cs="BT Curve"/>
              </w:rPr>
            </w:pPr>
            <w:ins w:id="309" w:author="Matthew Lindley (NCE R)" w:date="2026-04-30T15:49:00Z" w16du:dateUtc="2026-04-30T14:49:00Z">
              <w:r>
                <w:t>Bulk ordering</w:t>
              </w:r>
            </w:ins>
          </w:p>
        </w:tc>
        <w:tc>
          <w:tcPr>
            <w:tcW w:w="2835" w:type="dxa"/>
            <w:tcPrChange w:id="310" w:author="Matthew Lindley (NCE R)" w:date="2026-04-30T15:49:00Z" w16du:dateUtc="2026-04-30T14:49:00Z">
              <w:tcPr>
                <w:tcW w:w="2835" w:type="dxa"/>
              </w:tcPr>
            </w:tcPrChange>
          </w:tcPr>
          <w:p w14:paraId="187414F4" w14:textId="628F721D" w:rsidR="002328AA" w:rsidRDefault="00AF341A">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311" w:author="Matthew Lindley (NCE R)" w:date="2026-04-28T16:32:00Z" w16du:dateUtc="2026-04-28T15:32:00Z"/>
                <w:rFonts w:cs="BT Curve"/>
              </w:rPr>
            </w:pPr>
            <w:ins w:id="312" w:author="Matthew Lindley (NCE R)" w:date="2026-04-30T15:49:00Z" w16du:dateUtc="2026-04-30T14:49:00Z">
              <w:r>
                <w:t>I can place many orders quickly and efficiently</w:t>
              </w:r>
            </w:ins>
          </w:p>
        </w:tc>
        <w:tc>
          <w:tcPr>
            <w:tcW w:w="3707" w:type="dxa"/>
            <w:tcPrChange w:id="313" w:author="Matthew Lindley (NCE R)" w:date="2026-04-30T15:49:00Z" w16du:dateUtc="2026-04-30T14:49:00Z">
              <w:tcPr>
                <w:tcW w:w="3707" w:type="dxa"/>
              </w:tcPr>
            </w:tcPrChange>
          </w:tcPr>
          <w:p w14:paraId="71E34F21" w14:textId="77777777" w:rsidR="00965498" w:rsidRDefault="00AF341A" w:rsidP="004B5BDD">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314" w:author="Matthew Lindley (NCE R)" w:date="2026-04-30T15:56:00Z" w16du:dateUtc="2026-04-30T14:56:00Z"/>
              </w:rPr>
            </w:pPr>
            <w:ins w:id="315" w:author="Matthew Lindley (NCE R)" w:date="2026-04-30T15:49:00Z" w16du:dateUtc="2026-04-30T14:49:00Z">
              <w:r>
                <w:t>• Bulk operations are supported via a dedicated API capability</w:t>
              </w:r>
            </w:ins>
          </w:p>
          <w:p w14:paraId="38548A5D" w14:textId="1CBF4C6A" w:rsidR="002328AA" w:rsidRDefault="00AF341A">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316" w:author="Matthew Lindley (NCE R)" w:date="2026-04-28T16:32:00Z" w16du:dateUtc="2026-04-28T15:32:00Z"/>
                <w:rFonts w:cs="BT Curve"/>
              </w:rPr>
            </w:pPr>
            <w:ins w:id="317" w:author="Matthew Lindley (NCE R)" w:date="2026-04-30T15:49:00Z" w16du:dateUtc="2026-04-30T14:49:00Z">
              <w:r>
                <w:t>• Partial success and failure are handled gracefully and reported per item</w:t>
              </w:r>
              <w:r>
                <w:br/>
                <w:t>• Bulk limits and performance characteristics are documented</w:t>
              </w:r>
            </w:ins>
          </w:p>
        </w:tc>
      </w:tr>
      <w:tr w:rsidR="00E81307" w14:paraId="04E3598F" w14:textId="77777777" w:rsidTr="002547B2">
        <w:trPr>
          <w:ins w:id="318" w:author="Matthew Lindley (NCE R)" w:date="2026-04-30T15:28:00Z"/>
        </w:trPr>
        <w:tc>
          <w:tcPr>
            <w:cnfStyle w:val="001000000000" w:firstRow="0" w:lastRow="0" w:firstColumn="1" w:lastColumn="0" w:oddVBand="0" w:evenVBand="0" w:oddHBand="0" w:evenHBand="0" w:firstRowFirstColumn="0" w:firstRowLastColumn="0" w:lastRowFirstColumn="0" w:lastRowLastColumn="0"/>
            <w:tcW w:w="1838" w:type="dxa"/>
          </w:tcPr>
          <w:p w14:paraId="607CB87B" w14:textId="7E408739" w:rsidR="00E81307" w:rsidRDefault="006E60DB" w:rsidP="00F80420">
            <w:pPr>
              <w:pStyle w:val="ListBullet"/>
              <w:numPr>
                <w:ilvl w:val="0"/>
                <w:numId w:val="0"/>
              </w:numPr>
              <w:rPr>
                <w:ins w:id="319" w:author="Matthew Lindley (NCE R)" w:date="2026-04-30T15:28:00Z" w16du:dateUtc="2026-04-30T14:28:00Z"/>
                <w:rFonts w:cs="BT Curve"/>
              </w:rPr>
            </w:pPr>
            <w:ins w:id="320" w:author="Matthew Lindley (NCE R)" w:date="2026-04-30T15:34:00Z" w16du:dateUtc="2026-04-30T14:34:00Z">
              <w:r>
                <w:rPr>
                  <w:rFonts w:cs="BT Curve"/>
                </w:rPr>
                <w:t>API Consumer</w:t>
              </w:r>
            </w:ins>
          </w:p>
        </w:tc>
        <w:tc>
          <w:tcPr>
            <w:tcW w:w="2410" w:type="dxa"/>
          </w:tcPr>
          <w:p w14:paraId="2BBE1ECD" w14:textId="4F35F0F6" w:rsidR="00E81307" w:rsidRDefault="006B6117" w:rsidP="00F80420">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321" w:author="Matthew Lindley (NCE R)" w:date="2026-04-30T15:28:00Z" w16du:dateUtc="2026-04-30T14:28:00Z"/>
                <w:rFonts w:cs="BT Curve"/>
              </w:rPr>
            </w:pPr>
            <w:ins w:id="322" w:author="Matthew Lindley (NCE R)" w:date="2026-04-30T15:35:00Z" w16du:dateUtc="2026-04-30T14:35:00Z">
              <w:r>
                <w:rPr>
                  <w:rFonts w:cs="BT Curve"/>
                </w:rPr>
                <w:t>Self-</w:t>
              </w:r>
            </w:ins>
            <w:ins w:id="323" w:author="Matthew Lindley (NCE R)" w:date="2026-04-30T15:36:00Z" w16du:dateUtc="2026-04-30T14:36:00Z">
              <w:r w:rsidR="0096329D">
                <w:rPr>
                  <w:rFonts w:cs="BT Curve"/>
                </w:rPr>
                <w:t>configurable</w:t>
              </w:r>
            </w:ins>
            <w:ins w:id="324" w:author="Matthew Lindley (NCE R)" w:date="2026-04-30T15:35:00Z" w16du:dateUtc="2026-04-30T14:35:00Z">
              <w:r>
                <w:rPr>
                  <w:rFonts w:cs="BT Curve"/>
                </w:rPr>
                <w:t xml:space="preserve"> </w:t>
              </w:r>
            </w:ins>
            <w:ins w:id="325" w:author="Matthew Lindley (NCE R)" w:date="2026-04-30T15:37:00Z" w16du:dateUtc="2026-04-30T14:37:00Z">
              <w:r w:rsidR="00391DD5">
                <w:rPr>
                  <w:rFonts w:cs="BT Curve"/>
                </w:rPr>
                <w:t>push notificat</w:t>
              </w:r>
            </w:ins>
            <w:ins w:id="326" w:author="Matthew Lindley (NCE R)" w:date="2026-04-30T15:38:00Z" w16du:dateUtc="2026-04-30T14:38:00Z">
              <w:r w:rsidR="00391DD5">
                <w:rPr>
                  <w:rFonts w:cs="BT Curve"/>
                </w:rPr>
                <w:t>ions</w:t>
              </w:r>
            </w:ins>
          </w:p>
        </w:tc>
        <w:tc>
          <w:tcPr>
            <w:tcW w:w="2835" w:type="dxa"/>
          </w:tcPr>
          <w:p w14:paraId="37B06954" w14:textId="27D1EDA9" w:rsidR="00E81307" w:rsidRDefault="00391DD5" w:rsidP="00F80420">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327" w:author="Matthew Lindley (NCE R)" w:date="2026-04-30T15:28:00Z" w16du:dateUtc="2026-04-30T14:28:00Z"/>
                <w:rFonts w:cs="BT Curve"/>
              </w:rPr>
            </w:pPr>
            <w:ins w:id="328" w:author="Matthew Lindley (NCE R)" w:date="2026-04-30T15:38:00Z" w16du:dateUtc="2026-04-30T14:38:00Z">
              <w:r>
                <w:rPr>
                  <w:rFonts w:cs="BT Curve"/>
                </w:rPr>
                <w:t>I can decide how the push notifications should be handled, if I decide to accept them</w:t>
              </w:r>
            </w:ins>
          </w:p>
        </w:tc>
        <w:tc>
          <w:tcPr>
            <w:tcW w:w="3707" w:type="dxa"/>
          </w:tcPr>
          <w:p w14:paraId="0A8C0678" w14:textId="77777777" w:rsidR="00ED16D4" w:rsidRDefault="00ED16D4" w:rsidP="00ED16D4">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ins w:id="329" w:author="Matthew Lindley (NCE R)" w:date="2026-04-30T15:55:00Z" w16du:dateUtc="2026-04-30T14:55:00Z"/>
                <w:rFonts w:cs="BT Curve"/>
              </w:rPr>
            </w:pPr>
            <w:ins w:id="330" w:author="Matthew Lindley (NCE R)" w:date="2026-04-30T15:55:00Z">
              <w:r w:rsidRPr="00ED16D4">
                <w:rPr>
                  <w:rFonts w:cs="BT Curve"/>
                </w:rPr>
                <w:t>Consumers can configure callback endpoints or queues</w:t>
              </w:r>
            </w:ins>
          </w:p>
          <w:p w14:paraId="6F9B05D5" w14:textId="77777777" w:rsidR="00ED16D4" w:rsidRDefault="00ED16D4" w:rsidP="00ED16D4">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ins w:id="331" w:author="Matthew Lindley (NCE R)" w:date="2026-04-30T15:55:00Z" w16du:dateUtc="2026-04-30T14:55:00Z"/>
                <w:rFonts w:cs="BT Curve"/>
              </w:rPr>
            </w:pPr>
            <w:ins w:id="332" w:author="Matthew Lindley (NCE R)" w:date="2026-04-30T15:55:00Z">
              <w:r w:rsidRPr="00ED16D4">
                <w:rPr>
                  <w:rFonts w:cs="BT Curve"/>
                </w:rPr>
                <w:t>• Consumers can opt in or out of notifications per event type</w:t>
              </w:r>
            </w:ins>
          </w:p>
          <w:p w14:paraId="05C5809A" w14:textId="5FFC5D7A" w:rsidR="00E81307" w:rsidRDefault="00ED16D4">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ins w:id="333" w:author="Matthew Lindley (NCE R)" w:date="2026-04-30T15:28:00Z" w16du:dateUtc="2026-04-30T14:28:00Z"/>
                <w:rFonts w:cs="BT Curve"/>
              </w:rPr>
              <w:pPrChange w:id="334" w:author="Matthew Lindley (NCE R)" w:date="2026-04-30T15:40:00Z" w16du:dateUtc="2026-04-30T14:40:00Z">
                <w:pPr>
                  <w:pStyle w:val="ListBullet"/>
                  <w:numPr>
                    <w:numId w:val="0"/>
                  </w:numPr>
                  <w:tabs>
                    <w:tab w:val="clear" w:pos="360"/>
                  </w:tabs>
                  <w:ind w:left="0" w:firstLine="0"/>
                  <w:cnfStyle w:val="000000000000" w:firstRow="0" w:lastRow="0" w:firstColumn="0" w:lastColumn="0" w:oddVBand="0" w:evenVBand="0" w:oddHBand="0" w:evenHBand="0" w:firstRowFirstColumn="0" w:firstRowLastColumn="0" w:lastRowFirstColumn="0" w:lastRowLastColumn="0"/>
                </w:pPr>
              </w:pPrChange>
            </w:pPr>
            <w:ins w:id="335" w:author="Matthew Lindley (NCE R)" w:date="2026-04-30T15:55:00Z">
              <w:r w:rsidRPr="00ED16D4">
                <w:rPr>
                  <w:rFonts w:cs="BT Curve"/>
                </w:rPr>
                <w:t>• Asynchronous events are retried on failure with clear status reporting</w:t>
              </w:r>
            </w:ins>
          </w:p>
        </w:tc>
      </w:tr>
      <w:tr w:rsidR="00957C94" w14:paraId="4DA7E8C2" w14:textId="77777777" w:rsidTr="00E56278">
        <w:tblPrEx>
          <w:tblW w:w="5000" w:type="pct"/>
          <w:tblPrExChange w:id="336" w:author="Matthew Lindley (NCE R)" w:date="2026-04-30T15:46:00Z" w16du:dateUtc="2026-04-30T14:46: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ins w:id="337" w:author="Matthew Lindley (NCE R)" w:date="2026-04-30T15:46:00Z"/>
        </w:trPr>
        <w:tc>
          <w:tcPr>
            <w:cnfStyle w:val="001000000000" w:firstRow="0" w:lastRow="0" w:firstColumn="1" w:lastColumn="0" w:oddVBand="0" w:evenVBand="0" w:oddHBand="0" w:evenHBand="0" w:firstRowFirstColumn="0" w:firstRowLastColumn="0" w:lastRowFirstColumn="0" w:lastRowLastColumn="0"/>
            <w:tcW w:w="1838" w:type="dxa"/>
            <w:tcPrChange w:id="338" w:author="Matthew Lindley (NCE R)" w:date="2026-04-30T15:46:00Z" w16du:dateUtc="2026-04-30T14:46:00Z">
              <w:tcPr>
                <w:tcW w:w="1838" w:type="dxa"/>
              </w:tcPr>
            </w:tcPrChange>
          </w:tcPr>
          <w:p w14:paraId="71CAF6D8" w14:textId="1536F0E7" w:rsidR="00957C94" w:rsidRDefault="00957C94" w:rsidP="00957C94">
            <w:pPr>
              <w:pStyle w:val="ListBullet"/>
              <w:numPr>
                <w:ilvl w:val="0"/>
                <w:numId w:val="0"/>
              </w:numPr>
              <w:cnfStyle w:val="001000100000" w:firstRow="0" w:lastRow="0" w:firstColumn="1" w:lastColumn="0" w:oddVBand="0" w:evenVBand="0" w:oddHBand="1" w:evenHBand="0" w:firstRowFirstColumn="0" w:firstRowLastColumn="0" w:lastRowFirstColumn="0" w:lastRowLastColumn="0"/>
              <w:rPr>
                <w:ins w:id="339" w:author="Matthew Lindley (NCE R)" w:date="2026-04-30T15:46:00Z" w16du:dateUtc="2026-04-30T14:46:00Z"/>
                <w:rFonts w:cs="BT Curve"/>
              </w:rPr>
            </w:pPr>
            <w:ins w:id="340" w:author="Matthew Lindley (NCE R)" w:date="2026-04-30T15:46:00Z" w16du:dateUtc="2026-04-30T14:46:00Z">
              <w:r>
                <w:t>API Consumer</w:t>
              </w:r>
            </w:ins>
          </w:p>
        </w:tc>
        <w:tc>
          <w:tcPr>
            <w:tcW w:w="2410" w:type="dxa"/>
            <w:tcPrChange w:id="341" w:author="Matthew Lindley (NCE R)" w:date="2026-04-30T15:46:00Z" w16du:dateUtc="2026-04-30T14:46:00Z">
              <w:tcPr>
                <w:tcW w:w="2410" w:type="dxa"/>
              </w:tcPr>
            </w:tcPrChange>
          </w:tcPr>
          <w:p w14:paraId="126CA080" w14:textId="77C49A1E" w:rsidR="00957C94" w:rsidRDefault="00957C94" w:rsidP="00957C94">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342" w:author="Matthew Lindley (NCE R)" w:date="2026-04-30T15:46:00Z" w16du:dateUtc="2026-04-30T14:46:00Z"/>
                <w:rFonts w:cs="BT Curve"/>
              </w:rPr>
            </w:pPr>
            <w:ins w:id="343" w:author="Matthew Lindley (NCE R)" w:date="2026-04-30T15:46:00Z" w16du:dateUtc="2026-04-30T14:46:00Z">
              <w:r>
                <w:t>Stable API versions</w:t>
              </w:r>
            </w:ins>
          </w:p>
        </w:tc>
        <w:tc>
          <w:tcPr>
            <w:tcW w:w="2835" w:type="dxa"/>
            <w:tcPrChange w:id="344" w:author="Matthew Lindley (NCE R)" w:date="2026-04-30T15:46:00Z" w16du:dateUtc="2026-04-30T14:46:00Z">
              <w:tcPr>
                <w:tcW w:w="2835" w:type="dxa"/>
              </w:tcPr>
            </w:tcPrChange>
          </w:tcPr>
          <w:p w14:paraId="6C5614DB" w14:textId="4C5966AF" w:rsidR="00957C94" w:rsidRDefault="00957C94" w:rsidP="00957C94">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345" w:author="Matthew Lindley (NCE R)" w:date="2026-04-30T15:46:00Z" w16du:dateUtc="2026-04-30T14:46:00Z"/>
                <w:rFonts w:cs="BT Curve"/>
              </w:rPr>
            </w:pPr>
            <w:ins w:id="346" w:author="Matthew Lindley (NCE R)" w:date="2026-04-30T15:46:00Z" w16du:dateUtc="2026-04-30T14:46:00Z">
              <w:r>
                <w:t>My integration doesn’t break unexpectedly</w:t>
              </w:r>
            </w:ins>
          </w:p>
        </w:tc>
        <w:tc>
          <w:tcPr>
            <w:tcW w:w="3707" w:type="dxa"/>
            <w:tcPrChange w:id="347" w:author="Matthew Lindley (NCE R)" w:date="2026-04-30T15:46:00Z" w16du:dateUtc="2026-04-30T14:46:00Z">
              <w:tcPr>
                <w:tcW w:w="3707" w:type="dxa"/>
              </w:tcPr>
            </w:tcPrChange>
          </w:tcPr>
          <w:p w14:paraId="01EA87D0" w14:textId="77777777" w:rsidR="0029578B" w:rsidRDefault="00957C94" w:rsidP="0029578B">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ins w:id="348" w:author="Matthew Lindley (NCE R)" w:date="2026-04-30T15:54:00Z" w16du:dateUtc="2026-04-30T14:54:00Z"/>
              </w:rPr>
            </w:pPr>
            <w:ins w:id="349" w:author="Matthew Lindley (NCE R)" w:date="2026-04-30T15:46:00Z" w16du:dateUtc="2026-04-30T14:46:00Z">
              <w:r>
                <w:t>• API versions are explicit and immutable</w:t>
              </w:r>
            </w:ins>
          </w:p>
          <w:p w14:paraId="10EC4937" w14:textId="77777777" w:rsidR="0029578B" w:rsidRDefault="00957C94" w:rsidP="0029578B">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ins w:id="350" w:author="Matthew Lindley (NCE R)" w:date="2026-04-30T15:54:00Z" w16du:dateUtc="2026-04-30T14:54:00Z"/>
              </w:rPr>
            </w:pPr>
            <w:ins w:id="351" w:author="Matthew Lindley (NCE R)" w:date="2026-04-30T15:46:00Z" w16du:dateUtc="2026-04-30T14:46:00Z">
              <w:r>
                <w:t>• Breaking changes only occur in new versions</w:t>
              </w:r>
            </w:ins>
          </w:p>
          <w:p w14:paraId="3D6B04E7" w14:textId="74B9A498" w:rsidR="00957C94" w:rsidRDefault="00957C94">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ins w:id="352" w:author="Matthew Lindley (NCE R)" w:date="2026-04-30T15:46:00Z" w16du:dateUtc="2026-04-30T14:46:00Z"/>
                <w:rFonts w:cs="BT Curve"/>
              </w:rPr>
              <w:pPrChange w:id="353" w:author="Matthew Lindley (NCE R)" w:date="2026-04-30T15:55:00Z" w16du:dateUtc="2026-04-30T14:55:00Z">
                <w:pPr>
                  <w:pStyle w:val="ListBullet"/>
                  <w:numPr>
                    <w:numId w:val="101"/>
                  </w:numPr>
                  <w:tabs>
                    <w:tab w:val="clear" w:pos="360"/>
                  </w:tabs>
                  <w:ind w:left="720"/>
                  <w:cnfStyle w:val="000000100000" w:firstRow="0" w:lastRow="0" w:firstColumn="0" w:lastColumn="0" w:oddVBand="0" w:evenVBand="0" w:oddHBand="1" w:evenHBand="0" w:firstRowFirstColumn="0" w:firstRowLastColumn="0" w:lastRowFirstColumn="0" w:lastRowLastColumn="0"/>
                </w:pPr>
              </w:pPrChange>
            </w:pPr>
            <w:ins w:id="354" w:author="Matthew Lindley (NCE R)" w:date="2026-04-30T15:46:00Z" w16du:dateUtc="2026-04-30T14:46:00Z">
              <w:r>
                <w:t>• Version deprecation timelines are documented</w:t>
              </w:r>
            </w:ins>
          </w:p>
        </w:tc>
      </w:tr>
      <w:tr w:rsidR="00957C94" w14:paraId="56337D4D" w14:textId="77777777" w:rsidTr="00E56278">
        <w:tblPrEx>
          <w:tblW w:w="5000" w:type="pct"/>
          <w:tblPrExChange w:id="355" w:author="Matthew Lindley (NCE R)" w:date="2026-04-30T15:46:00Z" w16du:dateUtc="2026-04-30T14:46:00Z">
            <w:tblPrEx>
              <w:tblW w:w="5000" w:type="pct"/>
            </w:tblPrEx>
          </w:tblPrExChange>
        </w:tblPrEx>
        <w:trPr>
          <w:ins w:id="356" w:author="Matthew Lindley (NCE R)" w:date="2026-04-30T15:46:00Z"/>
        </w:trPr>
        <w:tc>
          <w:tcPr>
            <w:cnfStyle w:val="001000000000" w:firstRow="0" w:lastRow="0" w:firstColumn="1" w:lastColumn="0" w:oddVBand="0" w:evenVBand="0" w:oddHBand="0" w:evenHBand="0" w:firstRowFirstColumn="0" w:firstRowLastColumn="0" w:lastRowFirstColumn="0" w:lastRowLastColumn="0"/>
            <w:tcW w:w="1838" w:type="dxa"/>
            <w:tcPrChange w:id="357" w:author="Matthew Lindley (NCE R)" w:date="2026-04-30T15:46:00Z" w16du:dateUtc="2026-04-30T14:46:00Z">
              <w:tcPr>
                <w:tcW w:w="1838" w:type="dxa"/>
              </w:tcPr>
            </w:tcPrChange>
          </w:tcPr>
          <w:p w14:paraId="417057BC" w14:textId="54B90D7C" w:rsidR="00957C94" w:rsidRDefault="00957C94" w:rsidP="00957C94">
            <w:pPr>
              <w:pStyle w:val="ListBullet"/>
              <w:numPr>
                <w:ilvl w:val="0"/>
                <w:numId w:val="0"/>
              </w:numPr>
              <w:rPr>
                <w:ins w:id="358" w:author="Matthew Lindley (NCE R)" w:date="2026-04-30T15:46:00Z" w16du:dateUtc="2026-04-30T14:46:00Z"/>
                <w:rFonts w:cs="BT Curve"/>
              </w:rPr>
            </w:pPr>
            <w:ins w:id="359" w:author="Matthew Lindley (NCE R)" w:date="2026-04-30T15:46:00Z" w16du:dateUtc="2026-04-30T14:46:00Z">
              <w:r>
                <w:t>API Consumer</w:t>
              </w:r>
            </w:ins>
          </w:p>
        </w:tc>
        <w:tc>
          <w:tcPr>
            <w:tcW w:w="2410" w:type="dxa"/>
            <w:tcPrChange w:id="360" w:author="Matthew Lindley (NCE R)" w:date="2026-04-30T15:46:00Z" w16du:dateUtc="2026-04-30T14:46:00Z">
              <w:tcPr>
                <w:tcW w:w="2410" w:type="dxa"/>
              </w:tcPr>
            </w:tcPrChange>
          </w:tcPr>
          <w:p w14:paraId="0DE296CD" w14:textId="5A4734EC" w:rsidR="00957C94" w:rsidRDefault="00957C94" w:rsidP="00957C94">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361" w:author="Matthew Lindley (NCE R)" w:date="2026-04-30T15:46:00Z" w16du:dateUtc="2026-04-30T14:46:00Z"/>
                <w:rFonts w:cs="BT Curve"/>
              </w:rPr>
            </w:pPr>
            <w:ins w:id="362" w:author="Matthew Lindley (NCE R)" w:date="2026-04-30T15:46:00Z" w16du:dateUtc="2026-04-30T14:46:00Z">
              <w:r>
                <w:t>Backwards compatibility guarantees</w:t>
              </w:r>
            </w:ins>
          </w:p>
        </w:tc>
        <w:tc>
          <w:tcPr>
            <w:tcW w:w="2835" w:type="dxa"/>
            <w:tcPrChange w:id="363" w:author="Matthew Lindley (NCE R)" w:date="2026-04-30T15:46:00Z" w16du:dateUtc="2026-04-30T14:46:00Z">
              <w:tcPr>
                <w:tcW w:w="2835" w:type="dxa"/>
              </w:tcPr>
            </w:tcPrChange>
          </w:tcPr>
          <w:p w14:paraId="48BFDF3C" w14:textId="78C62AA1" w:rsidR="00957C94" w:rsidRDefault="00957C94" w:rsidP="00957C94">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364" w:author="Matthew Lindley (NCE R)" w:date="2026-04-30T15:46:00Z" w16du:dateUtc="2026-04-30T14:46:00Z"/>
                <w:rFonts w:cs="BT Curve"/>
              </w:rPr>
            </w:pPr>
            <w:ins w:id="365" w:author="Matthew Lindley (NCE R)" w:date="2026-04-30T15:46:00Z" w16du:dateUtc="2026-04-30T14:46:00Z">
              <w:r>
                <w:t>I don’t need to continuously rework my client</w:t>
              </w:r>
            </w:ins>
          </w:p>
        </w:tc>
        <w:tc>
          <w:tcPr>
            <w:tcW w:w="3707" w:type="dxa"/>
            <w:tcPrChange w:id="366" w:author="Matthew Lindley (NCE R)" w:date="2026-04-30T15:46:00Z" w16du:dateUtc="2026-04-30T14:46:00Z">
              <w:tcPr>
                <w:tcW w:w="3707" w:type="dxa"/>
              </w:tcPr>
            </w:tcPrChange>
          </w:tcPr>
          <w:p w14:paraId="0DEA26B5" w14:textId="77777777" w:rsidR="0029578B" w:rsidRDefault="00957C94" w:rsidP="0029578B">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ins w:id="367" w:author="Matthew Lindley (NCE R)" w:date="2026-04-30T15:54:00Z" w16du:dateUtc="2026-04-30T14:54:00Z"/>
              </w:rPr>
            </w:pPr>
            <w:ins w:id="368" w:author="Matthew Lindley (NCE R)" w:date="2026-04-30T15:46:00Z" w16du:dateUtc="2026-04-30T14:46:00Z">
              <w:r>
                <w:t>• Non</w:t>
              </w:r>
              <w:r>
                <w:noBreakHyphen/>
                <w:t>breaking changes never require client updates</w:t>
              </w:r>
            </w:ins>
          </w:p>
          <w:p w14:paraId="393C6D57" w14:textId="77777777" w:rsidR="0029578B" w:rsidRDefault="00957C94" w:rsidP="0029578B">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ins w:id="369" w:author="Matthew Lindley (NCE R)" w:date="2026-04-30T15:54:00Z" w16du:dateUtc="2026-04-30T14:54:00Z"/>
              </w:rPr>
            </w:pPr>
            <w:ins w:id="370" w:author="Matthew Lindley (NCE R)" w:date="2026-04-30T15:46:00Z" w16du:dateUtc="2026-04-30T14:46:00Z">
              <w:r>
                <w:t>• New fields are additive and optional</w:t>
              </w:r>
            </w:ins>
          </w:p>
          <w:p w14:paraId="03E3D372" w14:textId="0F6BE4FD" w:rsidR="00957C94" w:rsidRDefault="00957C94">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ins w:id="371" w:author="Matthew Lindley (NCE R)" w:date="2026-04-30T15:46:00Z" w16du:dateUtc="2026-04-30T14:46:00Z"/>
                <w:rFonts w:cs="BT Curve"/>
              </w:rPr>
              <w:pPrChange w:id="372" w:author="Matthew Lindley (NCE R)" w:date="2026-04-30T15:55:00Z" w16du:dateUtc="2026-04-30T14:55:00Z">
                <w:pPr>
                  <w:pStyle w:val="ListBullet"/>
                  <w:numPr>
                    <w:numId w:val="101"/>
                  </w:numPr>
                  <w:tabs>
                    <w:tab w:val="clear" w:pos="360"/>
                  </w:tabs>
                  <w:ind w:left="720"/>
                  <w:cnfStyle w:val="000000000000" w:firstRow="0" w:lastRow="0" w:firstColumn="0" w:lastColumn="0" w:oddVBand="0" w:evenVBand="0" w:oddHBand="0" w:evenHBand="0" w:firstRowFirstColumn="0" w:firstRowLastColumn="0" w:lastRowFirstColumn="0" w:lastRowLastColumn="0"/>
                </w:pPr>
              </w:pPrChange>
            </w:pPr>
            <w:ins w:id="373" w:author="Matthew Lindley (NCE R)" w:date="2026-04-30T15:46:00Z" w16du:dateUtc="2026-04-30T14:46:00Z">
              <w:r>
                <w:t>• Existing error codes retain their meaning</w:t>
              </w:r>
            </w:ins>
          </w:p>
        </w:tc>
      </w:tr>
      <w:tr w:rsidR="00957C94" w14:paraId="1C39AECA" w14:textId="77777777" w:rsidTr="00E56278">
        <w:tblPrEx>
          <w:tblW w:w="5000" w:type="pct"/>
          <w:tblPrExChange w:id="374" w:author="Matthew Lindley (NCE R)" w:date="2026-04-30T15:46:00Z" w16du:dateUtc="2026-04-30T14:46: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ins w:id="375" w:author="Matthew Lindley (NCE R)" w:date="2026-04-30T15:46:00Z"/>
        </w:trPr>
        <w:tc>
          <w:tcPr>
            <w:cnfStyle w:val="001000000000" w:firstRow="0" w:lastRow="0" w:firstColumn="1" w:lastColumn="0" w:oddVBand="0" w:evenVBand="0" w:oddHBand="0" w:evenHBand="0" w:firstRowFirstColumn="0" w:firstRowLastColumn="0" w:lastRowFirstColumn="0" w:lastRowLastColumn="0"/>
            <w:tcW w:w="1838" w:type="dxa"/>
            <w:tcPrChange w:id="376" w:author="Matthew Lindley (NCE R)" w:date="2026-04-30T15:46:00Z" w16du:dateUtc="2026-04-30T14:46:00Z">
              <w:tcPr>
                <w:tcW w:w="1838" w:type="dxa"/>
              </w:tcPr>
            </w:tcPrChange>
          </w:tcPr>
          <w:p w14:paraId="2303D45E" w14:textId="72B1DE63" w:rsidR="00957C94" w:rsidRDefault="00957C94" w:rsidP="00957C94">
            <w:pPr>
              <w:pStyle w:val="ListBullet"/>
              <w:numPr>
                <w:ilvl w:val="0"/>
                <w:numId w:val="0"/>
              </w:numPr>
              <w:cnfStyle w:val="001000100000" w:firstRow="0" w:lastRow="0" w:firstColumn="1" w:lastColumn="0" w:oddVBand="0" w:evenVBand="0" w:oddHBand="1" w:evenHBand="0" w:firstRowFirstColumn="0" w:firstRowLastColumn="0" w:lastRowFirstColumn="0" w:lastRowLastColumn="0"/>
              <w:rPr>
                <w:ins w:id="377" w:author="Matthew Lindley (NCE R)" w:date="2026-04-30T15:46:00Z" w16du:dateUtc="2026-04-30T14:46:00Z"/>
                <w:rFonts w:cs="BT Curve"/>
              </w:rPr>
            </w:pPr>
            <w:ins w:id="378" w:author="Matthew Lindley (NCE R)" w:date="2026-04-30T15:46:00Z" w16du:dateUtc="2026-04-30T14:46:00Z">
              <w:r>
                <w:t>API Consumer</w:t>
              </w:r>
            </w:ins>
          </w:p>
        </w:tc>
        <w:tc>
          <w:tcPr>
            <w:tcW w:w="2410" w:type="dxa"/>
            <w:tcPrChange w:id="379" w:author="Matthew Lindley (NCE R)" w:date="2026-04-30T15:46:00Z" w16du:dateUtc="2026-04-30T14:46:00Z">
              <w:tcPr>
                <w:tcW w:w="2410" w:type="dxa"/>
              </w:tcPr>
            </w:tcPrChange>
          </w:tcPr>
          <w:p w14:paraId="64F6E4ED" w14:textId="2CAD7619" w:rsidR="00957C94" w:rsidRDefault="00957C94" w:rsidP="00957C94">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380" w:author="Matthew Lindley (NCE R)" w:date="2026-04-30T15:46:00Z" w16du:dateUtc="2026-04-30T14:46:00Z"/>
                <w:rFonts w:cs="BT Curve"/>
              </w:rPr>
            </w:pPr>
            <w:ins w:id="381" w:author="Matthew Lindley (NCE R)" w:date="2026-04-30T15:46:00Z" w16du:dateUtc="2026-04-30T14:46:00Z">
              <w:r>
                <w:t>Clear pagination limits</w:t>
              </w:r>
            </w:ins>
          </w:p>
        </w:tc>
        <w:tc>
          <w:tcPr>
            <w:tcW w:w="2835" w:type="dxa"/>
            <w:tcPrChange w:id="382" w:author="Matthew Lindley (NCE R)" w:date="2026-04-30T15:46:00Z" w16du:dateUtc="2026-04-30T14:46:00Z">
              <w:tcPr>
                <w:tcW w:w="2835" w:type="dxa"/>
              </w:tcPr>
            </w:tcPrChange>
          </w:tcPr>
          <w:p w14:paraId="6EB93C93" w14:textId="159879EC" w:rsidR="00957C94" w:rsidRDefault="00957C94" w:rsidP="00957C94">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383" w:author="Matthew Lindley (NCE R)" w:date="2026-04-30T15:46:00Z" w16du:dateUtc="2026-04-30T14:46:00Z"/>
                <w:rFonts w:cs="BT Curve"/>
              </w:rPr>
            </w:pPr>
            <w:ins w:id="384" w:author="Matthew Lindley (NCE R)" w:date="2026-04-30T15:46:00Z" w16du:dateUtc="2026-04-30T14:46:00Z">
              <w:r>
                <w:t>I can retrieve large datasets predictably</w:t>
              </w:r>
            </w:ins>
          </w:p>
        </w:tc>
        <w:tc>
          <w:tcPr>
            <w:tcW w:w="3707" w:type="dxa"/>
            <w:tcPrChange w:id="385" w:author="Matthew Lindley (NCE R)" w:date="2026-04-30T15:46:00Z" w16du:dateUtc="2026-04-30T14:46:00Z">
              <w:tcPr>
                <w:tcW w:w="3707" w:type="dxa"/>
              </w:tcPr>
            </w:tcPrChange>
          </w:tcPr>
          <w:p w14:paraId="697C728D" w14:textId="77777777" w:rsidR="0029578B" w:rsidRDefault="00957C94" w:rsidP="0029578B">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ins w:id="386" w:author="Matthew Lindley (NCE R)" w:date="2026-04-30T15:54:00Z" w16du:dateUtc="2026-04-30T14:54:00Z"/>
              </w:rPr>
            </w:pPr>
            <w:ins w:id="387" w:author="Matthew Lindley (NCE R)" w:date="2026-04-30T15:46:00Z" w16du:dateUtc="2026-04-30T14:46:00Z">
              <w:r>
                <w:t>• Maximum page sizes are documented</w:t>
              </w:r>
            </w:ins>
          </w:p>
          <w:p w14:paraId="768462B9" w14:textId="77777777" w:rsidR="0029578B" w:rsidRDefault="00957C94" w:rsidP="0029578B">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ins w:id="388" w:author="Matthew Lindley (NCE R)" w:date="2026-04-30T15:54:00Z" w16du:dateUtc="2026-04-30T14:54:00Z"/>
              </w:rPr>
            </w:pPr>
            <w:ins w:id="389" w:author="Matthew Lindley (NCE R)" w:date="2026-04-30T15:46:00Z" w16du:dateUtc="2026-04-30T14:46:00Z">
              <w:r>
                <w:t>• Default pagination is applied when parameters are omitted</w:t>
              </w:r>
            </w:ins>
          </w:p>
          <w:p w14:paraId="5355C37F" w14:textId="0289AB7C" w:rsidR="00957C94" w:rsidRDefault="00957C94">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ins w:id="390" w:author="Matthew Lindley (NCE R)" w:date="2026-04-30T15:46:00Z" w16du:dateUtc="2026-04-30T14:46:00Z"/>
                <w:rFonts w:cs="BT Curve"/>
              </w:rPr>
              <w:pPrChange w:id="391" w:author="Matthew Lindley (NCE R)" w:date="2026-04-30T15:55:00Z" w16du:dateUtc="2026-04-30T14:55:00Z">
                <w:pPr>
                  <w:pStyle w:val="ListBullet"/>
                  <w:numPr>
                    <w:numId w:val="101"/>
                  </w:numPr>
                  <w:tabs>
                    <w:tab w:val="clear" w:pos="360"/>
                  </w:tabs>
                  <w:ind w:left="720"/>
                  <w:cnfStyle w:val="000000100000" w:firstRow="0" w:lastRow="0" w:firstColumn="0" w:lastColumn="0" w:oddVBand="0" w:evenVBand="0" w:oddHBand="1" w:evenHBand="0" w:firstRowFirstColumn="0" w:firstRowLastColumn="0" w:lastRowFirstColumn="0" w:lastRowLastColumn="0"/>
                </w:pPr>
              </w:pPrChange>
            </w:pPr>
            <w:ins w:id="392" w:author="Matthew Lindley (NCE R)" w:date="2026-04-30T15:46:00Z" w16du:dateUtc="2026-04-30T14:46:00Z">
              <w:r>
                <w:t>• Pagination metadata is included in responses</w:t>
              </w:r>
            </w:ins>
          </w:p>
        </w:tc>
      </w:tr>
      <w:tr w:rsidR="00957C94" w14:paraId="0008D119" w14:textId="77777777" w:rsidTr="00E56278">
        <w:tblPrEx>
          <w:tblW w:w="5000" w:type="pct"/>
          <w:tblPrExChange w:id="393" w:author="Matthew Lindley (NCE R)" w:date="2026-04-30T15:46:00Z" w16du:dateUtc="2026-04-30T14:46:00Z">
            <w:tblPrEx>
              <w:tblW w:w="5000" w:type="pct"/>
            </w:tblPrEx>
          </w:tblPrExChange>
        </w:tblPrEx>
        <w:trPr>
          <w:ins w:id="394" w:author="Matthew Lindley (NCE R)" w:date="2026-04-30T15:46:00Z"/>
        </w:trPr>
        <w:tc>
          <w:tcPr>
            <w:cnfStyle w:val="001000000000" w:firstRow="0" w:lastRow="0" w:firstColumn="1" w:lastColumn="0" w:oddVBand="0" w:evenVBand="0" w:oddHBand="0" w:evenHBand="0" w:firstRowFirstColumn="0" w:firstRowLastColumn="0" w:lastRowFirstColumn="0" w:lastRowLastColumn="0"/>
            <w:tcW w:w="1838" w:type="dxa"/>
            <w:tcPrChange w:id="395" w:author="Matthew Lindley (NCE R)" w:date="2026-04-30T15:46:00Z" w16du:dateUtc="2026-04-30T14:46:00Z">
              <w:tcPr>
                <w:tcW w:w="1838" w:type="dxa"/>
              </w:tcPr>
            </w:tcPrChange>
          </w:tcPr>
          <w:p w14:paraId="5E4AB528" w14:textId="6B6AB3CB" w:rsidR="00957C94" w:rsidRDefault="00957C94" w:rsidP="00957C94">
            <w:pPr>
              <w:pStyle w:val="ListBullet"/>
              <w:numPr>
                <w:ilvl w:val="0"/>
                <w:numId w:val="0"/>
              </w:numPr>
              <w:rPr>
                <w:ins w:id="396" w:author="Matthew Lindley (NCE R)" w:date="2026-04-30T15:46:00Z" w16du:dateUtc="2026-04-30T14:46:00Z"/>
                <w:rFonts w:cs="BT Curve"/>
              </w:rPr>
            </w:pPr>
            <w:ins w:id="397" w:author="Matthew Lindley (NCE R)" w:date="2026-04-30T15:46:00Z" w16du:dateUtc="2026-04-30T14:46:00Z">
              <w:r>
                <w:t>API Consumer</w:t>
              </w:r>
            </w:ins>
          </w:p>
        </w:tc>
        <w:tc>
          <w:tcPr>
            <w:tcW w:w="2410" w:type="dxa"/>
            <w:tcPrChange w:id="398" w:author="Matthew Lindley (NCE R)" w:date="2026-04-30T15:46:00Z" w16du:dateUtc="2026-04-30T14:46:00Z">
              <w:tcPr>
                <w:tcW w:w="2410" w:type="dxa"/>
              </w:tcPr>
            </w:tcPrChange>
          </w:tcPr>
          <w:p w14:paraId="7314A4C2" w14:textId="77807651" w:rsidR="00957C94" w:rsidRDefault="00957C94" w:rsidP="00957C94">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399" w:author="Matthew Lindley (NCE R)" w:date="2026-04-30T15:46:00Z" w16du:dateUtc="2026-04-30T14:46:00Z"/>
                <w:rFonts w:cs="BT Curve"/>
              </w:rPr>
            </w:pPr>
            <w:ins w:id="400" w:author="Matthew Lindley (NCE R)" w:date="2026-04-30T15:46:00Z" w16du:dateUtc="2026-04-30T14:46:00Z">
              <w:r>
                <w:t>Filtering and search capabilities</w:t>
              </w:r>
            </w:ins>
          </w:p>
        </w:tc>
        <w:tc>
          <w:tcPr>
            <w:tcW w:w="2835" w:type="dxa"/>
            <w:tcPrChange w:id="401" w:author="Matthew Lindley (NCE R)" w:date="2026-04-30T15:46:00Z" w16du:dateUtc="2026-04-30T14:46:00Z">
              <w:tcPr>
                <w:tcW w:w="2835" w:type="dxa"/>
              </w:tcPr>
            </w:tcPrChange>
          </w:tcPr>
          <w:p w14:paraId="7A018F86" w14:textId="16480022" w:rsidR="00957C94" w:rsidRDefault="00957C94" w:rsidP="00957C94">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402" w:author="Matthew Lindley (NCE R)" w:date="2026-04-30T15:46:00Z" w16du:dateUtc="2026-04-30T14:46:00Z"/>
                <w:rFonts w:cs="BT Curve"/>
              </w:rPr>
            </w:pPr>
            <w:ins w:id="403" w:author="Matthew Lindley (NCE R)" w:date="2026-04-30T15:46:00Z" w16du:dateUtc="2026-04-30T14:46:00Z">
              <w:r>
                <w:t>I can retrieve only the data I need</w:t>
              </w:r>
            </w:ins>
          </w:p>
        </w:tc>
        <w:tc>
          <w:tcPr>
            <w:tcW w:w="3707" w:type="dxa"/>
            <w:tcPrChange w:id="404" w:author="Matthew Lindley (NCE R)" w:date="2026-04-30T15:46:00Z" w16du:dateUtc="2026-04-30T14:46:00Z">
              <w:tcPr>
                <w:tcW w:w="3707" w:type="dxa"/>
              </w:tcPr>
            </w:tcPrChange>
          </w:tcPr>
          <w:p w14:paraId="606EA665" w14:textId="77777777" w:rsidR="0029578B" w:rsidRDefault="00957C94" w:rsidP="0029578B">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ins w:id="405" w:author="Matthew Lindley (NCE R)" w:date="2026-04-30T15:54:00Z" w16du:dateUtc="2026-04-30T14:54:00Z"/>
              </w:rPr>
            </w:pPr>
            <w:ins w:id="406" w:author="Matthew Lindley (NCE R)" w:date="2026-04-30T15:46:00Z" w16du:dateUtc="2026-04-30T14:46:00Z">
              <w:r>
                <w:t>• Supported filter fields are documented</w:t>
              </w:r>
            </w:ins>
          </w:p>
          <w:p w14:paraId="0A983C3E" w14:textId="77777777" w:rsidR="0029578B" w:rsidRDefault="00957C94" w:rsidP="0029578B">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ins w:id="407" w:author="Matthew Lindley (NCE R)" w:date="2026-04-30T15:54:00Z" w16du:dateUtc="2026-04-30T14:54:00Z"/>
              </w:rPr>
            </w:pPr>
            <w:ins w:id="408" w:author="Matthew Lindley (NCE R)" w:date="2026-04-30T15:46:00Z" w16du:dateUtc="2026-04-30T14:46:00Z">
              <w:r>
                <w:t>• Filters behave consistently across list endpoints</w:t>
              </w:r>
            </w:ins>
          </w:p>
          <w:p w14:paraId="28EBFAFF" w14:textId="202D72C2" w:rsidR="00957C94" w:rsidRDefault="00957C94">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ins w:id="409" w:author="Matthew Lindley (NCE R)" w:date="2026-04-30T15:46:00Z" w16du:dateUtc="2026-04-30T14:46:00Z"/>
                <w:rFonts w:cs="BT Curve"/>
              </w:rPr>
              <w:pPrChange w:id="410" w:author="Matthew Lindley (NCE R)" w:date="2026-04-30T15:55:00Z" w16du:dateUtc="2026-04-30T14:55:00Z">
                <w:pPr>
                  <w:pStyle w:val="ListBullet"/>
                  <w:numPr>
                    <w:numId w:val="101"/>
                  </w:numPr>
                  <w:tabs>
                    <w:tab w:val="clear" w:pos="360"/>
                  </w:tabs>
                  <w:ind w:left="720"/>
                  <w:cnfStyle w:val="000000000000" w:firstRow="0" w:lastRow="0" w:firstColumn="0" w:lastColumn="0" w:oddVBand="0" w:evenVBand="0" w:oddHBand="0" w:evenHBand="0" w:firstRowFirstColumn="0" w:firstRowLastColumn="0" w:lastRowFirstColumn="0" w:lastRowLastColumn="0"/>
                </w:pPr>
              </w:pPrChange>
            </w:pPr>
            <w:ins w:id="411" w:author="Matthew Lindley (NCE R)" w:date="2026-04-30T15:46:00Z" w16du:dateUtc="2026-04-30T14:46:00Z">
              <w:r>
                <w:t>• Invalid filters result in a clear validation error</w:t>
              </w:r>
            </w:ins>
          </w:p>
        </w:tc>
      </w:tr>
      <w:tr w:rsidR="00957C94" w14:paraId="7177DF91" w14:textId="77777777" w:rsidTr="00E56278">
        <w:tblPrEx>
          <w:tblW w:w="5000" w:type="pct"/>
          <w:tblPrExChange w:id="412" w:author="Matthew Lindley (NCE R)" w:date="2026-04-30T15:46:00Z" w16du:dateUtc="2026-04-30T14:46: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ins w:id="413" w:author="Matthew Lindley (NCE R)" w:date="2026-04-30T15:46:00Z"/>
        </w:trPr>
        <w:tc>
          <w:tcPr>
            <w:cnfStyle w:val="001000000000" w:firstRow="0" w:lastRow="0" w:firstColumn="1" w:lastColumn="0" w:oddVBand="0" w:evenVBand="0" w:oddHBand="0" w:evenHBand="0" w:firstRowFirstColumn="0" w:firstRowLastColumn="0" w:lastRowFirstColumn="0" w:lastRowLastColumn="0"/>
            <w:tcW w:w="1838" w:type="dxa"/>
            <w:tcPrChange w:id="414" w:author="Matthew Lindley (NCE R)" w:date="2026-04-30T15:46:00Z" w16du:dateUtc="2026-04-30T14:46:00Z">
              <w:tcPr>
                <w:tcW w:w="1838" w:type="dxa"/>
              </w:tcPr>
            </w:tcPrChange>
          </w:tcPr>
          <w:p w14:paraId="0CC5F8EB" w14:textId="3C334B58" w:rsidR="00957C94" w:rsidRDefault="00957C94" w:rsidP="00957C94">
            <w:pPr>
              <w:pStyle w:val="ListBullet"/>
              <w:numPr>
                <w:ilvl w:val="0"/>
                <w:numId w:val="0"/>
              </w:numPr>
              <w:cnfStyle w:val="001000100000" w:firstRow="0" w:lastRow="0" w:firstColumn="1" w:lastColumn="0" w:oddVBand="0" w:evenVBand="0" w:oddHBand="1" w:evenHBand="0" w:firstRowFirstColumn="0" w:firstRowLastColumn="0" w:lastRowFirstColumn="0" w:lastRowLastColumn="0"/>
              <w:rPr>
                <w:ins w:id="415" w:author="Matthew Lindley (NCE R)" w:date="2026-04-30T15:46:00Z" w16du:dateUtc="2026-04-30T14:46:00Z"/>
                <w:rFonts w:cs="BT Curve"/>
              </w:rPr>
            </w:pPr>
            <w:ins w:id="416" w:author="Matthew Lindley (NCE R)" w:date="2026-04-30T15:46:00Z" w16du:dateUtc="2026-04-30T14:46:00Z">
              <w:r>
                <w:t>API Consumer</w:t>
              </w:r>
            </w:ins>
          </w:p>
        </w:tc>
        <w:tc>
          <w:tcPr>
            <w:tcW w:w="2410" w:type="dxa"/>
            <w:tcPrChange w:id="417" w:author="Matthew Lindley (NCE R)" w:date="2026-04-30T15:46:00Z" w16du:dateUtc="2026-04-30T14:46:00Z">
              <w:tcPr>
                <w:tcW w:w="2410" w:type="dxa"/>
              </w:tcPr>
            </w:tcPrChange>
          </w:tcPr>
          <w:p w14:paraId="21EAF630" w14:textId="16DE3195" w:rsidR="00957C94" w:rsidRDefault="00957C94" w:rsidP="00957C94">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418" w:author="Matthew Lindley (NCE R)" w:date="2026-04-30T15:46:00Z" w16du:dateUtc="2026-04-30T14:46:00Z"/>
                <w:rFonts w:cs="BT Curve"/>
              </w:rPr>
            </w:pPr>
            <w:ins w:id="419" w:author="Matthew Lindley (NCE R)" w:date="2026-04-30T15:46:00Z" w16du:dateUtc="2026-04-30T14:46:00Z">
              <w:r>
                <w:t>Sorting capabilities</w:t>
              </w:r>
            </w:ins>
          </w:p>
        </w:tc>
        <w:tc>
          <w:tcPr>
            <w:tcW w:w="2835" w:type="dxa"/>
            <w:tcPrChange w:id="420" w:author="Matthew Lindley (NCE R)" w:date="2026-04-30T15:46:00Z" w16du:dateUtc="2026-04-30T14:46:00Z">
              <w:tcPr>
                <w:tcW w:w="2835" w:type="dxa"/>
              </w:tcPr>
            </w:tcPrChange>
          </w:tcPr>
          <w:p w14:paraId="4DF3465C" w14:textId="6520E6F6" w:rsidR="00957C94" w:rsidRDefault="00957C94" w:rsidP="00957C94">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421" w:author="Matthew Lindley (NCE R)" w:date="2026-04-30T15:46:00Z" w16du:dateUtc="2026-04-30T14:46:00Z"/>
                <w:rFonts w:cs="BT Curve"/>
              </w:rPr>
            </w:pPr>
            <w:ins w:id="422" w:author="Matthew Lindley (NCE R)" w:date="2026-04-30T15:46:00Z" w16du:dateUtc="2026-04-30T14:46:00Z">
              <w:r>
                <w:t>I can control result ordering</w:t>
              </w:r>
            </w:ins>
          </w:p>
        </w:tc>
        <w:tc>
          <w:tcPr>
            <w:tcW w:w="3707" w:type="dxa"/>
            <w:tcPrChange w:id="423" w:author="Matthew Lindley (NCE R)" w:date="2026-04-30T15:46:00Z" w16du:dateUtc="2026-04-30T14:46:00Z">
              <w:tcPr>
                <w:tcW w:w="3707" w:type="dxa"/>
              </w:tcPr>
            </w:tcPrChange>
          </w:tcPr>
          <w:p w14:paraId="1D6F60BF" w14:textId="77777777" w:rsidR="0029578B" w:rsidRDefault="00957C94" w:rsidP="0029578B">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ins w:id="424" w:author="Matthew Lindley (NCE R)" w:date="2026-04-30T15:54:00Z" w16du:dateUtc="2026-04-30T14:54:00Z"/>
              </w:rPr>
            </w:pPr>
            <w:commentRangeStart w:id="425"/>
            <w:ins w:id="426" w:author="Matthew Lindley (NCE R)" w:date="2026-04-30T15:46:00Z" w16du:dateUtc="2026-04-30T14:46:00Z">
              <w:r>
                <w:t>• Supported sort fields and directions are documented</w:t>
              </w:r>
            </w:ins>
          </w:p>
          <w:p w14:paraId="08DF16BC" w14:textId="675AB219" w:rsidR="00957C94" w:rsidRDefault="00957C94">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ins w:id="427" w:author="Matthew Lindley (NCE R)" w:date="2026-04-30T15:46:00Z" w16du:dateUtc="2026-04-30T14:46:00Z"/>
                <w:rFonts w:cs="BT Curve"/>
              </w:rPr>
              <w:pPrChange w:id="428" w:author="Matthew Lindley (NCE R)" w:date="2026-04-30T15:55:00Z" w16du:dateUtc="2026-04-30T14:55:00Z">
                <w:pPr>
                  <w:pStyle w:val="ListBullet"/>
                  <w:numPr>
                    <w:numId w:val="101"/>
                  </w:numPr>
                  <w:tabs>
                    <w:tab w:val="clear" w:pos="360"/>
                  </w:tabs>
                  <w:ind w:left="720"/>
                  <w:cnfStyle w:val="000000100000" w:firstRow="0" w:lastRow="0" w:firstColumn="0" w:lastColumn="0" w:oddVBand="0" w:evenVBand="0" w:oddHBand="1" w:evenHBand="0" w:firstRowFirstColumn="0" w:firstRowLastColumn="0" w:lastRowFirstColumn="0" w:lastRowLastColumn="0"/>
                </w:pPr>
              </w:pPrChange>
            </w:pPr>
            <w:ins w:id="429" w:author="Matthew Lindley (NCE R)" w:date="2026-04-30T15:46:00Z" w16du:dateUtc="2026-04-30T14:46:00Z">
              <w:r>
                <w:t>• A default sort order is applied consistently</w:t>
              </w:r>
            </w:ins>
            <w:commentRangeEnd w:id="425"/>
            <w:r w:rsidR="002F51D2">
              <w:rPr>
                <w:rStyle w:val="CommentReference"/>
                <w:rFonts w:cs="BT Curve"/>
                <w:sz w:val="22"/>
                <w:szCs w:val="22"/>
              </w:rPr>
              <w:commentReference w:id="425"/>
            </w:r>
          </w:p>
        </w:tc>
      </w:tr>
      <w:tr w:rsidR="00957C94" w14:paraId="2B24A3C1" w14:textId="77777777" w:rsidTr="00E56278">
        <w:tblPrEx>
          <w:tblW w:w="5000" w:type="pct"/>
          <w:tblPrExChange w:id="430" w:author="Matthew Lindley (NCE R)" w:date="2026-04-30T15:46:00Z" w16du:dateUtc="2026-04-30T14:46:00Z">
            <w:tblPrEx>
              <w:tblW w:w="5000" w:type="pct"/>
            </w:tblPrEx>
          </w:tblPrExChange>
        </w:tblPrEx>
        <w:trPr>
          <w:ins w:id="431" w:author="Matthew Lindley (NCE R)" w:date="2026-04-30T15:46:00Z"/>
        </w:trPr>
        <w:tc>
          <w:tcPr>
            <w:cnfStyle w:val="001000000000" w:firstRow="0" w:lastRow="0" w:firstColumn="1" w:lastColumn="0" w:oddVBand="0" w:evenVBand="0" w:oddHBand="0" w:evenHBand="0" w:firstRowFirstColumn="0" w:firstRowLastColumn="0" w:lastRowFirstColumn="0" w:lastRowLastColumn="0"/>
            <w:tcW w:w="1838" w:type="dxa"/>
            <w:tcPrChange w:id="432" w:author="Matthew Lindley (NCE R)" w:date="2026-04-30T15:46:00Z" w16du:dateUtc="2026-04-30T14:46:00Z">
              <w:tcPr>
                <w:tcW w:w="1838" w:type="dxa"/>
              </w:tcPr>
            </w:tcPrChange>
          </w:tcPr>
          <w:p w14:paraId="275A04B7" w14:textId="299A40CA" w:rsidR="00957C94" w:rsidRDefault="00957C94" w:rsidP="00957C94">
            <w:pPr>
              <w:pStyle w:val="ListBullet"/>
              <w:numPr>
                <w:ilvl w:val="0"/>
                <w:numId w:val="0"/>
              </w:numPr>
              <w:rPr>
                <w:ins w:id="433" w:author="Matthew Lindley (NCE R)" w:date="2026-04-30T15:46:00Z" w16du:dateUtc="2026-04-30T14:46:00Z"/>
                <w:rFonts w:cs="BT Curve"/>
              </w:rPr>
            </w:pPr>
            <w:ins w:id="434" w:author="Matthew Lindley (NCE R)" w:date="2026-04-30T15:46:00Z" w16du:dateUtc="2026-04-30T14:46:00Z">
              <w:r>
                <w:t>API Consumer</w:t>
              </w:r>
            </w:ins>
          </w:p>
        </w:tc>
        <w:tc>
          <w:tcPr>
            <w:tcW w:w="2410" w:type="dxa"/>
            <w:tcPrChange w:id="435" w:author="Matthew Lindley (NCE R)" w:date="2026-04-30T15:46:00Z" w16du:dateUtc="2026-04-30T14:46:00Z">
              <w:tcPr>
                <w:tcW w:w="2410" w:type="dxa"/>
              </w:tcPr>
            </w:tcPrChange>
          </w:tcPr>
          <w:p w14:paraId="43739887" w14:textId="1DB43C4F" w:rsidR="00957C94" w:rsidRDefault="00957C94" w:rsidP="00957C94">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436" w:author="Matthew Lindley (NCE R)" w:date="2026-04-30T15:46:00Z" w16du:dateUtc="2026-04-30T14:46:00Z"/>
                <w:rFonts w:cs="BT Curve"/>
              </w:rPr>
            </w:pPr>
            <w:ins w:id="437" w:author="Matthew Lindley (NCE R)" w:date="2026-04-30T15:46:00Z" w16du:dateUtc="2026-04-30T14:46:00Z">
              <w:r>
                <w:t>Idempotent write operations</w:t>
              </w:r>
            </w:ins>
          </w:p>
        </w:tc>
        <w:tc>
          <w:tcPr>
            <w:tcW w:w="2835" w:type="dxa"/>
            <w:tcPrChange w:id="438" w:author="Matthew Lindley (NCE R)" w:date="2026-04-30T15:46:00Z" w16du:dateUtc="2026-04-30T14:46:00Z">
              <w:tcPr>
                <w:tcW w:w="2835" w:type="dxa"/>
              </w:tcPr>
            </w:tcPrChange>
          </w:tcPr>
          <w:p w14:paraId="44AF47C9" w14:textId="267A5BA6" w:rsidR="00957C94" w:rsidRDefault="00957C94" w:rsidP="00957C94">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439" w:author="Matthew Lindley (NCE R)" w:date="2026-04-30T15:46:00Z" w16du:dateUtc="2026-04-30T14:46:00Z"/>
                <w:rFonts w:cs="BT Curve"/>
              </w:rPr>
            </w:pPr>
            <w:ins w:id="440" w:author="Matthew Lindley (NCE R)" w:date="2026-04-30T15:46:00Z" w16du:dateUtc="2026-04-30T14:46:00Z">
              <w:r>
                <w:t>I can safely retry requests</w:t>
              </w:r>
            </w:ins>
          </w:p>
        </w:tc>
        <w:tc>
          <w:tcPr>
            <w:tcW w:w="3707" w:type="dxa"/>
            <w:tcPrChange w:id="441" w:author="Matthew Lindley (NCE R)" w:date="2026-04-30T15:46:00Z" w16du:dateUtc="2026-04-30T14:46:00Z">
              <w:tcPr>
                <w:tcW w:w="3707" w:type="dxa"/>
              </w:tcPr>
            </w:tcPrChange>
          </w:tcPr>
          <w:p w14:paraId="3AED1446" w14:textId="77777777" w:rsidR="0029578B" w:rsidRDefault="00957C94" w:rsidP="0029578B">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ins w:id="442" w:author="Matthew Lindley (NCE R)" w:date="2026-04-30T15:54:00Z" w16du:dateUtc="2026-04-30T14:54:00Z"/>
              </w:rPr>
            </w:pPr>
            <w:ins w:id="443" w:author="Matthew Lindley (NCE R)" w:date="2026-04-30T15:46:00Z" w16du:dateUtc="2026-04-30T14:46:00Z">
              <w:r>
                <w:t>• Idempotency is supported for create/update operations</w:t>
              </w:r>
            </w:ins>
          </w:p>
          <w:p w14:paraId="1361D492" w14:textId="35A2A051" w:rsidR="00957C94" w:rsidRDefault="00957C94">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ins w:id="444" w:author="Matthew Lindley (NCE R)" w:date="2026-04-30T15:46:00Z" w16du:dateUtc="2026-04-30T14:46:00Z"/>
                <w:rFonts w:cs="BT Curve"/>
              </w:rPr>
              <w:pPrChange w:id="445" w:author="Matthew Lindley (NCE R)" w:date="2026-04-30T15:55:00Z" w16du:dateUtc="2026-04-30T14:55:00Z">
                <w:pPr>
                  <w:pStyle w:val="ListBullet"/>
                  <w:numPr>
                    <w:numId w:val="101"/>
                  </w:numPr>
                  <w:tabs>
                    <w:tab w:val="clear" w:pos="360"/>
                  </w:tabs>
                  <w:ind w:left="720"/>
                  <w:cnfStyle w:val="000000000000" w:firstRow="0" w:lastRow="0" w:firstColumn="0" w:lastColumn="0" w:oddVBand="0" w:evenVBand="0" w:oddHBand="0" w:evenHBand="0" w:firstRowFirstColumn="0" w:firstRowLastColumn="0" w:lastRowFirstColumn="0" w:lastRowLastColumn="0"/>
                </w:pPr>
              </w:pPrChange>
            </w:pPr>
            <w:ins w:id="446" w:author="Matthew Lindley (NCE R)" w:date="2026-04-30T15:46:00Z" w16du:dateUtc="2026-04-30T14:46:00Z">
              <w:r>
                <w:t>• Duplicate requests do not create duplicate resources</w:t>
              </w:r>
            </w:ins>
          </w:p>
        </w:tc>
      </w:tr>
      <w:tr w:rsidR="00D824F6" w14:paraId="5CE80EE0" w14:textId="77777777" w:rsidTr="00D824F6">
        <w:tblPrEx>
          <w:tblW w:w="5000" w:type="pct"/>
          <w:tblPrExChange w:id="447" w:author="Matthew Lindley (NCE R)" w:date="2026-04-30T15:48:00Z" w16du:dateUtc="2026-04-30T14:48:00Z">
            <w:tblPrEx>
              <w:tblW w:w="5000" w:type="pct"/>
            </w:tblPrEx>
          </w:tblPrExChange>
        </w:tblPrEx>
        <w:trPr>
          <w:cnfStyle w:val="000000100000" w:firstRow="0" w:lastRow="0" w:firstColumn="0" w:lastColumn="0" w:oddVBand="0" w:evenVBand="0" w:oddHBand="1" w:evenHBand="0" w:firstRowFirstColumn="0" w:firstRowLastColumn="0" w:lastRowFirstColumn="0" w:lastRowLastColumn="0"/>
          <w:ins w:id="448" w:author="Matthew Lindley (NCE R)" w:date="2026-04-30T15:48:00Z"/>
        </w:trPr>
        <w:tc>
          <w:tcPr>
            <w:cnfStyle w:val="001000000000" w:firstRow="0" w:lastRow="0" w:firstColumn="1" w:lastColumn="0" w:oddVBand="0" w:evenVBand="0" w:oddHBand="0" w:evenHBand="0" w:firstRowFirstColumn="0" w:firstRowLastColumn="0" w:lastRowFirstColumn="0" w:lastRowLastColumn="0"/>
            <w:tcW w:w="1838" w:type="dxa"/>
            <w:tcPrChange w:id="449" w:author="Matthew Lindley (NCE R)" w:date="2026-04-30T15:48:00Z" w16du:dateUtc="2026-04-30T14:48:00Z">
              <w:tcPr>
                <w:tcW w:w="1838" w:type="dxa"/>
              </w:tcPr>
            </w:tcPrChange>
          </w:tcPr>
          <w:p w14:paraId="5341429C" w14:textId="0E47A544" w:rsidR="00D824F6" w:rsidRDefault="00D824F6" w:rsidP="00D824F6">
            <w:pPr>
              <w:pStyle w:val="ListBullet"/>
              <w:numPr>
                <w:ilvl w:val="0"/>
                <w:numId w:val="0"/>
              </w:numPr>
              <w:cnfStyle w:val="001000100000" w:firstRow="0" w:lastRow="0" w:firstColumn="1" w:lastColumn="0" w:oddVBand="0" w:evenVBand="0" w:oddHBand="1" w:evenHBand="0" w:firstRowFirstColumn="0" w:firstRowLastColumn="0" w:lastRowFirstColumn="0" w:lastRowLastColumn="0"/>
              <w:rPr>
                <w:ins w:id="450" w:author="Matthew Lindley (NCE R)" w:date="2026-04-30T15:48:00Z" w16du:dateUtc="2026-04-30T14:48:00Z"/>
              </w:rPr>
            </w:pPr>
            <w:ins w:id="451" w:author="Matthew Lindley (NCE R)" w:date="2026-04-30T15:48:00Z" w16du:dateUtc="2026-04-30T14:48:00Z">
              <w:r>
                <w:t>API Consumer</w:t>
              </w:r>
            </w:ins>
          </w:p>
        </w:tc>
        <w:tc>
          <w:tcPr>
            <w:tcW w:w="2410" w:type="dxa"/>
            <w:tcPrChange w:id="452" w:author="Matthew Lindley (NCE R)" w:date="2026-04-30T15:48:00Z" w16du:dateUtc="2026-04-30T14:48:00Z">
              <w:tcPr>
                <w:tcW w:w="2410" w:type="dxa"/>
              </w:tcPr>
            </w:tcPrChange>
          </w:tcPr>
          <w:p w14:paraId="09A547FF" w14:textId="6D9BEC08" w:rsidR="00D824F6" w:rsidRDefault="00D824F6" w:rsidP="00D824F6">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453" w:author="Matthew Lindley (NCE R)" w:date="2026-04-30T15:48:00Z" w16du:dateUtc="2026-04-30T14:48:00Z"/>
              </w:rPr>
            </w:pPr>
            <w:ins w:id="454" w:author="Matthew Lindley (NCE R)" w:date="2026-04-30T15:48:00Z" w16du:dateUtc="2026-04-30T14:48:00Z">
              <w:r>
                <w:t>Asynchronous processing for long</w:t>
              </w:r>
              <w:r>
                <w:noBreakHyphen/>
                <w:t>running operations</w:t>
              </w:r>
            </w:ins>
          </w:p>
        </w:tc>
        <w:tc>
          <w:tcPr>
            <w:tcW w:w="2835" w:type="dxa"/>
            <w:tcPrChange w:id="455" w:author="Matthew Lindley (NCE R)" w:date="2026-04-30T15:48:00Z" w16du:dateUtc="2026-04-30T14:48:00Z">
              <w:tcPr>
                <w:tcW w:w="2835" w:type="dxa"/>
              </w:tcPr>
            </w:tcPrChange>
          </w:tcPr>
          <w:p w14:paraId="24C7B5A4" w14:textId="11BACFF1" w:rsidR="00D824F6" w:rsidRDefault="00D824F6" w:rsidP="00D824F6">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456" w:author="Matthew Lindley (NCE R)" w:date="2026-04-30T15:48:00Z" w16du:dateUtc="2026-04-30T14:48:00Z"/>
              </w:rPr>
            </w:pPr>
            <w:ins w:id="457" w:author="Matthew Lindley (NCE R)" w:date="2026-04-30T15:48:00Z" w16du:dateUtc="2026-04-30T14:48:00Z">
              <w:r>
                <w:t>I don’t have to block while processing completes</w:t>
              </w:r>
            </w:ins>
          </w:p>
        </w:tc>
        <w:tc>
          <w:tcPr>
            <w:tcW w:w="3707" w:type="dxa"/>
            <w:tcPrChange w:id="458" w:author="Matthew Lindley (NCE R)" w:date="2026-04-30T15:48:00Z" w16du:dateUtc="2026-04-30T14:48:00Z">
              <w:tcPr>
                <w:tcW w:w="3707" w:type="dxa"/>
              </w:tcPr>
            </w:tcPrChange>
          </w:tcPr>
          <w:p w14:paraId="7AE54FA9" w14:textId="77777777" w:rsidR="0029578B" w:rsidRDefault="00D824F6" w:rsidP="0029578B">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ins w:id="459" w:author="Matthew Lindley (NCE R)" w:date="2026-04-30T15:53:00Z" w16du:dateUtc="2026-04-30T14:53:00Z"/>
              </w:rPr>
            </w:pPr>
            <w:ins w:id="460" w:author="Matthew Lindley (NCE R)" w:date="2026-04-30T15:48:00Z" w16du:dateUtc="2026-04-30T14:48:00Z">
              <w:r>
                <w:t>• Long</w:t>
              </w:r>
              <w:r>
                <w:noBreakHyphen/>
                <w:t>running actions return an asynchronous job reference</w:t>
              </w:r>
            </w:ins>
          </w:p>
          <w:p w14:paraId="1E13BFA5" w14:textId="77777777" w:rsidR="0029578B" w:rsidRDefault="00D824F6" w:rsidP="0029578B">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ins w:id="461" w:author="Matthew Lindley (NCE R)" w:date="2026-04-30T15:53:00Z" w16du:dateUtc="2026-04-30T14:53:00Z"/>
              </w:rPr>
            </w:pPr>
            <w:ins w:id="462" w:author="Matthew Lindley (NCE R)" w:date="2026-04-30T15:48:00Z" w16du:dateUtc="2026-04-30T14:48:00Z">
              <w:r>
                <w:t>• Job status can be queried via the API</w:t>
              </w:r>
            </w:ins>
          </w:p>
          <w:p w14:paraId="1C900A4E" w14:textId="2672D2F5" w:rsidR="00D824F6" w:rsidRDefault="00D824F6">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ins w:id="463" w:author="Matthew Lindley (NCE R)" w:date="2026-04-30T15:48:00Z" w16du:dateUtc="2026-04-30T14:48:00Z"/>
              </w:rPr>
              <w:pPrChange w:id="464" w:author="Matthew Lindley (NCE R)" w:date="2026-04-30T15:55:00Z" w16du:dateUtc="2026-04-30T14:55:00Z">
                <w:pPr>
                  <w:pStyle w:val="ListBullet"/>
                  <w:numPr>
                    <w:numId w:val="101"/>
                  </w:numPr>
                  <w:tabs>
                    <w:tab w:val="clear" w:pos="360"/>
                  </w:tabs>
                  <w:ind w:left="720"/>
                  <w:cnfStyle w:val="000000100000" w:firstRow="0" w:lastRow="0" w:firstColumn="0" w:lastColumn="0" w:oddVBand="0" w:evenVBand="0" w:oddHBand="1" w:evenHBand="0" w:firstRowFirstColumn="0" w:firstRowLastColumn="0" w:lastRowFirstColumn="0" w:lastRowLastColumn="0"/>
                </w:pPr>
              </w:pPrChange>
            </w:pPr>
            <w:ins w:id="465" w:author="Matthew Lindley (NCE R)" w:date="2026-04-30T15:48:00Z" w16du:dateUtc="2026-04-30T14:48:00Z">
              <w:r>
                <w:t>• Completion or failure is clearly reported</w:t>
              </w:r>
            </w:ins>
          </w:p>
        </w:tc>
      </w:tr>
    </w:tbl>
    <w:p w14:paraId="0125AB1E" w14:textId="5ACD7A85" w:rsidR="583130F3" w:rsidRDefault="583130F3" w:rsidP="583130F3">
      <w:pPr>
        <w:pStyle w:val="ListBullet"/>
        <w:numPr>
          <w:ilvl w:val="0"/>
          <w:numId w:val="0"/>
        </w:numPr>
        <w:rPr>
          <w:del w:id="466" w:author="Matthew Lindley (NCE R)" w:date="2026-04-28T13:56:00Z" w16du:dateUtc="2026-04-28T12:56:00Z"/>
          <w:rFonts w:cs="BT Curve"/>
        </w:rPr>
      </w:pPr>
    </w:p>
    <w:p w14:paraId="6041C93D" w14:textId="77777777" w:rsidR="005539FE" w:rsidRDefault="005539FE" w:rsidP="00883998">
      <w:pPr>
        <w:pStyle w:val="ListBullet"/>
        <w:numPr>
          <w:ilvl w:val="0"/>
          <w:numId w:val="0"/>
        </w:numPr>
        <w:rPr>
          <w:del w:id="467" w:author="Matthew Lindley (NCE R)" w:date="2026-04-28T13:56:00Z" w16du:dateUtc="2026-04-28T12:56:00Z"/>
          <w:rFonts w:cs="BT Curve"/>
        </w:rPr>
      </w:pPr>
    </w:p>
    <w:p w14:paraId="3B9D2967" w14:textId="214F25AA" w:rsidR="008A125C" w:rsidRPr="007C70FC" w:rsidRDefault="5DFA3ED4" w:rsidP="00DE3656">
      <w:pPr>
        <w:pStyle w:val="Heading2"/>
        <w:rPr>
          <w:ins w:id="468" w:author="Matthew Lindley (NCE R)" w:date="2026-04-29T09:25:00Z" w16du:dateUtc="2026-04-29T08:25:00Z"/>
        </w:rPr>
      </w:pPr>
      <w:bookmarkStart w:id="469" w:name="_Toc232667914"/>
      <w:r>
        <w:t>Experience APIs</w:t>
      </w:r>
      <w:bookmarkEnd w:id="469"/>
    </w:p>
    <w:p w14:paraId="04A269A8" w14:textId="77777777" w:rsidR="00C73950" w:rsidRPr="00C73950" w:rsidRDefault="00C73950">
      <w:pPr>
        <w:rPr>
          <w:ins w:id="470" w:author="Matthew Lindley (NCE R)" w:date="2026-04-29T11:28:00Z"/>
          <w:rFonts w:cs="BT Curve"/>
        </w:rPr>
        <w:pPrChange w:id="471" w:author="Matthew Lindley (NCE R)" w:date="2026-04-29T11:29:00Z" w16du:dateUtc="2026-04-29T10:29:00Z">
          <w:pPr>
            <w:pStyle w:val="Heading2"/>
          </w:pPr>
        </w:pPrChange>
      </w:pPr>
      <w:ins w:id="472" w:author="Matthew Lindley (NCE R)" w:date="2026-04-29T11:28:00Z">
        <w:r w:rsidRPr="00C73950">
          <w:rPr>
            <w:rFonts w:cs="BT Curve"/>
          </w:rPr>
          <w:t>TMF APIs are industry</w:t>
        </w:r>
        <w:r w:rsidRPr="00C73950">
          <w:rPr>
            <w:rFonts w:cs="BT Curve"/>
          </w:rPr>
          <w:noBreakHyphen/>
          <w:t>standard ways for telecom systems to work together, agreed through TM Forum. Put simply, they make it possible to connect broadband ordering, provisioning, fault management, and billing systems more efficiently, reducing the need for bespoke integrations and helping providers launch and change services more quickly.</w:t>
        </w:r>
      </w:ins>
    </w:p>
    <w:p w14:paraId="65BC05F4" w14:textId="651C0368" w:rsidR="00C73950" w:rsidRDefault="00C73950" w:rsidP="00DA6A34">
      <w:pPr>
        <w:rPr>
          <w:ins w:id="473" w:author="Matthew Lindley (NCE R)" w:date="2026-04-29T11:37:00Z" w16du:dateUtc="2026-04-29T10:37:00Z"/>
          <w:rFonts w:cs="BT Curve"/>
        </w:rPr>
      </w:pPr>
      <w:ins w:id="474" w:author="Matthew Lindley (NCE R)" w:date="2026-04-29T11:28:00Z">
        <w:r w:rsidRPr="00C73950">
          <w:rPr>
            <w:rFonts w:cs="BT Curve"/>
          </w:rPr>
          <w:t>However, the TMF specifications themselves are large and complex. Integrating even a small part of the end</w:t>
        </w:r>
        <w:r w:rsidRPr="00C73950">
          <w:rPr>
            <w:rFonts w:cs="BT Curve"/>
          </w:rPr>
          <w:noBreakHyphen/>
          <w:t>to</w:t>
        </w:r>
        <w:r w:rsidRPr="00C73950">
          <w:rPr>
            <w:rFonts w:cs="BT Curve"/>
          </w:rPr>
          <w:noBreakHyphen/>
          <w:t xml:space="preserve">end broadband journey can take many months, or longer, because much of the ordering complexity is pushed onto customers, who must build and manage the detailed business logic in their own systems. This level of effort and cost is particularly challenging for smaller </w:t>
        </w:r>
      </w:ins>
      <w:ins w:id="475" w:author="Matthew Lindley (NCE R)" w:date="2026-04-29T11:30:00Z" w16du:dateUtc="2026-04-29T10:30:00Z">
        <w:r w:rsidR="004409FC">
          <w:rPr>
            <w:rFonts w:cs="BT Curve"/>
          </w:rPr>
          <w:t xml:space="preserve">communications </w:t>
        </w:r>
      </w:ins>
      <w:ins w:id="476" w:author="Matthew Lindley (NCE R)" w:date="2026-04-29T11:28:00Z">
        <w:r w:rsidRPr="00C73950">
          <w:rPr>
            <w:rFonts w:cs="BT Curve"/>
          </w:rPr>
          <w:t>providers, making automation slow to deliver value and difficult to scale. The situation is compounded when new products are introduced or older ones are withdrawn, as customers must update their systems quickly or risk falling behind or encountering integration errors.</w:t>
        </w:r>
      </w:ins>
    </w:p>
    <w:p w14:paraId="281F74EB" w14:textId="3D429609" w:rsidR="00396347" w:rsidRPr="00C73950" w:rsidRDefault="00396347">
      <w:pPr>
        <w:rPr>
          <w:ins w:id="477" w:author="Matthew Lindley (NCE R)" w:date="2026-04-29T11:28:00Z"/>
          <w:rFonts w:cs="BT Curve"/>
        </w:rPr>
        <w:pPrChange w:id="478" w:author="Matthew Lindley (NCE R)" w:date="2026-04-29T11:29:00Z" w16du:dateUtc="2026-04-29T10:29:00Z">
          <w:pPr>
            <w:pStyle w:val="Heading2"/>
          </w:pPr>
        </w:pPrChange>
      </w:pPr>
      <w:ins w:id="479" w:author="Matthew Lindley (NCE R)" w:date="2026-04-29T11:37:00Z" w16du:dateUtc="2026-04-29T10:37:00Z">
        <w:r w:rsidRPr="00396347">
          <w:rPr>
            <w:rFonts w:cs="BT Curve"/>
          </w:rPr>
          <w:t xml:space="preserve">As an alternative, Project Nexus will offer </w:t>
        </w:r>
      </w:ins>
      <w:r w:rsidR="00C80E36">
        <w:rPr>
          <w:rFonts w:cs="BT Curve"/>
        </w:rPr>
        <w:t>Experience</w:t>
      </w:r>
      <w:ins w:id="480" w:author="Matthew Lindley (NCE R)" w:date="2026-04-29T11:37:00Z" w16du:dateUtc="2026-04-29T10:37:00Z">
        <w:r w:rsidRPr="00396347">
          <w:rPr>
            <w:rFonts w:cs="BT Curve"/>
          </w:rPr>
          <w:t xml:space="preserve"> API</w:t>
        </w:r>
      </w:ins>
      <w:r w:rsidR="00C80E36">
        <w:rPr>
          <w:rFonts w:cs="BT Curve"/>
        </w:rPr>
        <w:t>s</w:t>
      </w:r>
      <w:ins w:id="481" w:author="Matthew Lindley (NCE R)" w:date="2026-04-29T11:37:00Z" w16du:dateUtc="2026-04-29T10:37:00Z">
        <w:r w:rsidRPr="00396347">
          <w:rPr>
            <w:rFonts w:cs="BT Curve"/>
          </w:rPr>
          <w:t xml:space="preserve"> </w:t>
        </w:r>
      </w:ins>
      <w:r w:rsidR="00C80E36">
        <w:rPr>
          <w:rFonts w:cs="BT Curve"/>
        </w:rPr>
        <w:t xml:space="preserve">(also </w:t>
      </w:r>
      <w:r w:rsidR="007410F8">
        <w:rPr>
          <w:rFonts w:cs="BT Curve"/>
        </w:rPr>
        <w:t>known as</w:t>
      </w:r>
      <w:r w:rsidR="00C80E36">
        <w:rPr>
          <w:rFonts w:cs="BT Curve"/>
        </w:rPr>
        <w:t xml:space="preserve"> a </w:t>
      </w:r>
      <w:ins w:id="482" w:author="Matthew Lindley (NCE R)" w:date="2026-04-29T11:37:00Z" w16du:dateUtc="2026-04-29T10:37:00Z">
        <w:r w:rsidRPr="00396347">
          <w:rPr>
            <w:rFonts w:cs="BT Curve"/>
          </w:rPr>
          <w:t>“concierge” service</w:t>
        </w:r>
      </w:ins>
      <w:r w:rsidR="00C80E36">
        <w:rPr>
          <w:rFonts w:cs="BT Curve"/>
        </w:rPr>
        <w:t>)</w:t>
      </w:r>
      <w:ins w:id="483" w:author="Matthew Lindley (NCE R)" w:date="2026-04-29T11:37:00Z" w16du:dateUtc="2026-04-29T10:37:00Z">
        <w:r w:rsidRPr="00396347">
          <w:rPr>
            <w:rFonts w:cs="BT Curve"/>
          </w:rPr>
          <w:t xml:space="preserve"> </w:t>
        </w:r>
      </w:ins>
      <w:r w:rsidR="004D69A2">
        <w:rPr>
          <w:rFonts w:cs="BT Curve"/>
        </w:rPr>
        <w:t>which</w:t>
      </w:r>
      <w:ins w:id="484" w:author="Matthew Lindley (NCE R)" w:date="2026-04-29T11:37:00Z" w16du:dateUtc="2026-04-29T10:37:00Z">
        <w:r w:rsidRPr="00396347">
          <w:rPr>
            <w:rFonts w:cs="BT Curve"/>
          </w:rPr>
          <w:t xml:space="preserve"> sits in front of the TMF APIs for customers who opt to use it. The concierge provides a simpler interface and coordinates the underlying TMF interactions on the customer’s behalf—much like having a project manager when building a house, instead of dealing directly with every trade and regulation yourself. The TMF APIs remain available underneath and can still be used directly by customers who prefer that approach, but for those using the </w:t>
        </w:r>
      </w:ins>
      <w:r w:rsidR="00FB472B">
        <w:rPr>
          <w:rFonts w:cs="BT Curve"/>
        </w:rPr>
        <w:t>Experience APIs</w:t>
      </w:r>
      <w:ins w:id="485" w:author="Matthew Lindley (NCE R)" w:date="2026-04-29T11:37:00Z" w16du:dateUtc="2026-04-29T10:37:00Z">
        <w:r w:rsidRPr="00396347">
          <w:rPr>
            <w:rFonts w:cs="BT Curve"/>
          </w:rPr>
          <w:t>, the complexity of order orchestration is handled for them</w:t>
        </w:r>
      </w:ins>
      <w:ins w:id="486" w:author="Matthew Lindley (NCE R)" w:date="2026-04-29T11:38:00Z" w16du:dateUtc="2026-04-29T10:38:00Z">
        <w:r w:rsidR="003F7826">
          <w:rPr>
            <w:rFonts w:cs="BT Curve"/>
          </w:rPr>
          <w:t xml:space="preserve"> by th</w:t>
        </w:r>
      </w:ins>
      <w:ins w:id="487" w:author="Matthew Lindley (NCE R)" w:date="2026-04-29T16:07:00Z" w16du:dateUtc="2026-04-29T15:07:00Z">
        <w:r w:rsidR="00850ABE">
          <w:rPr>
            <w:rFonts w:cs="BT Curve"/>
          </w:rPr>
          <w:t>is</w:t>
        </w:r>
      </w:ins>
      <w:ins w:id="488" w:author="Matthew Lindley (NCE R)" w:date="2026-04-29T11:38:00Z" w16du:dateUtc="2026-04-29T10:38:00Z">
        <w:r w:rsidR="003F7826">
          <w:rPr>
            <w:rFonts w:cs="BT Curve"/>
          </w:rPr>
          <w:t xml:space="preserve"> service</w:t>
        </w:r>
      </w:ins>
      <w:ins w:id="489" w:author="Matthew Lindley (NCE R)" w:date="2026-04-29T11:37:00Z" w16du:dateUtc="2026-04-29T10:37:00Z">
        <w:r w:rsidRPr="00396347">
          <w:rPr>
            <w:rFonts w:cs="BT Curve"/>
          </w:rPr>
          <w:t>. The ambition is for customers to place their first test order within twelve to eighteen minutes—measured in minutes, not months.</w:t>
        </w:r>
      </w:ins>
    </w:p>
    <w:p w14:paraId="617F9113" w14:textId="77777777" w:rsidR="000D673E" w:rsidRDefault="5D70BA9F" w:rsidP="00ED0AAC">
      <w:pPr>
        <w:pStyle w:val="Heading2"/>
        <w:rPr>
          <w:ins w:id="490" w:author="Matthew Lindley (NCE R)" w:date="2026-04-28T16:20:00Z" w16du:dateUtc="2026-04-28T15:20:00Z"/>
        </w:rPr>
      </w:pPr>
      <w:bookmarkStart w:id="491" w:name="_Toc232667915"/>
      <w:ins w:id="492" w:author="Matthew Lindley (NCE R)" w:date="2026-04-28T16:20:00Z" w16du:dateUtc="2026-04-28T15:20:00Z">
        <w:r>
          <w:t>Why API-first?</w:t>
        </w:r>
        <w:bookmarkEnd w:id="491"/>
      </w:ins>
    </w:p>
    <w:p w14:paraId="75ED73E5" w14:textId="77777777" w:rsidR="000D673E" w:rsidRPr="00C35402" w:rsidRDefault="000D673E" w:rsidP="00AA4CD8">
      <w:pPr>
        <w:rPr>
          <w:ins w:id="493" w:author="Matthew Lindley (NCE R)" w:date="2026-04-28T16:21:00Z" w16du:dateUtc="2026-04-28T15:21:00Z"/>
          <w:rFonts w:cs="BT Curve"/>
        </w:rPr>
      </w:pPr>
      <w:ins w:id="494" w:author="Matthew Lindley (NCE R)" w:date="2026-04-28T16:21:00Z" w16du:dateUtc="2026-04-28T15:21:00Z">
        <w:r w:rsidRPr="00C35402">
          <w:rPr>
            <w:rFonts w:cs="BT Curve"/>
          </w:rPr>
          <w:t>This product will be designed as API‑first so that its capabilities can be reused, extended, and integrated across the organisation (and with partners) without repeated, bespoke development.</w:t>
        </w:r>
      </w:ins>
    </w:p>
    <w:p w14:paraId="31840AE8" w14:textId="77777777" w:rsidR="000D673E" w:rsidRDefault="000D673E" w:rsidP="00EB4CD3">
      <w:pPr>
        <w:rPr>
          <w:ins w:id="495" w:author="Matthew Lindley (NCE R)" w:date="2026-04-28T16:23:00Z" w16du:dateUtc="2026-04-28T15:23:00Z"/>
          <w:rFonts w:cs="BT Curve"/>
        </w:rPr>
      </w:pPr>
      <w:ins w:id="496" w:author="Matthew Lindley (NCE R)" w:date="2026-04-28T16:21:00Z">
        <w:r w:rsidRPr="00C35402">
          <w:rPr>
            <w:rFonts w:cs="BT Curve"/>
          </w:rPr>
          <w:t>In practical terms, an API</w:t>
        </w:r>
      </w:ins>
      <w:ins w:id="497" w:author="Matthew Lindley (NCE R)" w:date="2026-04-28T16:21:00Z" w16du:dateUtc="2026-04-28T15:21:00Z">
        <w:r w:rsidRPr="00C35402">
          <w:rPr>
            <w:rFonts w:cs="BT Curve"/>
          </w:rPr>
          <w:t>‑</w:t>
        </w:r>
      </w:ins>
      <w:ins w:id="498" w:author="Matthew Lindley (NCE R)" w:date="2026-04-28T16:21:00Z">
        <w:r w:rsidRPr="00C35402">
          <w:rPr>
            <w:rFonts w:cs="BT Curve"/>
          </w:rPr>
          <w:t>first approach will mean that we define and deliver core business capabilities first, making them safely and consistently accessible to approved systems and partners. This will avoid the need to build a separate, custom integration or interface for each new use case.</w:t>
        </w:r>
      </w:ins>
    </w:p>
    <w:p w14:paraId="31A343B8" w14:textId="77777777" w:rsidR="000D673E" w:rsidRPr="00227834" w:rsidRDefault="5D70BA9F">
      <w:pPr>
        <w:rPr>
          <w:ins w:id="499" w:author="Matthew Lindley (NCE R)" w:date="2026-04-28T16:23:00Z" w16du:dateUtc="2026-04-28T16:23:00Z"/>
        </w:rPr>
      </w:pPr>
      <w:ins w:id="500" w:author="Matthew Lindley (NCE R)" w:date="2026-04-28T16:23:00Z" w16du:dateUtc="2026-04-28T16:23:00Z">
        <w:r>
          <w:t>What this will enable</w:t>
        </w:r>
      </w:ins>
    </w:p>
    <w:p w14:paraId="5F69B0B9" w14:textId="77777777" w:rsidR="000D673E" w:rsidRPr="00A065FF" w:rsidRDefault="000D673E" w:rsidP="00A065FF">
      <w:pPr>
        <w:numPr>
          <w:ilvl w:val="0"/>
          <w:numId w:val="117"/>
        </w:numPr>
        <w:rPr>
          <w:ins w:id="501" w:author="Matthew Lindley (NCE R)" w:date="2026-04-28T16:23:00Z"/>
          <w:rFonts w:cs="BT Curve"/>
        </w:rPr>
      </w:pPr>
      <w:ins w:id="502" w:author="Matthew Lindley (NCE R)" w:date="2026-04-28T16:23:00Z">
        <w:r w:rsidRPr="00BD5EDA">
          <w:rPr>
            <w:b/>
            <w:bCs/>
          </w:rPr>
          <w:t>Faster delivery of new products and integrations</w:t>
        </w:r>
        <w:r w:rsidRPr="002C7B06">
          <w:rPr>
            <w:rFonts w:cs="BT Curve"/>
          </w:rPr>
          <w:br/>
          <w:t>New applications, partners, or channels will be able to reuse the same core capabilities rather than requiring new, one</w:t>
        </w:r>
        <w:r w:rsidRPr="002C7B06">
          <w:rPr>
            <w:rFonts w:cs="BT Curve"/>
          </w:rPr>
          <w:noBreakHyphen/>
          <w:t>off builds.</w:t>
        </w:r>
      </w:ins>
    </w:p>
    <w:p w14:paraId="74ADA2F6" w14:textId="77777777" w:rsidR="000D673E" w:rsidRPr="002C7B06" w:rsidRDefault="000D673E" w:rsidP="00227834">
      <w:pPr>
        <w:numPr>
          <w:ilvl w:val="0"/>
          <w:numId w:val="117"/>
        </w:numPr>
        <w:rPr>
          <w:ins w:id="503" w:author="Matthew Lindley (NCE R)" w:date="2026-04-28T16:23:00Z"/>
          <w:rFonts w:cs="BT Curve"/>
        </w:rPr>
      </w:pPr>
      <w:ins w:id="504" w:author="Matthew Lindley (NCE R)" w:date="2026-04-28T16:23:00Z">
        <w:r w:rsidRPr="00BD5EDA">
          <w:rPr>
            <w:b/>
            <w:bCs/>
          </w:rPr>
          <w:t>Lower long</w:t>
        </w:r>
        <w:r w:rsidRPr="00BD5EDA">
          <w:rPr>
            <w:b/>
            <w:bCs/>
          </w:rPr>
          <w:noBreakHyphen/>
          <w:t>term cost and complexity</w:t>
        </w:r>
        <w:r w:rsidRPr="002C7B06">
          <w:rPr>
            <w:rStyle w:val="Heading4Char"/>
            <w:rPrChange w:id="505" w:author="Matthew Lindley (NCE R)" w:date="2026-04-28T16:26:00Z" w16du:dateUtc="2026-04-28T15:26:00Z">
              <w:rPr>
                <w:rFonts w:cs="BT Curve"/>
              </w:rPr>
            </w:rPrChange>
          </w:rPr>
          <w:br/>
        </w:r>
        <w:r w:rsidRPr="002C7B06">
          <w:rPr>
            <w:rFonts w:cs="BT Curve"/>
          </w:rPr>
          <w:t>A single, well</w:t>
        </w:r>
        <w:r w:rsidRPr="002C7B06">
          <w:rPr>
            <w:rFonts w:cs="BT Curve"/>
          </w:rPr>
          <w:noBreakHyphen/>
          <w:t>defined service will replace multiple bespoke integrations, reducing duplication and ongoing maintenance effort over time.</w:t>
        </w:r>
      </w:ins>
    </w:p>
    <w:p w14:paraId="4451BDF0" w14:textId="77777777" w:rsidR="000D673E" w:rsidRPr="002C7B06" w:rsidRDefault="000D673E" w:rsidP="00227834">
      <w:pPr>
        <w:numPr>
          <w:ilvl w:val="0"/>
          <w:numId w:val="117"/>
        </w:numPr>
        <w:rPr>
          <w:ins w:id="506" w:author="Matthew Lindley (NCE R)" w:date="2026-04-28T16:23:00Z"/>
          <w:rFonts w:cs="BT Curve"/>
        </w:rPr>
      </w:pPr>
      <w:ins w:id="507" w:author="Matthew Lindley (NCE R)" w:date="2026-04-28T16:23:00Z">
        <w:r w:rsidRPr="00BD5EDA">
          <w:rPr>
            <w:b/>
            <w:bCs/>
          </w:rPr>
          <w:t>Greater flexibility as needs evolve</w:t>
        </w:r>
        <w:r w:rsidRPr="002C7B06">
          <w:rPr>
            <w:rFonts w:cs="BT Curve"/>
          </w:rPr>
          <w:br/>
          <w:t>Customer</w:t>
        </w:r>
        <w:r w:rsidRPr="002C7B06">
          <w:rPr>
            <w:rFonts w:cs="BT Curve"/>
          </w:rPr>
          <w:noBreakHyphen/>
          <w:t>facing products and internal systems will be able to change independently, without requiring repeated rework of underlying capabilities.</w:t>
        </w:r>
      </w:ins>
    </w:p>
    <w:p w14:paraId="0EF082B9" w14:textId="77777777" w:rsidR="000D673E" w:rsidRDefault="000D673E">
      <w:pPr>
        <w:rPr>
          <w:del w:id="508" w:author="Matthew Lindley (NCE R)" w:date="2026-04-28T16:25:00Z" w16du:dateUtc="2026-04-28T15:25:00Z"/>
        </w:rPr>
        <w:pPrChange w:id="509" w:author="John Daffern (NCE R)" w:date="2026-05-01T08:55:00Z" w16du:dateUtc="2026-05-01T07:55:00Z">
          <w:pPr>
            <w:numPr>
              <w:numId w:val="117"/>
            </w:numPr>
            <w:tabs>
              <w:tab w:val="num" w:pos="720"/>
            </w:tabs>
            <w:ind w:left="720" w:hanging="360"/>
          </w:pPr>
        </w:pPrChange>
      </w:pPr>
      <w:ins w:id="510" w:author="Matthew Lindley (NCE R)" w:date="2026-04-28T16:23:00Z">
        <w:r w:rsidRPr="00BD5EDA">
          <w:rPr>
            <w:rPrChange w:id="511" w:author="John Daffern (NCE R)" w:date="2026-05-01T08:55:00Z" w16du:dateUtc="2026-05-01T07:55:00Z">
              <w:rPr>
                <w:rFonts w:cs="BT Curve"/>
                <w:b/>
                <w:bCs/>
              </w:rPr>
            </w:rPrChange>
          </w:rPr>
          <w:t>Clear ownership and accountability</w:t>
        </w:r>
        <w:r w:rsidRPr="002C7B06">
          <w:rPr>
            <w:rStyle w:val="Heading4Char"/>
            <w:rPrChange w:id="512" w:author="Matthew Lindley (NCE R)" w:date="2026-04-28T16:26:00Z" w16du:dateUtc="2026-04-28T15:26:00Z">
              <w:rPr>
                <w:rFonts w:cs="BT Curve"/>
              </w:rPr>
            </w:rPrChange>
          </w:rPr>
          <w:br/>
        </w:r>
        <w:r w:rsidRPr="002C7B06">
          <w:t>Core capabilities will be owned and managed in one place, making responsibility for reliability, security, and change explicit.</w:t>
        </w:r>
      </w:ins>
      <w:ins w:id="513" w:author="Matthew Lindley (NCE R)" w:date="2026-05-01T10:08:00Z" w16du:dateUtc="2026-05-01T09:08:00Z">
        <w:r>
          <w:t xml:space="preserve"> </w:t>
        </w:r>
      </w:ins>
    </w:p>
    <w:p w14:paraId="3BD3A137" w14:textId="77777777" w:rsidR="000D673E" w:rsidRPr="0035264A" w:rsidRDefault="000D673E">
      <w:pPr>
        <w:rPr>
          <w:ins w:id="514" w:author="Matthew Lindley (NCE R)" w:date="2026-04-28T17:02:00Z" w16du:dateUtc="2026-04-28T16:02:00Z"/>
        </w:rPr>
        <w:pPrChange w:id="515" w:author="John Daffern (NCE R)" w:date="2026-05-01T08:55:00Z" w16du:dateUtc="2026-05-01T07:55:00Z">
          <w:pPr>
            <w:numPr>
              <w:numId w:val="117"/>
            </w:numPr>
            <w:tabs>
              <w:tab w:val="num" w:pos="720"/>
            </w:tabs>
            <w:ind w:left="720" w:hanging="360"/>
          </w:pPr>
        </w:pPrChange>
      </w:pPr>
      <w:ins w:id="516" w:author="Matthew Lindley (NCE R)" w:date="2026-04-28T17:05:00Z" w16du:dateUtc="2026-04-28T16:05:00Z">
        <w:r>
          <w:t>Ability to present several</w:t>
        </w:r>
      </w:ins>
      <w:ins w:id="517" w:author="Matthew Lindley (NCE R)" w:date="2026-04-28T17:04:00Z" w16du:dateUtc="2026-04-28T16:04:00Z">
        <w:r>
          <w:t xml:space="preserve"> internal systems</w:t>
        </w:r>
      </w:ins>
      <w:ins w:id="518" w:author="Matthew Lindley (NCE R)" w:date="2026-04-28T17:05:00Z" w16du:dateUtc="2026-04-28T16:05:00Z">
        <w:r>
          <w:t xml:space="preserve"> as one</w:t>
        </w:r>
        <w:r>
          <w:br/>
        </w:r>
      </w:ins>
      <w:ins w:id="519" w:author="Matthew Lindley (NCE R)" w:date="2026-04-28T17:06:00Z" w16du:dateUtc="2026-04-28T16:06:00Z">
        <w:r w:rsidRPr="00D40B20">
          <w:t xml:space="preserve">As strategic internal systems </w:t>
        </w:r>
      </w:ins>
      <w:ins w:id="520" w:author="Matthew Lindley (NCE R)" w:date="2026-04-28T17:12:00Z">
        <w:r w:rsidRPr="00D40B20">
          <w:t>will be replaced over time by newer</w:t>
        </w:r>
      </w:ins>
      <w:ins w:id="521" w:author="Matthew Lindley (NCE R)" w:date="2026-04-28T17:06:00Z" w16du:dateUtc="2026-04-28T16:06:00Z">
        <w:r w:rsidRPr="00D40B20">
          <w:t xml:space="preserve"> strategic</w:t>
        </w:r>
      </w:ins>
      <w:ins w:id="522" w:author="Matthew Lindley (NCE R)" w:date="2026-04-28T17:07:00Z" w16du:dateUtc="2026-04-28T16:07:00Z">
        <w:r w:rsidRPr="00D40B20">
          <w:t xml:space="preserve"> options, a single</w:t>
        </w:r>
      </w:ins>
      <w:ins w:id="523" w:author="Matthew Lindley (NCE R)" w:date="2026-04-28T17:12:00Z">
        <w:r w:rsidRPr="00D40B20">
          <w:t>, stable</w:t>
        </w:r>
      </w:ins>
      <w:ins w:id="524" w:author="Matthew Lindley (NCE R)" w:date="2026-04-28T17:07:00Z" w16du:dateUtc="2026-04-28T16:07:00Z">
        <w:r w:rsidRPr="00D40B20">
          <w:t xml:space="preserve"> API will </w:t>
        </w:r>
      </w:ins>
      <w:ins w:id="525" w:author="Matthew Lindley (NCE R)" w:date="2026-04-28T17:12:00Z">
        <w:r w:rsidRPr="00D40B20">
          <w:t>allow</w:t>
        </w:r>
      </w:ins>
      <w:ins w:id="526" w:author="Matthew Lindley (NCE R)" w:date="2026-04-28T17:07:00Z" w16du:dateUtc="2026-04-28T16:07:00Z">
        <w:r w:rsidRPr="00D40B20">
          <w:t xml:space="preserve"> changes </w:t>
        </w:r>
      </w:ins>
      <w:ins w:id="527" w:author="Matthew Lindley (NCE R)" w:date="2026-04-28T17:12:00Z">
        <w:r w:rsidRPr="00D40B20">
          <w:t>to</w:t>
        </w:r>
      </w:ins>
      <w:ins w:id="528" w:author="Matthew Lindley (NCE R)" w:date="2026-04-28T17:07:00Z" w16du:dateUtc="2026-04-28T16:07:00Z">
        <w:r w:rsidRPr="00D40B20">
          <w:t xml:space="preserve"> be made </w:t>
        </w:r>
      </w:ins>
      <w:ins w:id="529" w:author="Matthew Lindley (NCE R)" w:date="2026-04-28T17:12:00Z">
        <w:r w:rsidRPr="00D40B20">
          <w:t>behind</w:t>
        </w:r>
      </w:ins>
      <w:ins w:id="530" w:author="Matthew Lindley (NCE R)" w:date="2026-04-28T17:07:00Z" w16du:dateUtc="2026-04-28T16:07:00Z">
        <w:r w:rsidRPr="00D40B20">
          <w:t xml:space="preserve"> the </w:t>
        </w:r>
      </w:ins>
      <w:ins w:id="531" w:author="Matthew Lindley (NCE R)" w:date="2026-04-28T17:12:00Z">
        <w:r w:rsidRPr="00D40B20">
          <w:t>scenes. This will enable</w:t>
        </w:r>
      </w:ins>
      <w:ins w:id="532" w:author="Matthew Lindley (NCE R)" w:date="2026-04-28T17:08:00Z" w16du:dateUtc="2026-04-28T16:08:00Z">
        <w:r w:rsidRPr="00D40B20">
          <w:t xml:space="preserve"> </w:t>
        </w:r>
      </w:ins>
      <w:ins w:id="533" w:author="Matthew Lindley (NCE R)" w:date="2026-04-28T17:09:00Z" w16du:dateUtc="2026-04-28T16:09:00Z">
        <w:r w:rsidRPr="00D40B20">
          <w:t>updates</w:t>
        </w:r>
      </w:ins>
      <w:ins w:id="534" w:author="Matthew Lindley (NCE R)" w:date="2026-04-28T17:12:00Z">
        <w:r w:rsidRPr="00D40B20">
          <w:t xml:space="preserve">, </w:t>
        </w:r>
      </w:ins>
      <w:ins w:id="535" w:author="Matthew Lindley (NCE R)" w:date="2026-04-28T17:09:00Z" w16du:dateUtc="2026-04-28T16:09:00Z">
        <w:r w:rsidRPr="00D40B20">
          <w:t>improvements</w:t>
        </w:r>
      </w:ins>
      <w:ins w:id="536" w:author="Matthew Lindley (NCE R)" w:date="2026-04-28T17:12:00Z">
        <w:r w:rsidRPr="00D40B20">
          <w:t>, and the controlled retirement</w:t>
        </w:r>
      </w:ins>
      <w:ins w:id="537" w:author="Matthew Lindley (NCE R)" w:date="2026-04-28T17:09:00Z" w16du:dateUtc="2026-04-28T16:09:00Z">
        <w:r w:rsidRPr="00D40B20">
          <w:t xml:space="preserve"> of legacy systems without </w:t>
        </w:r>
      </w:ins>
      <w:ins w:id="538" w:author="Matthew Lindley (NCE R)" w:date="2026-04-28T17:12:00Z">
        <w:r w:rsidRPr="00D40B20">
          <w:t xml:space="preserve">disrupting </w:t>
        </w:r>
      </w:ins>
      <w:ins w:id="539" w:author="Matthew Lindley (NCE R)" w:date="2026-04-30T12:24:00Z" w16du:dateUtc="2026-04-30T11:24:00Z">
        <w:r>
          <w:rPr>
            <w:b/>
            <w:i/>
          </w:rPr>
          <w:t>API consumers’</w:t>
        </w:r>
      </w:ins>
      <w:ins w:id="540" w:author="Matthew Lindley (NCE R)" w:date="2026-04-28T17:10:00Z" w16du:dateUtc="2026-04-28T16:10:00Z">
        <w:r w:rsidRPr="00D40B20">
          <w:t xml:space="preserve"> services</w:t>
        </w:r>
      </w:ins>
      <w:ins w:id="541" w:author="Matthew Lindley (NCE R)" w:date="2026-04-28T17:06:00Z" w16du:dateUtc="2026-04-28T16:06:00Z">
        <w:r w:rsidRPr="00D40B20">
          <w:t>.</w:t>
        </w:r>
      </w:ins>
    </w:p>
    <w:p w14:paraId="40DC82B0" w14:textId="77777777" w:rsidR="000D673E" w:rsidRPr="00F545E1" w:rsidRDefault="5D70BA9F">
      <w:pPr>
        <w:rPr>
          <w:ins w:id="542" w:author="Matthew Lindley (NCE R)" w:date="2026-04-28T16:25:00Z" w16du:dateUtc="2026-04-28T16:25:00Z"/>
          <w:rFonts w:cs="BT Curve"/>
        </w:rPr>
        <w:pPrChange w:id="543" w:author="Matthew Lindley (NCE R)" w:date="2026-04-28T16:26:00Z" w16du:dateUtc="2026-04-28T15:26:00Z">
          <w:pPr>
            <w:pStyle w:val="ListBullet"/>
          </w:pPr>
        </w:pPrChange>
      </w:pPr>
      <w:ins w:id="544" w:author="Matthew Lindley (NCE R)" w:date="2026-04-28T16:25:00Z" w16du:dateUtc="2026-04-28T16:25:00Z">
        <w:r>
          <w:t>Why this matter</w:t>
        </w:r>
      </w:ins>
      <w:ins w:id="545" w:author="Matthew Lindley (NCE R)" w:date="2026-04-28T16:26:00Z" w16du:dateUtc="2026-04-28T15:26:00Z">
        <w:r>
          <w:t>s</w:t>
        </w:r>
      </w:ins>
      <w:ins w:id="546" w:author="Matthew Lindley (NCE R)" w:date="2026-04-28T16:25:00Z" w16du:dateUtc="2026-04-28T16:25:00Z">
        <w:r>
          <w:t xml:space="preserve"> now</w:t>
        </w:r>
      </w:ins>
    </w:p>
    <w:p w14:paraId="668E6D41" w14:textId="77777777" w:rsidR="000D673E" w:rsidRPr="00F545E1" w:rsidRDefault="000D673E" w:rsidP="00F545E1">
      <w:pPr>
        <w:pStyle w:val="ListBullet"/>
        <w:rPr>
          <w:ins w:id="547" w:author="Matthew Lindley (NCE R)" w:date="2026-04-28T16:25:00Z"/>
          <w:rFonts w:cs="BT Curve"/>
        </w:rPr>
      </w:pPr>
      <w:ins w:id="548" w:author="Matthew Lindley (NCE R)" w:date="2026-04-28T16:25:00Z">
        <w:r w:rsidRPr="00F545E1">
          <w:rPr>
            <w:rFonts w:cs="BT Curve"/>
          </w:rPr>
          <w:t>By adopting an API</w:t>
        </w:r>
        <w:r>
          <w:noBreakHyphen/>
        </w:r>
        <w:r w:rsidRPr="00F545E1">
          <w:rPr>
            <w:rFonts w:cs="BT Curve"/>
          </w:rPr>
          <w:t>first model, we will be positioned to:</w:t>
        </w:r>
      </w:ins>
    </w:p>
    <w:p w14:paraId="01025638" w14:textId="77777777" w:rsidR="000D673E" w:rsidRPr="00F545E1" w:rsidRDefault="000D673E" w:rsidP="00F545E1">
      <w:pPr>
        <w:pStyle w:val="ListBullet"/>
        <w:numPr>
          <w:ilvl w:val="0"/>
          <w:numId w:val="118"/>
        </w:numPr>
        <w:rPr>
          <w:ins w:id="549" w:author="Matthew Lindley (NCE R)" w:date="2026-04-28T16:25:00Z"/>
          <w:rFonts w:cs="BT Curve"/>
        </w:rPr>
      </w:pPr>
      <w:ins w:id="550" w:author="Matthew Lindley (NCE R)" w:date="2026-04-28T16:25:00Z">
        <w:r w:rsidRPr="00F545E1">
          <w:rPr>
            <w:rFonts w:cs="BT Curve"/>
          </w:rPr>
          <w:t>Scale integration without exponential effort</w:t>
        </w:r>
      </w:ins>
    </w:p>
    <w:p w14:paraId="51B262A2" w14:textId="77777777" w:rsidR="000D673E" w:rsidRPr="00F545E1" w:rsidRDefault="000D673E" w:rsidP="00F545E1">
      <w:pPr>
        <w:pStyle w:val="ListBullet"/>
        <w:numPr>
          <w:ilvl w:val="0"/>
          <w:numId w:val="118"/>
        </w:numPr>
        <w:rPr>
          <w:ins w:id="551" w:author="Matthew Lindley (NCE R)" w:date="2026-04-28T16:25:00Z"/>
          <w:rFonts w:cs="BT Curve"/>
        </w:rPr>
      </w:pPr>
      <w:ins w:id="552" w:author="Matthew Lindley (NCE R)" w:date="2026-04-28T16:25:00Z">
        <w:r w:rsidRPr="00F545E1">
          <w:rPr>
            <w:rFonts w:cs="BT Curve"/>
          </w:rPr>
          <w:t>Support future initiatives that cannot yet be fully predicted</w:t>
        </w:r>
      </w:ins>
    </w:p>
    <w:p w14:paraId="437EB4D9" w14:textId="77777777" w:rsidR="000D673E" w:rsidRPr="00F545E1" w:rsidRDefault="000D673E" w:rsidP="00F545E1">
      <w:pPr>
        <w:pStyle w:val="ListBullet"/>
        <w:numPr>
          <w:ilvl w:val="0"/>
          <w:numId w:val="118"/>
        </w:numPr>
        <w:rPr>
          <w:ins w:id="553" w:author="Matthew Lindley (NCE R)" w:date="2026-04-28T16:25:00Z"/>
          <w:rFonts w:cs="BT Curve"/>
        </w:rPr>
      </w:pPr>
      <w:ins w:id="554" w:author="Matthew Lindley (NCE R)" w:date="2026-04-28T16:25:00Z">
        <w:r w:rsidRPr="00F545E1">
          <w:rPr>
            <w:rFonts w:cs="BT Curve"/>
          </w:rPr>
          <w:t>Avoid building one</w:t>
        </w:r>
        <w:r w:rsidRPr="00F545E1">
          <w:rPr>
            <w:rFonts w:cs="BT Curve"/>
          </w:rPr>
          <w:noBreakHyphen/>
          <w:t>off solutions that are difficult to change, reuse, or retire</w:t>
        </w:r>
      </w:ins>
    </w:p>
    <w:p w14:paraId="6EECBF86" w14:textId="77777777" w:rsidR="000D673E" w:rsidRDefault="000D673E" w:rsidP="00F545E1">
      <w:pPr>
        <w:pStyle w:val="ListBullet"/>
        <w:rPr>
          <w:ins w:id="555" w:author="Matthew Lindley (NCE R)" w:date="2026-04-28T16:25:00Z"/>
          <w:rFonts w:cs="BT Curve"/>
        </w:rPr>
      </w:pPr>
      <w:ins w:id="556" w:author="Matthew Lindley (NCE R)" w:date="2026-04-28T16:25:00Z">
        <w:r w:rsidRPr="00F545E1">
          <w:rPr>
            <w:rFonts w:cs="BT Curve"/>
          </w:rPr>
          <w:t xml:space="preserve">This approach will align with a platform mindset: </w:t>
        </w:r>
        <w:r w:rsidRPr="00F545E1">
          <w:rPr>
            <w:rFonts w:cs="BT Curve"/>
            <w:b/>
          </w:rPr>
          <w:t>build once, use many times</w:t>
        </w:r>
        <w:r w:rsidRPr="00F545E1">
          <w:rPr>
            <w:rFonts w:cs="BT Curve"/>
          </w:rPr>
          <w:t>.</w:t>
        </w:r>
      </w:ins>
    </w:p>
    <w:p w14:paraId="0B7C5797" w14:textId="77777777" w:rsidR="000D673E" w:rsidRDefault="000D673E" w:rsidP="00951D57">
      <w:pPr>
        <w:pStyle w:val="ListBullet"/>
        <w:numPr>
          <w:ilvl w:val="0"/>
          <w:numId w:val="0"/>
        </w:numPr>
        <w:ind w:left="360" w:hanging="360"/>
        <w:rPr>
          <w:ins w:id="557" w:author="Matthew Lindley (NCE R)" w:date="2026-04-28T16:27:00Z" w16du:dateUtc="2026-04-28T15:27:00Z"/>
          <w:rFonts w:cs="BT Curve"/>
        </w:rPr>
      </w:pPr>
    </w:p>
    <w:p w14:paraId="3C390283" w14:textId="77777777" w:rsidR="000D673E" w:rsidRPr="00951D57" w:rsidRDefault="000D673E">
      <w:pPr>
        <w:pStyle w:val="ListBullet"/>
        <w:numPr>
          <w:ilvl w:val="0"/>
          <w:numId w:val="0"/>
        </w:numPr>
        <w:rPr>
          <w:ins w:id="558" w:author="Matthew Lindley (NCE R)" w:date="2026-04-28T16:27:00Z"/>
          <w:rFonts w:cs="BT Curve"/>
        </w:rPr>
        <w:pPrChange w:id="559" w:author="Matthew Lindley (NCE R)" w:date="2026-04-28T16:27:00Z" w16du:dateUtc="2026-04-28T15:27:00Z">
          <w:pPr>
            <w:pStyle w:val="ListBullet"/>
          </w:pPr>
        </w:pPrChange>
      </w:pPr>
      <w:ins w:id="560" w:author="Matthew Lindley (NCE R)" w:date="2026-04-28T16:27:00Z">
        <w:r w:rsidRPr="00951D57">
          <w:rPr>
            <w:rFonts w:cs="BT Curve"/>
          </w:rPr>
          <w:t>By taking an API</w:t>
        </w:r>
        <w:r w:rsidRPr="00951D57">
          <w:rPr>
            <w:rFonts w:cs="BT Curve"/>
          </w:rPr>
          <w:noBreakHyphen/>
          <w:t>first approach, this product will:</w:t>
        </w:r>
      </w:ins>
    </w:p>
    <w:p w14:paraId="72224071" w14:textId="77777777" w:rsidR="000D673E" w:rsidRPr="00951D57" w:rsidRDefault="000D673E" w:rsidP="00951D57">
      <w:pPr>
        <w:pStyle w:val="ListBullet"/>
        <w:numPr>
          <w:ilvl w:val="0"/>
          <w:numId w:val="119"/>
        </w:numPr>
        <w:rPr>
          <w:ins w:id="561" w:author="Matthew Lindley (NCE R)" w:date="2026-04-28T16:27:00Z"/>
          <w:rFonts w:cs="BT Curve"/>
        </w:rPr>
      </w:pPr>
      <w:ins w:id="562" w:author="Matthew Lindley (NCE R)" w:date="2026-04-28T16:27:00Z">
        <w:r w:rsidRPr="00951D57">
          <w:rPr>
            <w:rFonts w:cs="BT Curve"/>
          </w:rPr>
          <w:t>Serve multiple consumers in a consistent and predictable way</w:t>
        </w:r>
      </w:ins>
    </w:p>
    <w:p w14:paraId="270F1BA0" w14:textId="77777777" w:rsidR="000D673E" w:rsidRPr="00951D57" w:rsidRDefault="000D673E" w:rsidP="00951D57">
      <w:pPr>
        <w:pStyle w:val="ListBullet"/>
        <w:numPr>
          <w:ilvl w:val="0"/>
          <w:numId w:val="119"/>
        </w:numPr>
        <w:rPr>
          <w:ins w:id="563" w:author="Matthew Lindley (NCE R)" w:date="2026-04-28T16:27:00Z"/>
          <w:rFonts w:cs="BT Curve"/>
        </w:rPr>
      </w:pPr>
      <w:ins w:id="564" w:author="Matthew Lindley (NCE R)" w:date="2026-04-28T16:27:00Z">
        <w:r w:rsidRPr="00951D57">
          <w:rPr>
            <w:rFonts w:cs="BT Curve"/>
          </w:rPr>
          <w:t>Scale as the organisation and partner ecosystem grows</w:t>
        </w:r>
      </w:ins>
    </w:p>
    <w:p w14:paraId="09A3843F" w14:textId="77777777" w:rsidR="000D673E" w:rsidRPr="00951D57" w:rsidRDefault="000D673E" w:rsidP="00951D57">
      <w:pPr>
        <w:pStyle w:val="ListBullet"/>
        <w:numPr>
          <w:ilvl w:val="0"/>
          <w:numId w:val="119"/>
        </w:numPr>
        <w:rPr>
          <w:ins w:id="565" w:author="Matthew Lindley (NCE R)" w:date="2026-04-28T16:27:00Z"/>
          <w:rFonts w:cs="BT Curve"/>
        </w:rPr>
      </w:pPr>
      <w:ins w:id="566" w:author="Matthew Lindley (NCE R)" w:date="2026-04-28T16:27:00Z">
        <w:r w:rsidRPr="00951D57">
          <w:rPr>
            <w:rFonts w:cs="BT Curve"/>
          </w:rPr>
          <w:t>Reduce duplication and long</w:t>
        </w:r>
        <w:r w:rsidRPr="00951D57">
          <w:rPr>
            <w:rFonts w:cs="BT Curve"/>
          </w:rPr>
          <w:noBreakHyphen/>
          <w:t>term cost</w:t>
        </w:r>
      </w:ins>
    </w:p>
    <w:p w14:paraId="6115246D" w14:textId="77777777" w:rsidR="000D673E" w:rsidRPr="00951D57" w:rsidRDefault="000D673E" w:rsidP="00951D57">
      <w:pPr>
        <w:pStyle w:val="ListBullet"/>
        <w:numPr>
          <w:ilvl w:val="0"/>
          <w:numId w:val="119"/>
        </w:numPr>
        <w:rPr>
          <w:ins w:id="567" w:author="Matthew Lindley (NCE R)" w:date="2026-04-28T16:27:00Z"/>
          <w:rFonts w:cs="BT Curve"/>
        </w:rPr>
      </w:pPr>
      <w:ins w:id="568" w:author="Matthew Lindley (NCE R)" w:date="2026-04-28T16:27:00Z">
        <w:r w:rsidRPr="00951D57">
          <w:rPr>
            <w:rFonts w:cs="BT Curve"/>
          </w:rPr>
          <w:t>Remain adaptable as needs change</w:t>
        </w:r>
      </w:ins>
    </w:p>
    <w:p w14:paraId="032344A4" w14:textId="77777777" w:rsidR="000D673E" w:rsidRDefault="000D673E" w:rsidP="009B4A2A">
      <w:pPr>
        <w:pStyle w:val="ListBullet"/>
        <w:numPr>
          <w:ilvl w:val="0"/>
          <w:numId w:val="0"/>
        </w:numPr>
        <w:rPr>
          <w:ins w:id="569" w:author="Matthew Lindley (NCE R)" w:date="2026-04-28T16:27:00Z" w16du:dateUtc="2026-04-28T15:27:00Z"/>
          <w:rFonts w:cs="BT Curve"/>
        </w:rPr>
      </w:pPr>
    </w:p>
    <w:p w14:paraId="7CA22708" w14:textId="20ED1247" w:rsidR="000D673E" w:rsidRDefault="000D673E" w:rsidP="2092571B">
      <w:pPr>
        <w:pStyle w:val="ListBullet"/>
        <w:numPr>
          <w:ilvl w:val="0"/>
          <w:numId w:val="0"/>
        </w:numPr>
        <w:rPr>
          <w:rFonts w:cs="BT Curve"/>
        </w:rPr>
      </w:pPr>
      <w:ins w:id="570" w:author="Matthew Lindley (NCE R)" w:date="2026-04-28T16:27:00Z">
        <w:r w:rsidRPr="00951D57">
          <w:rPr>
            <w:rFonts w:cs="BT Curve"/>
          </w:rPr>
          <w:t xml:space="preserve">As a result, it will act as a </w:t>
        </w:r>
        <w:r w:rsidRPr="00951D57">
          <w:rPr>
            <w:rFonts w:cs="BT Curve"/>
            <w:b/>
          </w:rPr>
          <w:t>strategic enabler</w:t>
        </w:r>
        <w:r w:rsidRPr="00951D57">
          <w:rPr>
            <w:rFonts w:cs="BT Curve"/>
          </w:rPr>
          <w:t>, rather than a single</w:t>
        </w:r>
        <w:r w:rsidRPr="00951D57">
          <w:rPr>
            <w:rFonts w:cs="BT Curve"/>
          </w:rPr>
          <w:noBreakHyphen/>
          <w:t>purpose solution.</w:t>
        </w:r>
      </w:ins>
    </w:p>
    <w:p w14:paraId="597DBD4B" w14:textId="453575DB" w:rsidR="000B70E5" w:rsidRDefault="000B70E5">
      <w:pPr>
        <w:rPr>
          <w:rFonts w:asciiTheme="majorHAnsi" w:eastAsiaTheme="majorEastAsia" w:hAnsiTheme="majorHAnsi" w:cstheme="majorBidi"/>
          <w:b/>
          <w:bCs/>
          <w:color w:val="365F91" w:themeColor="accent1" w:themeShade="BF"/>
          <w:sz w:val="28"/>
          <w:szCs w:val="28"/>
        </w:rPr>
      </w:pPr>
      <w:r>
        <w:br w:type="page"/>
      </w:r>
    </w:p>
    <w:p w14:paraId="10287164" w14:textId="77777777" w:rsidR="00DE3656" w:rsidRPr="008A7807" w:rsidRDefault="5177C7FD" w:rsidP="006B1DE9">
      <w:pPr>
        <w:pStyle w:val="Heading1"/>
      </w:pPr>
      <w:bookmarkStart w:id="571" w:name="_Toc232667916"/>
      <w:r>
        <w:t>Functional Requirements – Core Portal</w:t>
      </w:r>
      <w:bookmarkEnd w:id="571"/>
    </w:p>
    <w:p w14:paraId="7A92C56B" w14:textId="77777777" w:rsidR="00DE3656" w:rsidRPr="00764D7E" w:rsidRDefault="00DE3656" w:rsidP="00DE3656">
      <w:pPr>
        <w:pStyle w:val="ListBullet"/>
        <w:numPr>
          <w:ilvl w:val="0"/>
          <w:numId w:val="0"/>
        </w:numPr>
        <w:rPr>
          <w:rFonts w:cs="BT Curve"/>
        </w:rPr>
      </w:pPr>
      <w:r w:rsidRPr="00764D7E">
        <w:rPr>
          <w:rFonts w:cs="BT Curve"/>
        </w:rPr>
        <w:t>This section summarises the core portal capabilities required to deliver a simple, joined-up experience across all journeys. The strategic portal will provide a single, secure entry point, bringing together visibility of products, services, orders, and support activity in one unified dashboard</w:t>
      </w:r>
      <w:r>
        <w:rPr>
          <w:rFonts w:cs="BT Curve"/>
        </w:rPr>
        <w:t>.</w:t>
      </w:r>
    </w:p>
    <w:p w14:paraId="6BAC8DA2" w14:textId="77777777" w:rsidR="00DE3656" w:rsidRDefault="00DE3656" w:rsidP="00DE3656">
      <w:pPr>
        <w:pStyle w:val="ListBullet"/>
        <w:numPr>
          <w:ilvl w:val="0"/>
          <w:numId w:val="0"/>
        </w:numPr>
        <w:rPr>
          <w:rFonts w:cs="BT Curve"/>
        </w:rPr>
      </w:pPr>
      <w:r>
        <w:rPr>
          <w:rFonts w:cs="BT Curve"/>
        </w:rPr>
        <w:t>Onboarding resellers, sub-resellers and users</w:t>
      </w:r>
    </w:p>
    <w:p w14:paraId="614DDD6C" w14:textId="0095269F" w:rsidR="00322B07" w:rsidRDefault="6E5C072B" w:rsidP="00B46D17">
      <w:pPr>
        <w:pStyle w:val="Heading2"/>
      </w:pPr>
      <w:bookmarkStart w:id="572" w:name="_Toc232667917"/>
      <w:r>
        <w:t>UX</w:t>
      </w:r>
      <w:r w:rsidR="6A0F9258">
        <w:t xml:space="preserve">, Content </w:t>
      </w:r>
      <w:r w:rsidR="4ADA528E">
        <w:t>and</w:t>
      </w:r>
      <w:r>
        <w:t xml:space="preserve"> Design Foundations</w:t>
      </w:r>
      <w:bookmarkEnd w:id="572"/>
    </w:p>
    <w:p w14:paraId="03345D77" w14:textId="344A0C2C" w:rsidR="00322B07" w:rsidRDefault="4A4B2D3F" w:rsidP="005758AA">
      <w:pPr>
        <w:spacing w:after="160"/>
      </w:pPr>
      <w:r w:rsidRPr="036785DE">
        <w:rPr>
          <w:rFonts w:ascii="Aptos" w:eastAsia="Aptos" w:hAnsi="Aptos" w:cs="Aptos"/>
          <w:sz w:val="24"/>
          <w:szCs w:val="24"/>
        </w:rPr>
        <w:t>U</w:t>
      </w:r>
      <w:r w:rsidR="1B9ACB67" w:rsidRPr="036785DE">
        <w:rPr>
          <w:rFonts w:ascii="Aptos" w:eastAsia="Aptos" w:hAnsi="Aptos" w:cs="Aptos"/>
          <w:sz w:val="24"/>
          <w:szCs w:val="24"/>
        </w:rPr>
        <w:t>X and</w:t>
      </w:r>
      <w:r w:rsidRPr="036785DE">
        <w:rPr>
          <w:rFonts w:ascii="Aptos" w:eastAsia="Aptos" w:hAnsi="Aptos" w:cs="Aptos"/>
          <w:sz w:val="24"/>
          <w:szCs w:val="24"/>
        </w:rPr>
        <w:t xml:space="preserve"> Design Foundations provide shared design patterns, reusable components, and consistent language to ensure all portals and journeys deliver a coherent, intuitive, and scalable customer experience.</w:t>
      </w:r>
    </w:p>
    <w:p w14:paraId="7E1FCF31" w14:textId="2EA2531F" w:rsidR="37B62CE6" w:rsidRDefault="37B62CE6">
      <w:r>
        <w:t>Below are the epics that covers the UX, Content and Design Foundations. Click the link to view the use cases in detail.</w:t>
      </w:r>
    </w:p>
    <w:p w14:paraId="0AF260EC" w14:textId="17DE7DC0" w:rsidR="00322B07" w:rsidRDefault="4A4B2D3F" w:rsidP="005758AA">
      <w:pPr>
        <w:pStyle w:val="ListParagraph"/>
        <w:numPr>
          <w:ilvl w:val="0"/>
          <w:numId w:val="83"/>
        </w:numPr>
        <w:spacing w:after="0"/>
        <w:rPr>
          <w:rFonts w:ascii="Aptos" w:eastAsia="Aptos" w:hAnsi="Aptos" w:cs="Aptos"/>
          <w:sz w:val="24"/>
          <w:szCs w:val="24"/>
        </w:rPr>
      </w:pPr>
      <w:hyperlink w:anchor="Bookmark22" w:history="1">
        <w:r w:rsidRPr="036785DE">
          <w:rPr>
            <w:rStyle w:val="Hyperlink"/>
          </w:rPr>
          <w:t xml:space="preserve">UI/UX </w:t>
        </w:r>
        <w:r w:rsidR="654C1F1D" w:rsidRPr="036785DE">
          <w:rPr>
            <w:rStyle w:val="Hyperlink"/>
          </w:rPr>
          <w:t>Design</w:t>
        </w:r>
        <w:r w:rsidR="1061C3B0" w:rsidRPr="036785DE">
          <w:rPr>
            <w:rStyle w:val="Hyperlink"/>
          </w:rPr>
          <w:t xml:space="preserve"> and Content</w:t>
        </w:r>
      </w:hyperlink>
    </w:p>
    <w:p w14:paraId="0F7CE42E" w14:textId="71D212C7" w:rsidR="00322B07" w:rsidRDefault="4A4B2D3F" w:rsidP="005758AA">
      <w:pPr>
        <w:pStyle w:val="ListParagraph"/>
        <w:numPr>
          <w:ilvl w:val="0"/>
          <w:numId w:val="83"/>
        </w:numPr>
        <w:spacing w:after="0"/>
        <w:rPr>
          <w:rFonts w:ascii="Aptos" w:eastAsia="Aptos" w:hAnsi="Aptos" w:cs="Aptos"/>
          <w:sz w:val="24"/>
          <w:szCs w:val="24"/>
        </w:rPr>
      </w:pPr>
      <w:hyperlink w:anchor="Bookmark21" w:history="1">
        <w:r w:rsidRPr="036785DE">
          <w:rPr>
            <w:rStyle w:val="Hyperlink"/>
          </w:rPr>
          <w:t>Boilerplate / bootstrapped design</w:t>
        </w:r>
      </w:hyperlink>
    </w:p>
    <w:p w14:paraId="01BCDB24" w14:textId="3B285AAC" w:rsidR="036785DE" w:rsidRDefault="036785DE" w:rsidP="036785DE">
      <w:pPr>
        <w:spacing w:after="0"/>
        <w:rPr>
          <w:rFonts w:ascii="Aptos" w:eastAsia="Aptos" w:hAnsi="Aptos" w:cs="Aptos"/>
          <w:sz w:val="24"/>
          <w:szCs w:val="24"/>
        </w:rPr>
      </w:pPr>
    </w:p>
    <w:p w14:paraId="5266CC24" w14:textId="77777777" w:rsidR="00322B07" w:rsidRDefault="78D1773E" w:rsidP="00B46D17">
      <w:pPr>
        <w:pStyle w:val="Heading2"/>
      </w:pPr>
      <w:bookmarkStart w:id="573" w:name="_Toc232667918"/>
      <w:commentRangeStart w:id="574"/>
      <w:commentRangeStart w:id="575"/>
      <w:r>
        <w:t>Access &amp; Onboarding</w:t>
      </w:r>
      <w:bookmarkEnd w:id="573"/>
    </w:p>
    <w:p w14:paraId="32D05682" w14:textId="3BB8541F" w:rsidR="3D94713A" w:rsidRDefault="3D94713A" w:rsidP="2920F8D0">
      <w:pPr>
        <w:spacing w:after="160"/>
        <w:rPr>
          <w:rFonts w:eastAsia="BT Curve" w:cs="BT Curve"/>
          <w:color w:val="FF0000"/>
          <w:sz w:val="24"/>
          <w:szCs w:val="24"/>
        </w:rPr>
      </w:pPr>
      <w:r w:rsidRPr="2920F8D0">
        <w:rPr>
          <w:rFonts w:eastAsia="BT Curve" w:cs="BT Curve"/>
          <w:sz w:val="24"/>
          <w:szCs w:val="24"/>
        </w:rPr>
        <w:t>Access &amp; Onboarding removes friction at the start of the relationship by enabling secure, self</w:t>
      </w:r>
      <w:r w:rsidR="013D30BD" w:rsidRPr="2920F8D0">
        <w:rPr>
          <w:rFonts w:eastAsia="BT Curve" w:cs="BT Curve"/>
          <w:sz w:val="24"/>
          <w:szCs w:val="24"/>
        </w:rPr>
        <w:t>-</w:t>
      </w:r>
      <w:r w:rsidRPr="2920F8D0">
        <w:rPr>
          <w:rFonts w:eastAsia="BT Curve" w:cs="BT Curve"/>
          <w:sz w:val="24"/>
          <w:szCs w:val="24"/>
        </w:rPr>
        <w:t>service access to portals and APIs. It supports customer establishment, user onboarding, and product enablement, while automatically provisioning required downstream systems. This ensures partners can begin using strategic products rapidly with minimal manual intervention.</w:t>
      </w:r>
      <w:r w:rsidR="1A4C8642" w:rsidRPr="2920F8D0">
        <w:rPr>
          <w:rFonts w:eastAsia="BT Curve" w:cs="BT Curve"/>
          <w:sz w:val="24"/>
          <w:szCs w:val="24"/>
        </w:rPr>
        <w:t xml:space="preserve"> B</w:t>
      </w:r>
      <w:r w:rsidR="00894E8C" w:rsidRPr="2920F8D0">
        <w:rPr>
          <w:rFonts w:eastAsia="BT Curve" w:cs="BT Curve"/>
          <w:sz w:val="24"/>
          <w:szCs w:val="24"/>
        </w:rPr>
        <w:t>y</w:t>
      </w:r>
      <w:r w:rsidR="1A4C8642" w:rsidRPr="2920F8D0">
        <w:rPr>
          <w:rFonts w:eastAsia="BT Curve" w:cs="BT Curve"/>
          <w:sz w:val="24"/>
          <w:szCs w:val="24"/>
        </w:rPr>
        <w:t xml:space="preserve"> setting up BT internal admins</w:t>
      </w:r>
      <w:r w:rsidR="004A06E1" w:rsidRPr="2920F8D0">
        <w:rPr>
          <w:rFonts w:eastAsia="BT Curve" w:cs="BT Curve"/>
          <w:sz w:val="24"/>
          <w:szCs w:val="24"/>
        </w:rPr>
        <w:t>,</w:t>
      </w:r>
      <w:r w:rsidR="1A4C8642" w:rsidRPr="2920F8D0">
        <w:rPr>
          <w:rFonts w:eastAsia="BT Curve" w:cs="BT Curve"/>
          <w:sz w:val="24"/>
          <w:szCs w:val="24"/>
        </w:rPr>
        <w:t xml:space="preserve"> the same set of journeys can be done by internal admins via assisted journeys</w:t>
      </w:r>
      <w:r w:rsidR="41D83988" w:rsidRPr="2920F8D0">
        <w:rPr>
          <w:rFonts w:eastAsia="BT Curve" w:cs="BT Curve"/>
          <w:sz w:val="24"/>
          <w:szCs w:val="24"/>
        </w:rPr>
        <w:t>.</w:t>
      </w:r>
      <w:r w:rsidR="67343740" w:rsidRPr="2920F8D0">
        <w:rPr>
          <w:rFonts w:eastAsia="BT Curve" w:cs="BT Curve"/>
          <w:sz w:val="24"/>
          <w:szCs w:val="24"/>
        </w:rPr>
        <w:t xml:space="preserve"> </w:t>
      </w:r>
      <w:r w:rsidR="67343740" w:rsidRPr="2920F8D0">
        <w:rPr>
          <w:rFonts w:eastAsia="BT Curve" w:cs="BT Curve"/>
          <w:color w:val="FF0000"/>
          <w:sz w:val="24"/>
          <w:szCs w:val="24"/>
        </w:rPr>
        <w:t>Single MDM approach shared across products, used by RBAC, dashboards, reporting and portal access</w:t>
      </w:r>
      <w:commentRangeEnd w:id="574"/>
      <w:r w:rsidR="005D7C92">
        <w:rPr>
          <w:rStyle w:val="CommentReference"/>
          <w:rFonts w:eastAsia="BT Curve" w:cs="BT Curve"/>
          <w:color w:val="FF0000"/>
          <w:sz w:val="24"/>
          <w:szCs w:val="24"/>
        </w:rPr>
        <w:commentReference w:id="574"/>
      </w:r>
      <w:commentRangeEnd w:id="575"/>
      <w:r w:rsidR="006D60DC">
        <w:rPr>
          <w:rStyle w:val="CommentReference"/>
          <w:rFonts w:eastAsia="BT Curve" w:cs="BT Curve"/>
          <w:color w:val="FF0000"/>
          <w:sz w:val="24"/>
          <w:szCs w:val="24"/>
        </w:rPr>
        <w:commentReference w:id="575"/>
      </w:r>
    </w:p>
    <w:p w14:paraId="0C0BE078" w14:textId="5CED236C" w:rsidR="41D83988" w:rsidRDefault="41D83988" w:rsidP="14A4A817">
      <w:pPr>
        <w:spacing w:after="0" w:line="300" w:lineRule="auto"/>
        <w:rPr>
          <w:rFonts w:eastAsia="BT Curve" w:cs="BT Curve"/>
          <w:sz w:val="24"/>
          <w:szCs w:val="24"/>
        </w:rPr>
      </w:pPr>
      <w:r w:rsidRPr="4C0405F1">
        <w:rPr>
          <w:rFonts w:eastAsia="BT Curve" w:cs="BT Curve"/>
          <w:sz w:val="24"/>
          <w:szCs w:val="24"/>
        </w:rPr>
        <w:t>Note: Self</w:t>
      </w:r>
      <w:r>
        <w:noBreakHyphen/>
      </w:r>
      <w:r w:rsidRPr="4C0405F1">
        <w:rPr>
          <w:rFonts w:eastAsia="BT Curve" w:cs="BT Curve"/>
          <w:sz w:val="24"/>
          <w:szCs w:val="24"/>
        </w:rPr>
        <w:t xml:space="preserve">service applies to </w:t>
      </w:r>
      <w:r w:rsidRPr="4C0405F1">
        <w:rPr>
          <w:rFonts w:eastAsia="BT Curve" w:cs="BT Curve"/>
          <w:b/>
          <w:sz w:val="24"/>
          <w:szCs w:val="24"/>
        </w:rPr>
        <w:t>ongoing access and management</w:t>
      </w:r>
      <w:r w:rsidRPr="4C0405F1">
        <w:rPr>
          <w:rFonts w:eastAsia="BT Curve" w:cs="BT Curve"/>
          <w:sz w:val="24"/>
          <w:szCs w:val="24"/>
        </w:rPr>
        <w:t>, not to legal/commercial customer creation.</w:t>
      </w:r>
    </w:p>
    <w:p w14:paraId="48BD3D98" w14:textId="48457C46" w:rsidR="2FE05E00" w:rsidRDefault="2FE05E00" w:rsidP="2FE05E00">
      <w:pPr>
        <w:spacing w:after="0" w:line="300" w:lineRule="auto"/>
        <w:rPr>
          <w:rFonts w:ascii="Segoe UI" w:eastAsia="Segoe UI" w:hAnsi="Segoe UI" w:cs="Segoe UI"/>
          <w:sz w:val="21"/>
          <w:szCs w:val="21"/>
        </w:rPr>
      </w:pPr>
    </w:p>
    <w:p w14:paraId="30B03F7A" w14:textId="153D8B00" w:rsidR="2FE05E00" w:rsidRDefault="79579C7E" w:rsidP="2FE05E00">
      <w:pPr>
        <w:spacing w:after="0" w:line="300" w:lineRule="auto"/>
        <w:rPr>
          <w:rFonts w:ascii="Segoe UI" w:eastAsia="Segoe UI" w:hAnsi="Segoe UI" w:cs="Segoe UI"/>
          <w:sz w:val="21"/>
          <w:szCs w:val="21"/>
        </w:rPr>
      </w:pPr>
      <w:r>
        <w:rPr>
          <w:noProof/>
        </w:rPr>
        <mc:AlternateContent>
          <mc:Choice Requires="wpg">
            <w:drawing>
              <wp:inline distT="0" distB="0" distL="0" distR="0" wp14:anchorId="3802FB5F" wp14:editId="20EA3B44">
                <wp:extent cx="2891155" cy="4517390"/>
                <wp:effectExtent l="0" t="0" r="23495" b="16510"/>
                <wp:docPr id="790391191" name="Group 1"/>
                <wp:cNvGraphicFramePr/>
                <a:graphic xmlns:a="http://schemas.openxmlformats.org/drawingml/2006/main">
                  <a:graphicData uri="http://schemas.microsoft.com/office/word/2010/wordprocessingGroup">
                    <wpg:wgp>
                      <wpg:cNvGrpSpPr/>
                      <wpg:grpSpPr>
                        <a:xfrm>
                          <a:off x="0" y="0"/>
                          <a:ext cx="2891155" cy="4517390"/>
                          <a:chOff x="0" y="0"/>
                          <a:chExt cx="3590925" cy="5610225"/>
                        </a:xfrm>
                      </wpg:grpSpPr>
                      <wps:wsp>
                        <wps:cNvPr id="313384115" name="Rectangle 313384115"/>
                        <wps:cNvSpPr/>
                        <wps:spPr>
                          <a:xfrm>
                            <a:off x="0" y="0"/>
                            <a:ext cx="1981200" cy="45720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338E804D" w14:textId="77777777" w:rsidR="001E7533" w:rsidRDefault="001E7533" w:rsidP="00A31A55">
                              <w:pPr>
                                <w:jc w:val="center"/>
                                <w:rPr>
                                  <w:rFonts w:hAnsi="Cambria"/>
                                  <w:color w:val="FFFFFF" w:themeColor="light1"/>
                                  <w:lang w:val="en-US"/>
                                </w:rPr>
                              </w:pPr>
                              <w:r>
                                <w:rPr>
                                  <w:rFonts w:hAnsi="Cambria"/>
                                  <w:color w:val="FFFFFF" w:themeColor="light1"/>
                                  <w:lang w:val="en-US"/>
                                </w:rPr>
                                <w:t>BT Wholesale</w:t>
                              </w:r>
                            </w:p>
                          </w:txbxContent>
                        </wps:txbx>
                        <wps:bodyPr anchor="ctr"/>
                      </wps:wsp>
                      <wps:wsp>
                        <wps:cNvPr id="1687889686" name="Rectangle 1687889686"/>
                        <wps:cNvSpPr/>
                        <wps:spPr>
                          <a:xfrm>
                            <a:off x="0" y="942975"/>
                            <a:ext cx="1981200" cy="447675"/>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1F364497" w14:textId="77777777" w:rsidR="001E7533" w:rsidRPr="00283FF3" w:rsidRDefault="001E7533" w:rsidP="00A31A55">
                              <w:pPr>
                                <w:jc w:val="center"/>
                                <w:rPr>
                                  <w:rFonts w:hAnsi="Cambria"/>
                                  <w:color w:val="FFFFFF" w:themeColor="light1"/>
                                  <w:sz w:val="18"/>
                                  <w:szCs w:val="18"/>
                                  <w:lang w:val="en-US"/>
                                </w:rPr>
                              </w:pPr>
                              <w:r w:rsidRPr="00283FF3">
                                <w:rPr>
                                  <w:rFonts w:hAnsi="Cambria"/>
                                  <w:color w:val="FFFFFF" w:themeColor="light1"/>
                                  <w:sz w:val="18"/>
                                  <w:szCs w:val="18"/>
                                  <w:lang w:val="en-US"/>
                                </w:rPr>
                                <w:t xml:space="preserve">Reseller </w:t>
                              </w:r>
                              <w:r w:rsidRPr="00283FF3">
                                <w:rPr>
                                  <w:rFonts w:hAnsi="Cambria"/>
                                  <w:b/>
                                  <w:bCs/>
                                  <w:color w:val="FFFFFF" w:themeColor="light1"/>
                                  <w:sz w:val="18"/>
                                  <w:szCs w:val="18"/>
                                  <w:lang w:val="en-US"/>
                                </w:rPr>
                                <w:t>(Organisation)</w:t>
                              </w:r>
                            </w:p>
                          </w:txbxContent>
                        </wps:txbx>
                        <wps:bodyPr anchor="ctr"/>
                      </wps:wsp>
                      <wps:wsp>
                        <wps:cNvPr id="737220985" name="Rectangle 737220985"/>
                        <wps:cNvSpPr/>
                        <wps:spPr>
                          <a:xfrm>
                            <a:off x="1476375" y="1771650"/>
                            <a:ext cx="866775" cy="314325"/>
                          </a:xfrm>
                          <a:prstGeom prst="rect">
                            <a:avLst/>
                          </a:prstGeom>
                          <a:solidFill>
                            <a:schemeClr val="lt1"/>
                          </a:solidFill>
                          <a:ln>
                            <a:solidFill>
                              <a:schemeClr val="bg1"/>
                            </a:solidFill>
                          </a:ln>
                        </wps:spPr>
                        <wps:txbx>
                          <w:txbxContent>
                            <w:p w14:paraId="65106A1D" w14:textId="77777777" w:rsidR="001E7533" w:rsidRDefault="001E7533" w:rsidP="00A31A55">
                              <w:pPr>
                                <w:rPr>
                                  <w:lang w:val="en-US"/>
                                </w:rPr>
                              </w:pPr>
                              <w:r>
                                <w:rPr>
                                  <w:lang w:val="en-US"/>
                                </w:rPr>
                                <w:t>Users</w:t>
                              </w:r>
                            </w:p>
                          </w:txbxContent>
                        </wps:txbx>
                        <wps:bodyPr anchor="t"/>
                      </wps:wsp>
                      <wps:wsp>
                        <wps:cNvPr id="1568671595" name="Rectangle 1568671595"/>
                        <wps:cNvSpPr/>
                        <wps:spPr>
                          <a:xfrm>
                            <a:off x="1476375" y="2286000"/>
                            <a:ext cx="1026229" cy="314326"/>
                          </a:xfrm>
                          <a:prstGeom prst="rect">
                            <a:avLst/>
                          </a:prstGeom>
                          <a:solidFill>
                            <a:schemeClr val="lt1"/>
                          </a:solidFill>
                          <a:ln>
                            <a:solidFill>
                              <a:schemeClr val="bg1"/>
                            </a:solidFill>
                          </a:ln>
                        </wps:spPr>
                        <wps:txbx>
                          <w:txbxContent>
                            <w:p w14:paraId="568E7623" w14:textId="77777777" w:rsidR="001E7533" w:rsidRDefault="001E7533" w:rsidP="00A31A55">
                              <w:pPr>
                                <w:rPr>
                                  <w:lang w:val="en-US"/>
                                </w:rPr>
                              </w:pPr>
                              <w:r>
                                <w:rPr>
                                  <w:lang w:val="en-US"/>
                                </w:rPr>
                                <w:t>Products</w:t>
                              </w:r>
                            </w:p>
                          </w:txbxContent>
                        </wps:txbx>
                        <wps:bodyPr anchor="t"/>
                      </wps:wsp>
                      <wps:wsp>
                        <wps:cNvPr id="1838668172" name="Rectangle 1838668172"/>
                        <wps:cNvSpPr/>
                        <wps:spPr>
                          <a:xfrm>
                            <a:off x="1476375" y="2876550"/>
                            <a:ext cx="1657350" cy="314325"/>
                          </a:xfrm>
                          <a:prstGeom prst="rect">
                            <a:avLst/>
                          </a:prstGeom>
                          <a:solidFill>
                            <a:schemeClr val="lt1"/>
                          </a:solidFill>
                          <a:ln>
                            <a:solidFill>
                              <a:schemeClr val="bg1"/>
                            </a:solidFill>
                          </a:ln>
                        </wps:spPr>
                        <wps:txbx>
                          <w:txbxContent>
                            <w:p w14:paraId="39A6B4C9" w14:textId="77777777" w:rsidR="001E7533" w:rsidRDefault="001E7533" w:rsidP="00A31A55">
                              <w:pPr>
                                <w:rPr>
                                  <w:lang w:val="en-US"/>
                                </w:rPr>
                              </w:pPr>
                              <w:r>
                                <w:rPr>
                                  <w:lang w:val="en-US"/>
                                </w:rPr>
                                <w:t>Orders / Services</w:t>
                              </w:r>
                            </w:p>
                          </w:txbxContent>
                        </wps:txbx>
                        <wps:bodyPr anchor="t"/>
                      </wps:wsp>
                      <wps:wsp>
                        <wps:cNvPr id="20185955" name="Straight Arrow Connector 20185955"/>
                        <wps:cNvCnPr/>
                        <wps:spPr>
                          <a:xfrm rot="5400000">
                            <a:off x="-80962" y="2366963"/>
                            <a:ext cx="2000250" cy="9525"/>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91851651" name="Straight Arrow Connector 91851651"/>
                        <wps:cNvCnPr/>
                        <wps:spPr>
                          <a:xfrm>
                            <a:off x="914400" y="1909763"/>
                            <a:ext cx="552450"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321426314" name="Straight Arrow Connector 1321426314"/>
                        <wps:cNvCnPr/>
                        <wps:spPr>
                          <a:xfrm>
                            <a:off x="904875" y="2414588"/>
                            <a:ext cx="552450"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282478921" name="Straight Arrow Connector 282478921"/>
                        <wps:cNvCnPr/>
                        <wps:spPr>
                          <a:xfrm>
                            <a:off x="904875" y="3062288"/>
                            <a:ext cx="552450"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2028956062" name="Straight Arrow Connector 2028956062"/>
                        <wps:cNvCnPr/>
                        <wps:spPr>
                          <a:xfrm rot="5400000" flipV="1">
                            <a:off x="719138" y="704850"/>
                            <a:ext cx="447675"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263431869" name="Rectangle 263431869"/>
                        <wps:cNvSpPr/>
                        <wps:spPr>
                          <a:xfrm>
                            <a:off x="895350" y="3343275"/>
                            <a:ext cx="1981200" cy="447675"/>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580D1A99" w14:textId="77777777" w:rsidR="001E7533" w:rsidRPr="00283FF3" w:rsidRDefault="001E7533" w:rsidP="00A31A55">
                              <w:pPr>
                                <w:jc w:val="center"/>
                                <w:rPr>
                                  <w:rFonts w:hAnsi="Cambria"/>
                                  <w:color w:val="FFFFFF" w:themeColor="light1"/>
                                  <w:sz w:val="18"/>
                                  <w:szCs w:val="18"/>
                                  <w:lang w:val="en-US"/>
                                </w:rPr>
                              </w:pPr>
                              <w:r w:rsidRPr="00283FF3">
                                <w:rPr>
                                  <w:rFonts w:hAnsi="Cambria"/>
                                  <w:color w:val="FFFFFF" w:themeColor="light1"/>
                                  <w:sz w:val="18"/>
                                  <w:szCs w:val="18"/>
                                  <w:lang w:val="en-US"/>
                                </w:rPr>
                                <w:t xml:space="preserve">Sub Reseller </w:t>
                              </w:r>
                              <w:r w:rsidRPr="00283FF3">
                                <w:rPr>
                                  <w:rFonts w:hAnsi="Cambria"/>
                                  <w:b/>
                                  <w:bCs/>
                                  <w:color w:val="FFFFFF" w:themeColor="light1"/>
                                  <w:sz w:val="18"/>
                                  <w:szCs w:val="18"/>
                                  <w:lang w:val="en-US"/>
                                </w:rPr>
                                <w:t>(Organisation)</w:t>
                              </w:r>
                            </w:p>
                          </w:txbxContent>
                        </wps:txbx>
                        <wps:bodyPr anchor="ctr"/>
                      </wps:wsp>
                      <wps:wsp>
                        <wps:cNvPr id="1882640019" name="Rectangle 1882640019"/>
                        <wps:cNvSpPr/>
                        <wps:spPr>
                          <a:xfrm>
                            <a:off x="1933575" y="4191000"/>
                            <a:ext cx="866775" cy="314325"/>
                          </a:xfrm>
                          <a:prstGeom prst="rect">
                            <a:avLst/>
                          </a:prstGeom>
                          <a:solidFill>
                            <a:schemeClr val="lt1"/>
                          </a:solidFill>
                          <a:ln>
                            <a:solidFill>
                              <a:schemeClr val="bg1"/>
                            </a:solidFill>
                          </a:ln>
                        </wps:spPr>
                        <wps:txbx>
                          <w:txbxContent>
                            <w:p w14:paraId="537E968B" w14:textId="77777777" w:rsidR="001E7533" w:rsidRDefault="001E7533" w:rsidP="00A31A55">
                              <w:pPr>
                                <w:rPr>
                                  <w:lang w:val="en-US"/>
                                </w:rPr>
                              </w:pPr>
                              <w:r>
                                <w:rPr>
                                  <w:lang w:val="en-US"/>
                                </w:rPr>
                                <w:t>Users</w:t>
                              </w:r>
                            </w:p>
                          </w:txbxContent>
                        </wps:txbx>
                        <wps:bodyPr anchor="t"/>
                      </wps:wsp>
                      <wps:wsp>
                        <wps:cNvPr id="2099409061" name="Rectangle 2099409061"/>
                        <wps:cNvSpPr/>
                        <wps:spPr>
                          <a:xfrm>
                            <a:off x="1933575" y="4705350"/>
                            <a:ext cx="1021306" cy="314326"/>
                          </a:xfrm>
                          <a:prstGeom prst="rect">
                            <a:avLst/>
                          </a:prstGeom>
                          <a:solidFill>
                            <a:schemeClr val="lt1"/>
                          </a:solidFill>
                          <a:ln>
                            <a:solidFill>
                              <a:schemeClr val="bg1"/>
                            </a:solidFill>
                          </a:ln>
                        </wps:spPr>
                        <wps:txbx>
                          <w:txbxContent>
                            <w:p w14:paraId="0D42069F" w14:textId="77777777" w:rsidR="001E7533" w:rsidRDefault="001E7533" w:rsidP="00A31A55">
                              <w:pPr>
                                <w:rPr>
                                  <w:lang w:val="en-US"/>
                                </w:rPr>
                              </w:pPr>
                              <w:r>
                                <w:rPr>
                                  <w:lang w:val="en-US"/>
                                </w:rPr>
                                <w:t>Products</w:t>
                              </w:r>
                            </w:p>
                          </w:txbxContent>
                        </wps:txbx>
                        <wps:bodyPr anchor="t"/>
                      </wps:wsp>
                      <wps:wsp>
                        <wps:cNvPr id="866389097" name="Rectangle 866389097"/>
                        <wps:cNvSpPr/>
                        <wps:spPr>
                          <a:xfrm>
                            <a:off x="1933575" y="5295900"/>
                            <a:ext cx="1657350" cy="314325"/>
                          </a:xfrm>
                          <a:prstGeom prst="rect">
                            <a:avLst/>
                          </a:prstGeom>
                          <a:solidFill>
                            <a:schemeClr val="lt1"/>
                          </a:solidFill>
                          <a:ln>
                            <a:solidFill>
                              <a:schemeClr val="bg1"/>
                            </a:solidFill>
                          </a:ln>
                        </wps:spPr>
                        <wps:txbx>
                          <w:txbxContent>
                            <w:p w14:paraId="6A75A2CF" w14:textId="77777777" w:rsidR="001E7533" w:rsidRDefault="001E7533" w:rsidP="00A31A55">
                              <w:pPr>
                                <w:rPr>
                                  <w:lang w:val="en-US"/>
                                </w:rPr>
                              </w:pPr>
                              <w:r>
                                <w:rPr>
                                  <w:lang w:val="en-US"/>
                                </w:rPr>
                                <w:t>Orders / Services</w:t>
                              </w:r>
                            </w:p>
                          </w:txbxContent>
                        </wps:txbx>
                        <wps:bodyPr anchor="t"/>
                      </wps:wsp>
                      <wps:wsp>
                        <wps:cNvPr id="2076214931" name="Straight Arrow Connector 2076214931"/>
                        <wps:cNvCnPr/>
                        <wps:spPr>
                          <a:xfrm rot="5400000">
                            <a:off x="523875" y="4629150"/>
                            <a:ext cx="1695450" cy="1905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301147782" name="Straight Arrow Connector 301147782"/>
                        <wps:cNvCnPr/>
                        <wps:spPr>
                          <a:xfrm>
                            <a:off x="1371600" y="4329113"/>
                            <a:ext cx="552450"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641422282" name="Straight Arrow Connector 641422282"/>
                        <wps:cNvCnPr/>
                        <wps:spPr>
                          <a:xfrm>
                            <a:off x="1362075" y="4833938"/>
                            <a:ext cx="552450"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378646103" name="Straight Arrow Connector 1378646103"/>
                        <wps:cNvCnPr/>
                        <wps:spPr>
                          <a:xfrm>
                            <a:off x="1362075" y="5481638"/>
                            <a:ext cx="552450"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w14:anchorId="3802FB5F" id="Group 1" o:spid="_x0000_s1026" style="width:227.65pt;height:355.7pt;mso-position-horizontal-relative:char;mso-position-vertical-relative:line" coordsize="35909,56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">
                <v:rect id="Rectangle 313384115" o:spid="_x0000_s1027" style="position:absolute;width:1981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" fillcolor="#4f81bd [3204]" strokecolor="#243f60 [1604]" strokeweight="2pt">
                  <v:textbox>
                    <w:txbxContent>
                      <w:p w14:paraId="338E804D" w14:textId="77777777" w:rsidR="001E7533" w:rsidRDefault="001E7533" w:rsidP="00A31A55">
                        <w:pPr>
                          <w:jc w:val="center"/>
                          <w:rPr>
                            <w:rFonts w:hAnsi="Cambria"/>
                            <w:color w:val="FFFFFF" w:themeColor="light1"/>
                            <w:lang w:val="en-US"/>
                          </w:rPr>
                        </w:pPr>
                        <w:r>
                          <w:rPr>
                            <w:rFonts w:hAnsi="Cambria"/>
                            <w:color w:val="FFFFFF" w:themeColor="light1"/>
                            <w:lang w:val="en-US"/>
                          </w:rPr>
                          <w:t>BT Wholesale</w:t>
                        </w:r>
                      </w:p>
                    </w:txbxContent>
                  </v:textbox>
                </v:rect>
                <v:rect id="Rectangle 1687889686" o:spid="_x0000_s1028" style="position:absolute;top:9429;width:19812;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" fillcolor="#4f81bd [3204]" strokecolor="#243f60 [1604]" strokeweight="2pt">
                  <v:textbox>
                    <w:txbxContent>
                      <w:p w14:paraId="1F364497" w14:textId="77777777" w:rsidR="001E7533" w:rsidRPr="00283FF3" w:rsidRDefault="001E7533" w:rsidP="00A31A55">
                        <w:pPr>
                          <w:jc w:val="center"/>
                          <w:rPr>
                            <w:rFonts w:hAnsi="Cambria"/>
                            <w:color w:val="FFFFFF" w:themeColor="light1"/>
                            <w:sz w:val="18"/>
                            <w:szCs w:val="18"/>
                            <w:lang w:val="en-US"/>
                          </w:rPr>
                        </w:pPr>
                        <w:r w:rsidRPr="00283FF3">
                          <w:rPr>
                            <w:rFonts w:hAnsi="Cambria"/>
                            <w:color w:val="FFFFFF" w:themeColor="light1"/>
                            <w:sz w:val="18"/>
                            <w:szCs w:val="18"/>
                            <w:lang w:val="en-US"/>
                          </w:rPr>
                          <w:t xml:space="preserve">Reseller </w:t>
                        </w:r>
                        <w:r w:rsidRPr="00283FF3">
                          <w:rPr>
                            <w:rFonts w:hAnsi="Cambria"/>
                            <w:b/>
                            <w:bCs/>
                            <w:color w:val="FFFFFF" w:themeColor="light1"/>
                            <w:sz w:val="18"/>
                            <w:szCs w:val="18"/>
                            <w:lang w:val="en-US"/>
                          </w:rPr>
                          <w:t>(Organisation)</w:t>
                        </w:r>
                      </w:p>
                    </w:txbxContent>
                  </v:textbox>
                </v:rect>
                <v:rect id="Rectangle 737220985" o:spid="_x0000_s1029" style="position:absolute;left:14763;top:17716;width:8668;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" fillcolor="white [3201]" strokecolor="white [3212]">
                  <v:textbox>
                    <w:txbxContent>
                      <w:p w14:paraId="65106A1D" w14:textId="77777777" w:rsidR="001E7533" w:rsidRDefault="001E7533" w:rsidP="00A31A55">
                        <w:pPr>
                          <w:rPr>
                            <w:lang w:val="en-US"/>
                          </w:rPr>
                        </w:pPr>
                        <w:r>
                          <w:rPr>
                            <w:lang w:val="en-US"/>
                          </w:rPr>
                          <w:t>Users</w:t>
                        </w:r>
                      </w:p>
                    </w:txbxContent>
                  </v:textbox>
                </v:rect>
                <v:rect id="Rectangle 1568671595" o:spid="_x0000_s1030" style="position:absolute;left:14763;top:22860;width:10263;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" fillcolor="white [3201]" strokecolor="white [3212]">
                  <v:textbox>
                    <w:txbxContent>
                      <w:p w14:paraId="568E7623" w14:textId="77777777" w:rsidR="001E7533" w:rsidRDefault="001E7533" w:rsidP="00A31A55">
                        <w:pPr>
                          <w:rPr>
                            <w:lang w:val="en-US"/>
                          </w:rPr>
                        </w:pPr>
                        <w:r>
                          <w:rPr>
                            <w:lang w:val="en-US"/>
                          </w:rPr>
                          <w:t>Products</w:t>
                        </w:r>
                      </w:p>
                    </w:txbxContent>
                  </v:textbox>
                </v:rect>
                <v:rect id="Rectangle 1838668172" o:spid="_x0000_s1031" style="position:absolute;left:14763;top:28765;width:165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" fillcolor="white [3201]" strokecolor="white [3212]">
                  <v:textbox>
                    <w:txbxContent>
                      <w:p w14:paraId="39A6B4C9" w14:textId="77777777" w:rsidR="001E7533" w:rsidRDefault="001E7533" w:rsidP="00A31A55">
                        <w:pPr>
                          <w:rPr>
                            <w:lang w:val="en-US"/>
                          </w:rPr>
                        </w:pPr>
                        <w:r>
                          <w:rPr>
                            <w:lang w:val="en-US"/>
                          </w:rPr>
                          <w:t>Orders / Services</w:t>
                        </w:r>
                      </w:p>
                    </w:txbxContent>
                  </v:textbox>
                </v:rect>
                <v:shapetype id="_x0000_t32" coordsize="21600,21600" o:spt="32" o:oned="t" path="m,l21600,21600e" filled="f">
                  <v:path arrowok="t" fillok="f" o:connecttype="none"/>
                  <o:lock v:ext="edit" shapetype="t"/>
                </v:shapetype>
                <v:shape id="Straight Arrow Connector 20185955" o:spid="_x0000_s1032" type="#_x0000_t32" style="position:absolute;left:-809;top:23669;width:20002;height:9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" strokecolor="black [3213]"/>
                <v:shape id="Straight Arrow Connector 91851651" o:spid="_x0000_s1033" type="#_x0000_t32" style="position:absolute;left:9144;top:19097;width:5524;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" strokecolor="black [3213]">
                  <v:stroke endarrow="block"/>
                </v:shape>
                <v:shape id="Straight Arrow Connector 1321426314" o:spid="_x0000_s1034" type="#_x0000_t32" style="position:absolute;left:9048;top:24145;width:5525;height: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" strokecolor="black [3213]">
                  <v:stroke endarrow="block"/>
                </v:shape>
                <v:shape id="Straight Arrow Connector 282478921" o:spid="_x0000_s1035" type="#_x0000_t32" style="position:absolute;left:9048;top:30622;width:5525;height: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" strokecolor="black [3213]">
                  <v:stroke endarrow="block"/>
                </v:shape>
                <v:shape id="Straight Arrow Connector 2028956062" o:spid="_x0000_s1036" type="#_x0000_t32" style="position:absolute;left:7191;top:7048;width:4477;height:95;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" strokecolor="black [3213]">
                  <v:stroke endarrow="block"/>
                </v:shape>
                <v:rect id="Rectangle 263431869" o:spid="_x0000_s1037" style="position:absolute;left:8953;top:33432;width:19812;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" fillcolor="#4f81bd [3204]" strokecolor="#243f60 [1604]" strokeweight="2pt">
                  <v:textbox>
                    <w:txbxContent>
                      <w:p w14:paraId="580D1A99" w14:textId="77777777" w:rsidR="001E7533" w:rsidRPr="00283FF3" w:rsidRDefault="001E7533" w:rsidP="00A31A55">
                        <w:pPr>
                          <w:jc w:val="center"/>
                          <w:rPr>
                            <w:rFonts w:hAnsi="Cambria"/>
                            <w:color w:val="FFFFFF" w:themeColor="light1"/>
                            <w:sz w:val="18"/>
                            <w:szCs w:val="18"/>
                            <w:lang w:val="en-US"/>
                          </w:rPr>
                        </w:pPr>
                        <w:r w:rsidRPr="00283FF3">
                          <w:rPr>
                            <w:rFonts w:hAnsi="Cambria"/>
                            <w:color w:val="FFFFFF" w:themeColor="light1"/>
                            <w:sz w:val="18"/>
                            <w:szCs w:val="18"/>
                            <w:lang w:val="en-US"/>
                          </w:rPr>
                          <w:t xml:space="preserve">Sub Reseller </w:t>
                        </w:r>
                        <w:r w:rsidRPr="00283FF3">
                          <w:rPr>
                            <w:rFonts w:hAnsi="Cambria"/>
                            <w:b/>
                            <w:bCs/>
                            <w:color w:val="FFFFFF" w:themeColor="light1"/>
                            <w:sz w:val="18"/>
                            <w:szCs w:val="18"/>
                            <w:lang w:val="en-US"/>
                          </w:rPr>
                          <w:t>(Organisation)</w:t>
                        </w:r>
                      </w:p>
                    </w:txbxContent>
                  </v:textbox>
                </v:rect>
                <v:rect id="Rectangle 1882640019" o:spid="_x0000_s1038" style="position:absolute;left:19335;top:41910;width:8668;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" fillcolor="white [3201]" strokecolor="white [3212]">
                  <v:textbox>
                    <w:txbxContent>
                      <w:p w14:paraId="537E968B" w14:textId="77777777" w:rsidR="001E7533" w:rsidRDefault="001E7533" w:rsidP="00A31A55">
                        <w:pPr>
                          <w:rPr>
                            <w:lang w:val="en-US"/>
                          </w:rPr>
                        </w:pPr>
                        <w:r>
                          <w:rPr>
                            <w:lang w:val="en-US"/>
                          </w:rPr>
                          <w:t>Users</w:t>
                        </w:r>
                      </w:p>
                    </w:txbxContent>
                  </v:textbox>
                </v:rect>
                <v:rect id="Rectangle 2099409061" o:spid="_x0000_s1039" style="position:absolute;left:19335;top:47053;width:10213;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" fillcolor="white [3201]" strokecolor="white [3212]">
                  <v:textbox>
                    <w:txbxContent>
                      <w:p w14:paraId="0D42069F" w14:textId="77777777" w:rsidR="001E7533" w:rsidRDefault="001E7533" w:rsidP="00A31A55">
                        <w:pPr>
                          <w:rPr>
                            <w:lang w:val="en-US"/>
                          </w:rPr>
                        </w:pPr>
                        <w:r>
                          <w:rPr>
                            <w:lang w:val="en-US"/>
                          </w:rPr>
                          <w:t>Products</w:t>
                        </w:r>
                      </w:p>
                    </w:txbxContent>
                  </v:textbox>
                </v:rect>
                <v:rect id="Rectangle 866389097" o:spid="_x0000_s1040" style="position:absolute;left:19335;top:52959;width:165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" fillcolor="white [3201]" strokecolor="white [3212]">
                  <v:textbox>
                    <w:txbxContent>
                      <w:p w14:paraId="6A75A2CF" w14:textId="77777777" w:rsidR="001E7533" w:rsidRDefault="001E7533" w:rsidP="00A31A55">
                        <w:pPr>
                          <w:rPr>
                            <w:lang w:val="en-US"/>
                          </w:rPr>
                        </w:pPr>
                        <w:r>
                          <w:rPr>
                            <w:lang w:val="en-US"/>
                          </w:rPr>
                          <w:t>Orders / Services</w:t>
                        </w:r>
                      </w:p>
                    </w:txbxContent>
                  </v:textbox>
                </v:rect>
                <v:shape id="Straight Arrow Connector 2076214931" o:spid="_x0000_s1041" type="#_x0000_t32" style="position:absolute;left:5238;top:46291;width:16955;height:19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" strokecolor="black [3213]"/>
                <v:shape id="Straight Arrow Connector 301147782" o:spid="_x0000_s1042" type="#_x0000_t32" style="position:absolute;left:13716;top:43291;width:5524;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" strokecolor="black [3213]">
                  <v:stroke endarrow="block"/>
                </v:shape>
                <v:shape id="Straight Arrow Connector 641422282" o:spid="_x0000_s1043" type="#_x0000_t32" style="position:absolute;left:13620;top:48339;width:5525;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" strokecolor="black [3213]">
                  <v:stroke endarrow="block"/>
                </v:shape>
                <v:shape id="Straight Arrow Connector 1378646103" o:spid="_x0000_s1044" type="#_x0000_t32" style="position:absolute;left:13620;top:54816;width:5525;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" strokecolor="black [3213]">
                  <v:stroke endarrow="block"/>
                </v:shape>
                <w10:anchorlock/>
              </v:group>
            </w:pict>
          </mc:Fallback>
        </mc:AlternateContent>
      </w:r>
    </w:p>
    <w:p w14:paraId="6D4A6FFA" w14:textId="0962BFC3" w:rsidR="7A041DA3" w:rsidRDefault="7A041DA3" w:rsidP="7A041DA3">
      <w:pPr>
        <w:spacing w:after="0" w:line="300" w:lineRule="auto"/>
        <w:rPr>
          <w:rFonts w:ascii="Segoe UI" w:eastAsia="Segoe UI" w:hAnsi="Segoe UI" w:cs="Segoe UI"/>
          <w:sz w:val="21"/>
          <w:szCs w:val="21"/>
        </w:rPr>
      </w:pPr>
    </w:p>
    <w:p w14:paraId="59757ABF" w14:textId="0A69B3F1" w:rsidR="0CD27B5B" w:rsidRDefault="0CD27B5B" w:rsidP="07AEC0B6">
      <w:r>
        <w:t xml:space="preserve">Below are the epics </w:t>
      </w:r>
      <w:r w:rsidR="0956DB41">
        <w:t>that covers the access and onboarding</w:t>
      </w:r>
      <w:r w:rsidR="5A6E4EF5">
        <w:t>. Click the link to view the use cases in detail.</w:t>
      </w:r>
    </w:p>
    <w:p w14:paraId="37AB0A3D" w14:textId="360BD616" w:rsidR="372E0C6D" w:rsidRDefault="6C829476" w:rsidP="07AEC0B6">
      <w:pPr>
        <w:pStyle w:val="ListParagraph"/>
        <w:numPr>
          <w:ilvl w:val="0"/>
          <w:numId w:val="74"/>
        </w:numPr>
      </w:pPr>
      <w:hyperlink w:anchor="_Table_-_Customer" w:history="1">
        <w:r w:rsidRPr="07AEC0B6">
          <w:rPr>
            <w:rStyle w:val="Hyperlink"/>
          </w:rPr>
          <w:t>Customer Establish</w:t>
        </w:r>
        <w:r w:rsidR="3226A830" w:rsidRPr="07AEC0B6">
          <w:rPr>
            <w:rStyle w:val="Hyperlink"/>
          </w:rPr>
          <w:t>ment</w:t>
        </w:r>
      </w:hyperlink>
    </w:p>
    <w:p w14:paraId="5E3A731E" w14:textId="48FD95F6" w:rsidR="3750C579" w:rsidRDefault="20B86153" w:rsidP="07AEC0B6">
      <w:pPr>
        <w:pStyle w:val="ListParagraph"/>
        <w:numPr>
          <w:ilvl w:val="0"/>
          <w:numId w:val="74"/>
        </w:numPr>
      </w:pPr>
      <w:hyperlink w:anchor="_Sub_–_Reseller" w:history="1">
        <w:r w:rsidRPr="07AEC0B6">
          <w:rPr>
            <w:rStyle w:val="Hyperlink"/>
          </w:rPr>
          <w:t>Sub – Reseller Establishment</w:t>
        </w:r>
      </w:hyperlink>
      <w:r>
        <w:t xml:space="preserve"> </w:t>
      </w:r>
    </w:p>
    <w:p w14:paraId="5F20373A" w14:textId="48E13650" w:rsidR="3750C579" w:rsidRDefault="31490B3E" w:rsidP="07AEC0B6">
      <w:pPr>
        <w:pStyle w:val="ListParagraph"/>
        <w:numPr>
          <w:ilvl w:val="0"/>
          <w:numId w:val="74"/>
        </w:numPr>
      </w:pPr>
      <w:hyperlink w:anchor="_Table_-_Organisation" w:history="1">
        <w:r w:rsidRPr="07AEC0B6">
          <w:rPr>
            <w:rStyle w:val="Hyperlink"/>
          </w:rPr>
          <w:t>Organisation Hierarchy</w:t>
        </w:r>
      </w:hyperlink>
    </w:p>
    <w:p w14:paraId="73888B83" w14:textId="118F53B8" w:rsidR="3206AED4" w:rsidRDefault="742670EB" w:rsidP="07AEC0B6">
      <w:pPr>
        <w:pStyle w:val="ListParagraph"/>
        <w:numPr>
          <w:ilvl w:val="0"/>
          <w:numId w:val="74"/>
        </w:numPr>
      </w:pPr>
      <w:hyperlink w:anchor="_User_Onboarding_(Self-Serve)" w:history="1">
        <w:r w:rsidRPr="07AEC0B6">
          <w:rPr>
            <w:rStyle w:val="Hyperlink"/>
          </w:rPr>
          <w:t>User Onboarding</w:t>
        </w:r>
        <w:r w:rsidR="1AEE282A" w:rsidRPr="07AEC0B6">
          <w:rPr>
            <w:rStyle w:val="Hyperlink"/>
          </w:rPr>
          <w:t xml:space="preserve"> (Self</w:t>
        </w:r>
        <w:r w:rsidR="3D73A6AE" w:rsidRPr="07AEC0B6">
          <w:rPr>
            <w:rStyle w:val="Hyperlink"/>
          </w:rPr>
          <w:t>-</w:t>
        </w:r>
        <w:r w:rsidR="1AEE282A" w:rsidRPr="07AEC0B6">
          <w:rPr>
            <w:rStyle w:val="Hyperlink"/>
          </w:rPr>
          <w:t>Serve)</w:t>
        </w:r>
      </w:hyperlink>
    </w:p>
    <w:p w14:paraId="5682CF3D" w14:textId="5AD9787E" w:rsidR="7FE14B47" w:rsidRDefault="496CBEA1" w:rsidP="07AEC0B6">
      <w:pPr>
        <w:pStyle w:val="ListParagraph"/>
        <w:numPr>
          <w:ilvl w:val="0"/>
          <w:numId w:val="74"/>
        </w:numPr>
      </w:pPr>
      <w:hyperlink w:anchor="Bookmark5" w:history="1">
        <w:r w:rsidRPr="2920F8D0">
          <w:rPr>
            <w:rStyle w:val="Hyperlink"/>
          </w:rPr>
          <w:t>Product Onboarding</w:t>
        </w:r>
      </w:hyperlink>
      <w:r w:rsidR="10D54188">
        <w:t xml:space="preserve"> </w:t>
      </w:r>
      <w:r w:rsidR="34AE8CF2">
        <w:t xml:space="preserve"> enablement</w:t>
      </w:r>
    </w:p>
    <w:p w14:paraId="1995EBB6" w14:textId="29381CD9" w:rsidR="75E205CD" w:rsidRDefault="485C1AB1" w:rsidP="07AEC0B6">
      <w:pPr>
        <w:pStyle w:val="ListParagraph"/>
        <w:numPr>
          <w:ilvl w:val="0"/>
          <w:numId w:val="74"/>
        </w:numPr>
        <w:rPr>
          <w:rFonts w:asciiTheme="majorHAnsi" w:eastAsiaTheme="majorEastAsia" w:hAnsiTheme="majorHAnsi" w:cstheme="majorBidi"/>
          <w:b/>
          <w:bCs/>
          <w:color w:val="4F81BD" w:themeColor="accent1"/>
        </w:rPr>
      </w:pPr>
      <w:hyperlink w:anchor="Bookmark6" w:history="1">
        <w:r w:rsidRPr="07AEC0B6">
          <w:rPr>
            <w:rStyle w:val="Hyperlink"/>
          </w:rPr>
          <w:t xml:space="preserve">BT Internal </w:t>
        </w:r>
        <w:r w:rsidR="23500DF8" w:rsidRPr="07AEC0B6">
          <w:rPr>
            <w:rStyle w:val="Hyperlink"/>
          </w:rPr>
          <w:t>Users</w:t>
        </w:r>
      </w:hyperlink>
    </w:p>
    <w:p w14:paraId="7BEC1537" w14:textId="67CC2D54" w:rsidR="3206AED4" w:rsidRDefault="78D1773E" w:rsidP="3775A47F">
      <w:pPr>
        <w:pStyle w:val="Heading2"/>
        <w:spacing w:line="300" w:lineRule="auto"/>
      </w:pPr>
      <w:bookmarkStart w:id="576" w:name="_Toc232667919"/>
      <w:commentRangeStart w:id="577"/>
      <w:commentRangeStart w:id="578"/>
      <w:commentRangeStart w:id="579"/>
      <w:r>
        <w:t>Identity, Authentication RBAC</w:t>
      </w:r>
      <w:r w:rsidR="662FD1B9">
        <w:t xml:space="preserve"> and Role Management</w:t>
      </w:r>
      <w:bookmarkEnd w:id="576"/>
    </w:p>
    <w:p w14:paraId="11F2169C" w14:textId="2243C098" w:rsidR="197B3377" w:rsidRDefault="197B3377" w:rsidP="2FED80A9">
      <w:pPr>
        <w:spacing w:before="210" w:after="210" w:line="300" w:lineRule="auto"/>
        <w:rPr>
          <w:rFonts w:ascii="Segoe UI" w:eastAsia="Segoe UI" w:hAnsi="Segoe UI" w:cs="Segoe UI"/>
          <w:sz w:val="21"/>
          <w:szCs w:val="21"/>
        </w:rPr>
      </w:pPr>
      <w:r w:rsidRPr="3206AED4">
        <w:rPr>
          <w:rFonts w:ascii="Segoe UI" w:eastAsia="Segoe UI" w:hAnsi="Segoe UI" w:cs="Segoe UI"/>
          <w:sz w:val="21"/>
          <w:szCs w:val="21"/>
        </w:rPr>
        <w:t xml:space="preserve">This capability provides </w:t>
      </w:r>
      <w:r w:rsidRPr="3206AED4">
        <w:rPr>
          <w:rFonts w:ascii="Segoe UI" w:eastAsia="Segoe UI" w:hAnsi="Segoe UI" w:cs="Segoe UI"/>
          <w:b/>
          <w:bCs/>
          <w:sz w:val="21"/>
          <w:szCs w:val="21"/>
        </w:rPr>
        <w:t>secure authentication and controlled access management</w:t>
      </w:r>
      <w:r w:rsidRPr="3206AED4">
        <w:rPr>
          <w:rFonts w:ascii="Segoe UI" w:eastAsia="Segoe UI" w:hAnsi="Segoe UI" w:cs="Segoe UI"/>
          <w:sz w:val="21"/>
          <w:szCs w:val="21"/>
        </w:rPr>
        <w:t xml:space="preserve"> across portals, APIs, and assisted journeys. It ensures users can authenticate once using Single Sign</w:t>
      </w:r>
      <w:r>
        <w:noBreakHyphen/>
      </w:r>
      <w:r w:rsidRPr="3206AED4">
        <w:rPr>
          <w:rFonts w:ascii="Segoe UI" w:eastAsia="Segoe UI" w:hAnsi="Segoe UI" w:cs="Segoe UI"/>
          <w:sz w:val="21"/>
          <w:szCs w:val="21"/>
        </w:rPr>
        <w:t xml:space="preserve">On (SSO), and that access to journeys, actions, screens, and content is enforced consistently through </w:t>
      </w:r>
      <w:r w:rsidRPr="3206AED4">
        <w:rPr>
          <w:rFonts w:ascii="Segoe UI" w:eastAsia="Segoe UI" w:hAnsi="Segoe UI" w:cs="Segoe UI"/>
          <w:b/>
          <w:bCs/>
          <w:sz w:val="21"/>
          <w:szCs w:val="21"/>
        </w:rPr>
        <w:t>role</w:t>
      </w:r>
      <w:r>
        <w:noBreakHyphen/>
      </w:r>
      <w:r w:rsidRPr="3206AED4">
        <w:rPr>
          <w:rFonts w:ascii="Segoe UI" w:eastAsia="Segoe UI" w:hAnsi="Segoe UI" w:cs="Segoe UI"/>
          <w:b/>
          <w:bCs/>
          <w:sz w:val="21"/>
          <w:szCs w:val="21"/>
        </w:rPr>
        <w:t>based access control (RBAC)</w:t>
      </w:r>
      <w:r w:rsidRPr="3206AED4">
        <w:rPr>
          <w:rFonts w:ascii="Segoe UI" w:eastAsia="Segoe UI" w:hAnsi="Segoe UI" w:cs="Segoe UI"/>
          <w:sz w:val="21"/>
          <w:szCs w:val="21"/>
        </w:rPr>
        <w:t xml:space="preserve"> using configurable </w:t>
      </w:r>
      <w:r w:rsidRPr="3206AED4">
        <w:rPr>
          <w:rFonts w:ascii="Segoe UI" w:eastAsia="Segoe UI" w:hAnsi="Segoe UI" w:cs="Segoe UI"/>
          <w:b/>
          <w:bCs/>
          <w:sz w:val="21"/>
          <w:szCs w:val="21"/>
        </w:rPr>
        <w:t>roles and permission sets</w:t>
      </w:r>
      <w:r w:rsidRPr="3206AED4">
        <w:rPr>
          <w:rFonts w:ascii="Segoe UI" w:eastAsia="Segoe UI" w:hAnsi="Segoe UI" w:cs="Segoe UI"/>
          <w:sz w:val="21"/>
          <w:szCs w:val="21"/>
        </w:rPr>
        <w:t>.</w:t>
      </w:r>
    </w:p>
    <w:p w14:paraId="365704DA" w14:textId="45F49808" w:rsidR="197B3377" w:rsidRDefault="197B3377" w:rsidP="2920F8D0">
      <w:pPr>
        <w:spacing w:before="210" w:after="210" w:line="300" w:lineRule="auto"/>
        <w:rPr>
          <w:rFonts w:ascii="Segoe UI" w:eastAsia="Segoe UI" w:hAnsi="Segoe UI" w:cs="Segoe UI"/>
          <w:color w:val="FF0000"/>
          <w:sz w:val="21"/>
          <w:szCs w:val="21"/>
        </w:rPr>
      </w:pPr>
      <w:r w:rsidRPr="2920F8D0">
        <w:rPr>
          <w:rFonts w:ascii="Segoe UI" w:eastAsia="Segoe UI" w:hAnsi="Segoe UI" w:cs="Segoe UI"/>
          <w:sz w:val="21"/>
          <w:szCs w:val="21"/>
        </w:rPr>
        <w:t xml:space="preserve">The capability supports </w:t>
      </w:r>
      <w:r w:rsidRPr="2920F8D0">
        <w:rPr>
          <w:rFonts w:ascii="Segoe UI" w:eastAsia="Segoe UI" w:hAnsi="Segoe UI" w:cs="Segoe UI"/>
          <w:b/>
          <w:bCs/>
          <w:sz w:val="21"/>
          <w:szCs w:val="21"/>
        </w:rPr>
        <w:t>ongoing governance of access</w:t>
      </w:r>
      <w:r w:rsidRPr="2920F8D0">
        <w:rPr>
          <w:rFonts w:ascii="Segoe UI" w:eastAsia="Segoe UI" w:hAnsi="Segoe UI" w:cs="Segoe UI"/>
          <w:sz w:val="21"/>
          <w:szCs w:val="21"/>
        </w:rPr>
        <w:t xml:space="preserve"> beyond initial onboarding, allowing authorised administrators to define, assign, and evolve roles and permissions without redeployment, while maintaining auditability and organisational controls.</w:t>
      </w:r>
      <w:r w:rsidR="349C2662" w:rsidRPr="2920F8D0">
        <w:rPr>
          <w:rFonts w:ascii="Segoe UI" w:eastAsia="Segoe UI" w:hAnsi="Segoe UI" w:cs="Segoe UI"/>
          <w:sz w:val="21"/>
          <w:szCs w:val="21"/>
        </w:rPr>
        <w:t xml:space="preserve"> </w:t>
      </w:r>
      <w:r w:rsidR="349C2662" w:rsidRPr="2920F8D0">
        <w:rPr>
          <w:rFonts w:ascii="Segoe UI" w:eastAsia="Segoe UI" w:hAnsi="Segoe UI" w:cs="Segoe UI"/>
          <w:color w:val="FF0000"/>
          <w:sz w:val="21"/>
          <w:szCs w:val="21"/>
        </w:rPr>
        <w:t>Wholesale identity is NOT finalised - This impacts access, integrations, and user experience across everything.</w:t>
      </w:r>
      <w:r w:rsidR="3EE4A392" w:rsidRPr="2920F8D0">
        <w:rPr>
          <w:rFonts w:ascii="Segoe UI" w:eastAsia="Segoe UI" w:hAnsi="Segoe UI" w:cs="Segoe UI"/>
          <w:color w:val="FF0000"/>
          <w:sz w:val="21"/>
          <w:szCs w:val="21"/>
        </w:rPr>
        <w:t xml:space="preserve"> (MFA and wholesale identity strategy)</w:t>
      </w:r>
      <w:commentRangeEnd w:id="577"/>
      <w:r w:rsidR="00CB6A2E">
        <w:rPr>
          <w:rStyle w:val="CommentReference"/>
          <w:rFonts w:ascii="Segoe UI" w:eastAsia="Segoe UI" w:hAnsi="Segoe UI" w:cs="Segoe UI"/>
          <w:color w:val="FF0000"/>
          <w:sz w:val="21"/>
          <w:szCs w:val="21"/>
        </w:rPr>
        <w:commentReference w:id="577"/>
      </w:r>
      <w:commentRangeEnd w:id="578"/>
      <w:r w:rsidR="00603D07">
        <w:rPr>
          <w:rStyle w:val="CommentReference"/>
          <w:rFonts w:ascii="Segoe UI" w:eastAsia="Segoe UI" w:hAnsi="Segoe UI" w:cs="Segoe UI"/>
          <w:color w:val="FF0000"/>
          <w:sz w:val="21"/>
          <w:szCs w:val="21"/>
        </w:rPr>
        <w:commentReference w:id="578"/>
      </w:r>
      <w:commentRangeEnd w:id="579"/>
      <w:r w:rsidR="00FE2B1D">
        <w:rPr>
          <w:rStyle w:val="CommentReference"/>
          <w:rFonts w:ascii="Segoe UI" w:eastAsia="Segoe UI" w:hAnsi="Segoe UI" w:cs="Segoe UI"/>
          <w:color w:val="FF0000"/>
          <w:sz w:val="21"/>
          <w:szCs w:val="21"/>
        </w:rPr>
        <w:commentReference w:id="579"/>
      </w:r>
    </w:p>
    <w:p w14:paraId="630D1D48" w14:textId="1F14F9D9" w:rsidR="197B3377" w:rsidRDefault="197B3377" w:rsidP="2920F8D0">
      <w:pPr>
        <w:spacing w:before="210" w:after="210" w:line="300" w:lineRule="auto"/>
        <w:rPr>
          <w:rFonts w:ascii="Segoe UI" w:eastAsia="Segoe UI" w:hAnsi="Segoe UI" w:cs="Segoe UI"/>
          <w:sz w:val="21"/>
          <w:szCs w:val="21"/>
        </w:rPr>
      </w:pPr>
    </w:p>
    <w:p w14:paraId="23950932" w14:textId="0D87C33A" w:rsidR="197B3377" w:rsidRDefault="197B3377" w:rsidP="2920F8D0">
      <w:pPr>
        <w:spacing w:before="210" w:after="210" w:line="300" w:lineRule="auto"/>
        <w:rPr>
          <w:rFonts w:ascii="Segoe UI" w:eastAsia="Segoe UI" w:hAnsi="Segoe UI" w:cs="Segoe UI"/>
          <w:sz w:val="21"/>
          <w:szCs w:val="21"/>
        </w:rPr>
      </w:pPr>
    </w:p>
    <w:p w14:paraId="02759FD3" w14:textId="58229CA4" w:rsidR="116E93BB" w:rsidRDefault="116E93BB" w:rsidP="07AEC0B6">
      <w:r>
        <w:t>Below are the epics that covers the identity, authentication, RBAC and role management. Click the link to view the use cases in detail.</w:t>
      </w:r>
    </w:p>
    <w:p w14:paraId="5890E069" w14:textId="49D53F59" w:rsidR="6538BC10" w:rsidRDefault="3DE433D7" w:rsidP="07AEC0B6">
      <w:pPr>
        <w:pStyle w:val="ListParagraph"/>
        <w:numPr>
          <w:ilvl w:val="0"/>
          <w:numId w:val="73"/>
        </w:numPr>
      </w:pPr>
      <w:hyperlink w:anchor="_Identity_&amp;_Authentication" w:history="1">
        <w:r w:rsidRPr="07AEC0B6">
          <w:rPr>
            <w:rStyle w:val="Hyperlink"/>
          </w:rPr>
          <w:t>Identity &amp; Authentication</w:t>
        </w:r>
      </w:hyperlink>
    </w:p>
    <w:p w14:paraId="299FF607" w14:textId="3BDD18E8" w:rsidR="6538BC10" w:rsidRDefault="69EAFEC2" w:rsidP="07AEC0B6">
      <w:pPr>
        <w:pStyle w:val="ListParagraph"/>
        <w:numPr>
          <w:ilvl w:val="0"/>
          <w:numId w:val="73"/>
        </w:numPr>
      </w:pPr>
      <w:hyperlink w:anchor="_Permission_Set_Management" w:history="1">
        <w:r w:rsidRPr="07AEC0B6">
          <w:rPr>
            <w:rStyle w:val="Hyperlink"/>
          </w:rPr>
          <w:t>Permission Set Management</w:t>
        </w:r>
      </w:hyperlink>
    </w:p>
    <w:p w14:paraId="51CBA717" w14:textId="2E0BDC10" w:rsidR="00322B07" w:rsidRDefault="2D54E450" w:rsidP="07AEC0B6">
      <w:pPr>
        <w:pStyle w:val="ListParagraph"/>
        <w:numPr>
          <w:ilvl w:val="0"/>
          <w:numId w:val="73"/>
        </w:numPr>
        <w:spacing w:before="210" w:after="210" w:line="300" w:lineRule="auto"/>
      </w:pPr>
      <w:hyperlink w:anchor="_Role_Definition_and" w:history="1">
        <w:r w:rsidRPr="07AEC0B6">
          <w:rPr>
            <w:rStyle w:val="Hyperlink"/>
          </w:rPr>
          <w:t>Role Definition and Assignment</w:t>
        </w:r>
      </w:hyperlink>
    </w:p>
    <w:p w14:paraId="3E6995DB" w14:textId="37C20CA9" w:rsidR="003A726E" w:rsidRDefault="0EF5E572" w:rsidP="036785DE">
      <w:pPr>
        <w:pStyle w:val="ListParagraph"/>
        <w:numPr>
          <w:ilvl w:val="0"/>
          <w:numId w:val="73"/>
        </w:numPr>
        <w:spacing w:before="210" w:after="210" w:line="300" w:lineRule="auto"/>
      </w:pPr>
      <w:hyperlink w:anchor="_RBAC_Enforcement" w:history="1">
        <w:r w:rsidRPr="036785DE">
          <w:rPr>
            <w:rStyle w:val="Hyperlink"/>
          </w:rPr>
          <w:t>RBAC Enforcement</w:t>
        </w:r>
      </w:hyperlink>
    </w:p>
    <w:p w14:paraId="239B2923" w14:textId="77777777" w:rsidR="00E61733" w:rsidRDefault="07C0CCEB" w:rsidP="00B46D17">
      <w:pPr>
        <w:pStyle w:val="Heading2"/>
      </w:pPr>
      <w:bookmarkStart w:id="580" w:name="_Toc232667920"/>
      <w:r>
        <w:t>Support &amp; Knowledge Management</w:t>
      </w:r>
      <w:bookmarkEnd w:id="580"/>
    </w:p>
    <w:p w14:paraId="74904626" w14:textId="1EE633DE" w:rsidR="00E61733" w:rsidRDefault="2031F7E7" w:rsidP="41F136E7">
      <w:pPr>
        <w:spacing w:after="0" w:line="300" w:lineRule="auto"/>
      </w:pPr>
      <w:r w:rsidRPr="036785DE">
        <w:rPr>
          <w:rFonts w:ascii="Segoe UI" w:eastAsia="Segoe UI" w:hAnsi="Segoe UI" w:cs="Segoe UI"/>
          <w:sz w:val="21"/>
          <w:szCs w:val="21"/>
        </w:rPr>
        <w:t>Support &amp; Knowledge Management enables wholesale customers to self</w:t>
      </w:r>
      <w:r w:rsidR="3A9E3257">
        <w:noBreakHyphen/>
      </w:r>
      <w:r w:rsidRPr="036785DE">
        <w:rPr>
          <w:rFonts w:ascii="Segoe UI" w:eastAsia="Segoe UI" w:hAnsi="Segoe UI" w:cs="Segoe UI"/>
          <w:sz w:val="21"/>
          <w:szCs w:val="21"/>
        </w:rPr>
        <w:t>serve common questions and issues during in</w:t>
      </w:r>
      <w:r w:rsidR="3A9E3257">
        <w:noBreakHyphen/>
      </w:r>
      <w:r w:rsidRPr="036785DE">
        <w:rPr>
          <w:rFonts w:ascii="Segoe UI" w:eastAsia="Segoe UI" w:hAnsi="Segoe UI" w:cs="Segoe UI"/>
          <w:sz w:val="21"/>
          <w:szCs w:val="21"/>
        </w:rPr>
        <w:t>life and assurance phases by providing trusted, approved knowledge content, intelligent search, and lightweight guided assistance. The capability focuses on reducing avoidable support contact while ensuring clear escalation paths when self</w:t>
      </w:r>
      <w:r w:rsidR="3A9E3257">
        <w:noBreakHyphen/>
      </w:r>
      <w:r w:rsidRPr="036785DE">
        <w:rPr>
          <w:rFonts w:ascii="Segoe UI" w:eastAsia="Segoe UI" w:hAnsi="Segoe UI" w:cs="Segoe UI"/>
          <w:sz w:val="21"/>
          <w:szCs w:val="21"/>
        </w:rPr>
        <w:t>service is insufficient.</w:t>
      </w:r>
      <w:r w:rsidRPr="036785DE">
        <w:rPr>
          <w:rFonts w:ascii="Aptos" w:eastAsia="Aptos" w:hAnsi="Aptos" w:cs="Aptos"/>
          <w:sz w:val="24"/>
          <w:szCs w:val="24"/>
        </w:rPr>
        <w:t xml:space="preserve"> </w:t>
      </w:r>
    </w:p>
    <w:p w14:paraId="14B70FDA" w14:textId="0008777B" w:rsidR="00E61733" w:rsidRDefault="00E61733" w:rsidP="72346B98">
      <w:pPr>
        <w:spacing w:after="160"/>
      </w:pPr>
    </w:p>
    <w:p w14:paraId="76A6F1C5" w14:textId="5038B6E9" w:rsidR="00E61733" w:rsidRDefault="50B7C941" w:rsidP="72346B98">
      <w:pPr>
        <w:spacing w:after="160"/>
      </w:pPr>
      <w:r>
        <w:t>Below are the epics that covers the support and knowledge management. Click the link to view the use cases in detail.</w:t>
      </w:r>
    </w:p>
    <w:p w14:paraId="2D3BB3EE" w14:textId="0588764E" w:rsidR="00E61733" w:rsidRDefault="255BF9C0" w:rsidP="036785DE">
      <w:pPr>
        <w:pStyle w:val="ListParagraph"/>
        <w:numPr>
          <w:ilvl w:val="0"/>
          <w:numId w:val="73"/>
        </w:numPr>
        <w:rPr>
          <w:rFonts w:asciiTheme="minorHAnsi" w:hAnsiTheme="minorHAnsi"/>
          <w:color w:val="0000FF"/>
          <w:u w:val="single"/>
        </w:rPr>
      </w:pPr>
      <w:hyperlink w:anchor="Bookmark11" w:history="1">
        <w:r w:rsidRPr="117BB036">
          <w:rPr>
            <w:rStyle w:val="Hyperlink"/>
          </w:rPr>
          <w:t xml:space="preserve">Knowledge Articles &amp; </w:t>
        </w:r>
        <w:r w:rsidR="093D165A" w:rsidRPr="117BB036">
          <w:rPr>
            <w:rStyle w:val="Hyperlink"/>
          </w:rPr>
          <w:t>FAQs</w:t>
        </w:r>
      </w:hyperlink>
    </w:p>
    <w:p w14:paraId="5B27DBC3" w14:textId="5A58D1AE" w:rsidR="4E16A12A" w:rsidRDefault="24222107" w:rsidP="036785DE">
      <w:pPr>
        <w:pStyle w:val="ListParagraph"/>
        <w:numPr>
          <w:ilvl w:val="0"/>
          <w:numId w:val="73"/>
        </w:numPr>
        <w:rPr>
          <w:rFonts w:asciiTheme="minorHAnsi" w:hAnsiTheme="minorHAnsi"/>
          <w:color w:val="0000FF"/>
          <w:u w:val="single"/>
        </w:rPr>
      </w:pPr>
      <w:r w:rsidRPr="036785DE">
        <w:rPr>
          <w:rFonts w:asciiTheme="minorHAnsi" w:hAnsiTheme="minorHAnsi"/>
          <w:color w:val="0000FF"/>
          <w:u w:val="single"/>
        </w:rPr>
        <w:t>Con</w:t>
      </w:r>
      <w:hyperlink w:anchor="Bookmark12" w:history="1">
        <w:r w:rsidRPr="036785DE">
          <w:rPr>
            <w:rStyle w:val="Hyperlink"/>
          </w:rPr>
          <w:t>tent Authoring &amp; Governance</w:t>
        </w:r>
      </w:hyperlink>
    </w:p>
    <w:p w14:paraId="759C12F9" w14:textId="4F369447" w:rsidR="79661A6D" w:rsidRDefault="20973F28" w:rsidP="036785DE">
      <w:pPr>
        <w:pStyle w:val="ListParagraph"/>
        <w:numPr>
          <w:ilvl w:val="0"/>
          <w:numId w:val="73"/>
        </w:numPr>
        <w:rPr>
          <w:rFonts w:asciiTheme="minorHAnsi" w:hAnsiTheme="minorHAnsi"/>
          <w:color w:val="0000FF"/>
          <w:u w:val="single"/>
        </w:rPr>
      </w:pPr>
      <w:r w:rsidRPr="036785DE">
        <w:rPr>
          <w:rFonts w:asciiTheme="minorHAnsi" w:hAnsiTheme="minorHAnsi"/>
          <w:color w:val="0000FF"/>
          <w:u w:val="single"/>
        </w:rPr>
        <w:t>C</w:t>
      </w:r>
      <w:hyperlink w:anchor="Bookmark13" w:history="1">
        <w:r w:rsidRPr="036785DE">
          <w:rPr>
            <w:rStyle w:val="Hyperlink"/>
          </w:rPr>
          <w:t>ontent Repository (Product Handbooks</w:t>
        </w:r>
      </w:hyperlink>
    </w:p>
    <w:p w14:paraId="6C3D27F5" w14:textId="76868878" w:rsidR="00E61733" w:rsidRDefault="753609C6" w:rsidP="036785DE">
      <w:pPr>
        <w:pStyle w:val="ListParagraph"/>
        <w:numPr>
          <w:ilvl w:val="0"/>
          <w:numId w:val="73"/>
        </w:numPr>
        <w:rPr>
          <w:rFonts w:asciiTheme="minorHAnsi" w:hAnsiTheme="minorHAnsi"/>
          <w:color w:val="0000FF"/>
          <w:u w:val="single"/>
        </w:rPr>
      </w:pPr>
      <w:hyperlink w:anchor="_Lightweight_Guided_Assistance" w:history="1">
        <w:r w:rsidRPr="117BB036">
          <w:rPr>
            <w:rStyle w:val="Hyperlink"/>
          </w:rPr>
          <w:t xml:space="preserve">Lightweight Guided Assistance (Chatbot – MVP) </w:t>
        </w:r>
      </w:hyperlink>
    </w:p>
    <w:p w14:paraId="11BABD7A" w14:textId="306FA130" w:rsidR="00E61733" w:rsidRDefault="47F320BE" w:rsidP="036785DE">
      <w:pPr>
        <w:pStyle w:val="ListParagraph"/>
        <w:numPr>
          <w:ilvl w:val="0"/>
          <w:numId w:val="73"/>
        </w:numPr>
        <w:rPr>
          <w:rFonts w:ascii="Segoe UI" w:eastAsia="Segoe UI" w:hAnsi="Segoe UI" w:cs="Segoe UI"/>
          <w:b/>
          <w:bCs/>
          <w:sz w:val="21"/>
          <w:szCs w:val="21"/>
        </w:rPr>
      </w:pPr>
      <w:hyperlink w:anchor="_Content_Reuse_&amp;" w:history="1">
        <w:r w:rsidRPr="2920F8D0">
          <w:rPr>
            <w:rStyle w:val="Hyperlink"/>
          </w:rPr>
          <w:t xml:space="preserve">Content Reuse &amp; </w:t>
        </w:r>
        <w:r w:rsidR="3710E04E" w:rsidRPr="2920F8D0">
          <w:rPr>
            <w:rStyle w:val="Hyperlink"/>
          </w:rPr>
          <w:t>Consistency</w:t>
        </w:r>
      </w:hyperlink>
      <w:r w:rsidR="3710E04E">
        <w:tab/>
      </w:r>
    </w:p>
    <w:p w14:paraId="41BB3E7A" w14:textId="77777777" w:rsidR="005758AA" w:rsidRDefault="67D172B3" w:rsidP="00B46D17">
      <w:pPr>
        <w:pStyle w:val="Heading2"/>
      </w:pPr>
      <w:bookmarkStart w:id="581" w:name="_Toc232667921"/>
      <w:r>
        <w:t>Communication, Updates &amp; Customer Awareness</w:t>
      </w:r>
      <w:bookmarkEnd w:id="581"/>
    </w:p>
    <w:p w14:paraId="4758A503" w14:textId="5280B571" w:rsidR="005758AA" w:rsidRDefault="64604538" w:rsidP="005758AA">
      <w:pPr>
        <w:spacing w:after="160"/>
      </w:pPr>
      <w:r w:rsidRPr="036785DE">
        <w:rPr>
          <w:rFonts w:ascii="Aptos" w:eastAsia="Aptos" w:hAnsi="Aptos" w:cs="Aptos"/>
          <w:sz w:val="24"/>
          <w:szCs w:val="24"/>
        </w:rPr>
        <w:t>This capability ensures customers and partners are kept informed of changes, updates, and planned activity that may impact their services or journeys. It supports proactive communication, transparency, and trust by providing timely updates on roadmap changes, service communications, and important announcements through the portal.</w:t>
      </w:r>
    </w:p>
    <w:p w14:paraId="06EA2108" w14:textId="2BE25545" w:rsidR="5F5123AC" w:rsidRDefault="5F5123AC">
      <w:r>
        <w:t>Below are the epics that covers the Communication, Updates &amp; Customer Awareness. Click the link to view the use cases in detail.</w:t>
      </w:r>
    </w:p>
    <w:p w14:paraId="7993058E" w14:textId="7081EA2B" w:rsidR="43AB90BD" w:rsidRDefault="53318510" w:rsidP="036785DE">
      <w:pPr>
        <w:pStyle w:val="ListParagraph"/>
        <w:numPr>
          <w:ilvl w:val="0"/>
          <w:numId w:val="73"/>
        </w:numPr>
        <w:rPr>
          <w:rFonts w:asciiTheme="minorHAnsi" w:hAnsiTheme="minorHAnsi"/>
          <w:color w:val="0000FF"/>
          <w:u w:val="single"/>
        </w:rPr>
      </w:pPr>
      <w:hyperlink w:anchor="_Create_and_Publish" w:history="1">
        <w:r w:rsidRPr="117BB036">
          <w:rPr>
            <w:rStyle w:val="Hyperlink"/>
          </w:rPr>
          <w:t>Create and Publish Briefings</w:t>
        </w:r>
      </w:hyperlink>
    </w:p>
    <w:p w14:paraId="30BC35FF" w14:textId="185C852B" w:rsidR="00490BF2" w:rsidRPr="00490BF2" w:rsidRDefault="4F43C470" w:rsidP="036785DE">
      <w:pPr>
        <w:pStyle w:val="ListParagraph"/>
        <w:numPr>
          <w:ilvl w:val="0"/>
          <w:numId w:val="73"/>
        </w:numPr>
        <w:rPr>
          <w:rFonts w:asciiTheme="minorHAnsi" w:hAnsiTheme="minorHAnsi"/>
          <w:color w:val="0000FF"/>
          <w:u w:val="single"/>
        </w:rPr>
      </w:pPr>
      <w:hyperlink w:anchor="_Briefing_Visibility_&amp;" w:history="1">
        <w:r w:rsidRPr="117BB036">
          <w:rPr>
            <w:rStyle w:val="Hyperlink"/>
          </w:rPr>
          <w:t xml:space="preserve">Briefing Visibility &amp; </w:t>
        </w:r>
        <w:r w:rsidR="4F745C36" w:rsidRPr="117BB036">
          <w:rPr>
            <w:rStyle w:val="Hyperlink"/>
          </w:rPr>
          <w:t>Discovery</w:t>
        </w:r>
      </w:hyperlink>
    </w:p>
    <w:p w14:paraId="64FEA9FB" w14:textId="05A21E24" w:rsidR="00490BF2" w:rsidRPr="00490BF2" w:rsidRDefault="138F9D9A" w:rsidP="036785DE">
      <w:pPr>
        <w:pStyle w:val="ListParagraph"/>
        <w:numPr>
          <w:ilvl w:val="0"/>
          <w:numId w:val="73"/>
        </w:numPr>
        <w:rPr>
          <w:rFonts w:asciiTheme="minorHAnsi" w:hAnsiTheme="minorHAnsi"/>
          <w:color w:val="0000FF"/>
          <w:u w:val="single"/>
        </w:rPr>
      </w:pPr>
      <w:hyperlink w:anchor="_Customer_Subscriptions_&amp;" w:history="1">
        <w:r w:rsidRPr="117BB036">
          <w:rPr>
            <w:rStyle w:val="Hyperlink"/>
          </w:rPr>
          <w:t xml:space="preserve">Customer Subscriptions &amp; </w:t>
        </w:r>
        <w:r w:rsidR="37B16338" w:rsidRPr="117BB036">
          <w:rPr>
            <w:rStyle w:val="Hyperlink"/>
          </w:rPr>
          <w:t>Notifications</w:t>
        </w:r>
      </w:hyperlink>
    </w:p>
    <w:p w14:paraId="3FE78AC6" w14:textId="711D267B" w:rsidR="00490BF2" w:rsidRPr="00490BF2" w:rsidRDefault="3B3BFFBA" w:rsidP="036785DE">
      <w:pPr>
        <w:pStyle w:val="ListParagraph"/>
        <w:numPr>
          <w:ilvl w:val="0"/>
          <w:numId w:val="73"/>
        </w:numPr>
        <w:rPr>
          <w:rFonts w:asciiTheme="minorHAnsi" w:hAnsiTheme="minorHAnsi"/>
          <w:color w:val="0000FF"/>
          <w:u w:val="single"/>
        </w:rPr>
      </w:pPr>
      <w:hyperlink w:anchor="_Briefing_&amp;_Tag" w:history="1">
        <w:r w:rsidRPr="117BB036">
          <w:rPr>
            <w:rStyle w:val="Hyperlink"/>
          </w:rPr>
          <w:t xml:space="preserve">Briefing &amp; Tag </w:t>
        </w:r>
        <w:r w:rsidR="43532324" w:rsidRPr="117BB036">
          <w:rPr>
            <w:rStyle w:val="Hyperlink"/>
          </w:rPr>
          <w:t>Management</w:t>
        </w:r>
      </w:hyperlink>
    </w:p>
    <w:p w14:paraId="495895AD" w14:textId="4B813D77" w:rsidR="00490BF2" w:rsidRPr="00490BF2" w:rsidRDefault="00490BF2" w:rsidP="0F6B1A27">
      <w:pPr>
        <w:spacing w:after="0" w:line="300" w:lineRule="auto"/>
        <w:rPr>
          <w:b/>
          <w:bCs/>
        </w:rPr>
      </w:pPr>
    </w:p>
    <w:p w14:paraId="2D3284DA" w14:textId="07B1E8AA" w:rsidR="00490BF2" w:rsidRDefault="00490BF2" w:rsidP="0F6B1A27">
      <w:pPr>
        <w:spacing w:after="160"/>
        <w:rPr>
          <w:rFonts w:ascii="Aptos" w:eastAsia="Aptos" w:hAnsi="Aptos" w:cs="Aptos"/>
          <w:sz w:val="24"/>
          <w:szCs w:val="24"/>
        </w:rPr>
      </w:pPr>
    </w:p>
    <w:p w14:paraId="39765A7A" w14:textId="7D86762F" w:rsidR="00490BF2" w:rsidRPr="00490BF2" w:rsidRDefault="00490BF2" w:rsidP="0F6B1A27">
      <w:pPr>
        <w:spacing w:after="160"/>
        <w:rPr>
          <w:rFonts w:ascii="Aptos" w:eastAsia="Aptos" w:hAnsi="Aptos" w:cs="Aptos"/>
          <w:sz w:val="24"/>
          <w:szCs w:val="24"/>
        </w:rPr>
      </w:pPr>
    </w:p>
    <w:p w14:paraId="21743E0E" w14:textId="313AE897" w:rsidR="000B70E5" w:rsidRDefault="000B70E5">
      <w:pPr>
        <w:rPr>
          <w:rFonts w:asciiTheme="majorHAnsi" w:eastAsiaTheme="majorEastAsia" w:hAnsiTheme="majorHAnsi" w:cstheme="majorBidi"/>
          <w:b/>
          <w:bCs/>
          <w:color w:val="365F91" w:themeColor="accent1" w:themeShade="BF"/>
          <w:sz w:val="28"/>
          <w:szCs w:val="28"/>
        </w:rPr>
      </w:pPr>
      <w:r>
        <w:br w:type="page"/>
      </w:r>
    </w:p>
    <w:p w14:paraId="3B85B2FD" w14:textId="5894B7E0" w:rsidR="00E25D5B" w:rsidRPr="008A7807" w:rsidRDefault="55022A6B" w:rsidP="006B1DE9">
      <w:pPr>
        <w:pStyle w:val="Heading1"/>
      </w:pPr>
      <w:bookmarkStart w:id="582" w:name="_Toc232667922"/>
      <w:r>
        <w:t xml:space="preserve">Functional Requirements – Product </w:t>
      </w:r>
      <w:r w:rsidR="705E8B34">
        <w:t>J</w:t>
      </w:r>
      <w:r>
        <w:t>ourneys</w:t>
      </w:r>
      <w:bookmarkEnd w:id="582"/>
    </w:p>
    <w:p w14:paraId="1BA4DC40" w14:textId="39F61C57" w:rsidR="006D1AC9" w:rsidRDefault="55D27077" w:rsidP="00A96102">
      <w:pPr>
        <w:pStyle w:val="ListBullet"/>
        <w:numPr>
          <w:ilvl w:val="0"/>
          <w:numId w:val="0"/>
        </w:numPr>
        <w:rPr>
          <w:rFonts w:cs="BT Curve"/>
        </w:rPr>
      </w:pPr>
      <w:r w:rsidRPr="117BB036">
        <w:rPr>
          <w:rFonts w:cs="BT Curve"/>
        </w:rPr>
        <w:t>For each of the supported products, w</w:t>
      </w:r>
      <w:r w:rsidR="1B84ADF9" w:rsidRPr="117BB036">
        <w:rPr>
          <w:rFonts w:cs="BT Curve"/>
        </w:rPr>
        <w:t>e will create</w:t>
      </w:r>
      <w:r w:rsidR="19811595" w:rsidRPr="117BB036">
        <w:rPr>
          <w:rFonts w:cs="BT Curve"/>
        </w:rPr>
        <w:t xml:space="preserve"> APIs and</w:t>
      </w:r>
      <w:r w:rsidR="1B84ADF9" w:rsidRPr="117BB036">
        <w:rPr>
          <w:rFonts w:cs="BT Curve"/>
        </w:rPr>
        <w:t xml:space="preserve"> </w:t>
      </w:r>
      <w:r w:rsidR="3318A2FA" w:rsidRPr="117BB036">
        <w:rPr>
          <w:rFonts w:cs="BT Curve"/>
        </w:rPr>
        <w:t>journeys to support</w:t>
      </w:r>
      <w:r w:rsidR="00461D13">
        <w:rPr>
          <w:rFonts w:cs="BT Curve"/>
        </w:rPr>
        <w:t xml:space="preserve"> the Buy, Get, Use and Support journeys</w:t>
      </w:r>
      <w:r w:rsidR="004708A1">
        <w:rPr>
          <w:rFonts w:cs="BT Curve"/>
        </w:rPr>
        <w:t xml:space="preserve">. </w:t>
      </w:r>
      <w:r w:rsidR="3318A2FA" w:rsidRPr="117BB036">
        <w:rPr>
          <w:rFonts w:cs="BT Curve"/>
        </w:rPr>
        <w:t xml:space="preserve"> </w:t>
      </w:r>
    </w:p>
    <w:p w14:paraId="7D60C490" w14:textId="77777777" w:rsidR="00A4462C" w:rsidRDefault="00A4462C" w:rsidP="00A4462C">
      <w:pPr>
        <w:pStyle w:val="ListBullet"/>
        <w:numPr>
          <w:ilvl w:val="0"/>
          <w:numId w:val="0"/>
        </w:numPr>
        <w:ind w:left="360" w:hanging="360"/>
        <w:rPr>
          <w:rFonts w:cs="BT Curve"/>
        </w:rPr>
      </w:pPr>
    </w:p>
    <w:p w14:paraId="11155B00" w14:textId="1D07A660" w:rsidR="00A4462C" w:rsidRDefault="00334E8D" w:rsidP="00880BA3">
      <w:pPr>
        <w:pStyle w:val="ListBullet"/>
        <w:numPr>
          <w:ilvl w:val="0"/>
          <w:numId w:val="0"/>
        </w:numPr>
        <w:ind w:left="360"/>
        <w:rPr>
          <w:rFonts w:cs="BT Curve"/>
        </w:rPr>
      </w:pPr>
      <w:r>
        <w:rPr>
          <w:rFonts w:cs="BT Curve"/>
        </w:rPr>
        <w:t>R</w:t>
      </w:r>
      <w:r w:rsidR="00376F24">
        <w:rPr>
          <w:rFonts w:cs="BT Curve"/>
        </w:rPr>
        <w:t xml:space="preserve">equirements </w:t>
      </w:r>
      <w:r>
        <w:rPr>
          <w:rFonts w:cs="BT Curve"/>
        </w:rPr>
        <w:t xml:space="preserve">for each of the supported products will be </w:t>
      </w:r>
      <w:r w:rsidR="00376F24">
        <w:rPr>
          <w:rFonts w:cs="BT Curve"/>
        </w:rPr>
        <w:t xml:space="preserve">developed </w:t>
      </w:r>
      <w:r w:rsidR="002C2AFA">
        <w:rPr>
          <w:rFonts w:cs="BT Curve"/>
        </w:rPr>
        <w:t xml:space="preserve">in conjunction with the </w:t>
      </w:r>
      <w:r w:rsidR="006B7739">
        <w:rPr>
          <w:rFonts w:cs="BT Curve"/>
        </w:rPr>
        <w:t>relevant product, sales and service teams.</w:t>
      </w:r>
      <w:r w:rsidR="00B23379">
        <w:rPr>
          <w:rFonts w:cs="BT Curve"/>
        </w:rPr>
        <w:t xml:space="preserve"> </w:t>
      </w:r>
    </w:p>
    <w:p w14:paraId="206E9C77" w14:textId="77777777" w:rsidR="005839EA" w:rsidRDefault="005839EA" w:rsidP="00880BA3">
      <w:pPr>
        <w:pStyle w:val="ListBullet"/>
        <w:numPr>
          <w:ilvl w:val="0"/>
          <w:numId w:val="0"/>
        </w:numPr>
        <w:rPr>
          <w:rFonts w:cs="BT Curve"/>
        </w:rPr>
      </w:pPr>
    </w:p>
    <w:p w14:paraId="1C798398" w14:textId="4C7E48C4" w:rsidR="005839EA" w:rsidRDefault="005839EA" w:rsidP="00880BA3">
      <w:pPr>
        <w:pStyle w:val="ListBullet"/>
        <w:numPr>
          <w:ilvl w:val="0"/>
          <w:numId w:val="0"/>
        </w:numPr>
        <w:ind w:left="360"/>
        <w:rPr>
          <w:rFonts w:cs="BT Curve"/>
        </w:rPr>
      </w:pPr>
      <w:r>
        <w:rPr>
          <w:rFonts w:cs="BT Curve"/>
        </w:rPr>
        <w:t xml:space="preserve">We will create </w:t>
      </w:r>
      <w:r w:rsidR="00726C01">
        <w:rPr>
          <w:rFonts w:cs="BT Curve"/>
        </w:rPr>
        <w:t xml:space="preserve">functionality to </w:t>
      </w:r>
      <w:r w:rsidR="0040514D">
        <w:rPr>
          <w:rFonts w:cs="BT Curve"/>
        </w:rPr>
        <w:t xml:space="preserve">enable automated bulk checks (e.g. </w:t>
      </w:r>
      <w:r w:rsidR="00E676D2">
        <w:rPr>
          <w:rFonts w:cs="BT Curve"/>
        </w:rPr>
        <w:t>eligibility</w:t>
      </w:r>
      <w:r w:rsidR="0040514D">
        <w:rPr>
          <w:rFonts w:cs="BT Curve"/>
        </w:rPr>
        <w:t>, availability)</w:t>
      </w:r>
      <w:r w:rsidR="00C45E27">
        <w:rPr>
          <w:rFonts w:cs="BT Curve"/>
        </w:rPr>
        <w:t xml:space="preserve"> </w:t>
      </w:r>
      <w:r w:rsidR="008B1C85">
        <w:rPr>
          <w:rFonts w:cs="BT Curve"/>
        </w:rPr>
        <w:t>and bulk ordering processes</w:t>
      </w:r>
    </w:p>
    <w:p w14:paraId="57180124" w14:textId="77777777" w:rsidR="005E503C" w:rsidRDefault="005E503C" w:rsidP="005E503C">
      <w:pPr>
        <w:pStyle w:val="ListBullet"/>
        <w:numPr>
          <w:ilvl w:val="0"/>
          <w:numId w:val="0"/>
        </w:numPr>
        <w:ind w:left="360" w:hanging="360"/>
        <w:rPr>
          <w:rFonts w:cs="BT Curve"/>
        </w:rPr>
      </w:pPr>
    </w:p>
    <w:p w14:paraId="0FE225FF" w14:textId="614C5E02" w:rsidR="005758AA" w:rsidRDefault="67D172B3" w:rsidP="002259C1">
      <w:pPr>
        <w:pStyle w:val="Heading2"/>
      </w:pPr>
      <w:bookmarkStart w:id="583" w:name="_Toc232667923"/>
      <w:r>
        <w:t>Order Management &amp; Fulfilment</w:t>
      </w:r>
      <w:r w:rsidR="47643C1F">
        <w:t xml:space="preserve"> – DV4B</w:t>
      </w:r>
      <w:bookmarkEnd w:id="583"/>
    </w:p>
    <w:p w14:paraId="754D311A" w14:textId="17F8FC33" w:rsidR="4351BE10" w:rsidRDefault="4351BE10" w:rsidP="4351BE10"/>
    <w:p w14:paraId="6DF2ABE6" w14:textId="54A65030" w:rsidR="00FE0FAA" w:rsidRDefault="3BCC5CA4" w:rsidP="3D0D7919">
      <w:pPr>
        <w:pStyle w:val="ListBullet"/>
        <w:numPr>
          <w:ilvl w:val="0"/>
          <w:numId w:val="0"/>
        </w:numPr>
      </w:pPr>
      <w:r w:rsidRPr="117BB036">
        <w:rPr>
          <w:rFonts w:cs="BT Curve"/>
        </w:rPr>
        <w:t>This scope defines the min</w:t>
      </w:r>
      <w:r w:rsidRPr="117BB036">
        <w:rPr>
          <w:rFonts w:ascii="Aptos" w:eastAsia="Aptos" w:hAnsi="Aptos" w:cs="Aptos"/>
          <w:sz w:val="24"/>
          <w:szCs w:val="24"/>
        </w:rPr>
        <w:t>imum deliverables required to launch Digital Voice for Business (DV4B) for Wholesale. The launch focuses on a portal</w:t>
      </w:r>
      <w:r w:rsidRPr="117BB036">
        <w:rPr>
          <w:rFonts w:ascii="Cambria Math" w:eastAsia="Aptos" w:hAnsi="Cambria Math" w:cs="Cambria Math"/>
          <w:sz w:val="24"/>
          <w:szCs w:val="24"/>
        </w:rPr>
        <w:t>‑</w:t>
      </w:r>
      <w:r w:rsidRPr="117BB036">
        <w:rPr>
          <w:rFonts w:ascii="Aptos" w:eastAsia="Aptos" w:hAnsi="Aptos" w:cs="Aptos"/>
          <w:sz w:val="24"/>
          <w:szCs w:val="24"/>
        </w:rPr>
        <w:t xml:space="preserve">first experience that allows </w:t>
      </w:r>
      <w:r w:rsidR="4054964C" w:rsidRPr="117BB036">
        <w:rPr>
          <w:rFonts w:ascii="Aptos" w:eastAsia="Aptos" w:hAnsi="Aptos" w:cs="Aptos"/>
          <w:b/>
          <w:bCs/>
          <w:sz w:val="24"/>
          <w:szCs w:val="24"/>
        </w:rPr>
        <w:t xml:space="preserve">resellers to </w:t>
      </w:r>
      <w:r w:rsidRPr="117BB036">
        <w:rPr>
          <w:rFonts w:ascii="Aptos" w:eastAsia="Aptos" w:hAnsi="Aptos" w:cs="Aptos"/>
          <w:sz w:val="24"/>
          <w:szCs w:val="24"/>
        </w:rPr>
        <w:t>order and manage DV4B services across three licence tiers and carry out core provide and add activities without needing to move between multiple systems.</w:t>
      </w:r>
    </w:p>
    <w:p w14:paraId="58E63BAD" w14:textId="27E52E6B" w:rsidR="1A663384" w:rsidRDefault="1A663384" w:rsidP="117BB036">
      <w:pPr>
        <w:pStyle w:val="ListBullet"/>
        <w:numPr>
          <w:ilvl w:val="0"/>
          <w:numId w:val="0"/>
        </w:numPr>
        <w:rPr>
          <w:b/>
          <w:bCs/>
          <w:color w:val="FF0000"/>
        </w:rPr>
      </w:pPr>
    </w:p>
    <w:p w14:paraId="1DE5E0A8" w14:textId="7F9F3906" w:rsidR="1A663384" w:rsidRDefault="52456778" w:rsidP="117BB036">
      <w:pPr>
        <w:pStyle w:val="ListBullet"/>
        <w:numPr>
          <w:ilvl w:val="0"/>
          <w:numId w:val="0"/>
        </w:numPr>
        <w:rPr>
          <w:rFonts w:cs="BT Curve"/>
        </w:rPr>
      </w:pPr>
      <w:r w:rsidRPr="117BB036">
        <w:rPr>
          <w:rFonts w:cs="BT Curve"/>
        </w:rPr>
        <w:t>The product must support end</w:t>
      </w:r>
      <w:r w:rsidRPr="117BB036">
        <w:rPr>
          <w:rFonts w:ascii="Cambria Math" w:eastAsia="Aptos" w:hAnsi="Cambria Math" w:cs="Cambria Math"/>
          <w:sz w:val="24"/>
          <w:szCs w:val="24"/>
        </w:rPr>
        <w:t>-</w:t>
      </w:r>
      <w:r w:rsidRPr="117BB036">
        <w:rPr>
          <w:rFonts w:cs="BT Curve"/>
        </w:rPr>
        <w:t>to</w:t>
      </w:r>
      <w:r w:rsidRPr="117BB036">
        <w:rPr>
          <w:rFonts w:ascii="Cambria Math" w:eastAsia="Aptos" w:hAnsi="Cambria Math" w:cs="Cambria Math"/>
          <w:sz w:val="24"/>
          <w:szCs w:val="24"/>
        </w:rPr>
        <w:t>-</w:t>
      </w:r>
      <w:r w:rsidRPr="117BB036">
        <w:rPr>
          <w:rFonts w:cs="BT Curve"/>
        </w:rPr>
        <w:t>end journeys covering customer establishment, user and access management, ordering, fulfilment and in</w:t>
      </w:r>
      <w:r w:rsidRPr="117BB036">
        <w:rPr>
          <w:rFonts w:ascii="Cambria Math" w:eastAsia="Aptos" w:hAnsi="Cambria Math" w:cs="Cambria Math"/>
          <w:sz w:val="24"/>
          <w:szCs w:val="24"/>
        </w:rPr>
        <w:t xml:space="preserve"> </w:t>
      </w:r>
      <w:r w:rsidRPr="117BB036">
        <w:rPr>
          <w:rFonts w:cs="BT Curve"/>
        </w:rPr>
        <w:t>life changes. Ordering should be licence</w:t>
      </w:r>
      <w:r w:rsidRPr="117BB036">
        <w:rPr>
          <w:rFonts w:ascii="Cambria Math" w:eastAsia="Aptos" w:hAnsi="Cambria Math" w:cs="Cambria Math"/>
          <w:sz w:val="24"/>
          <w:szCs w:val="24"/>
        </w:rPr>
        <w:t xml:space="preserve"> </w:t>
      </w:r>
      <w:r w:rsidRPr="117BB036">
        <w:rPr>
          <w:rFonts w:cs="BT Curve"/>
        </w:rPr>
        <w:t>agnostic, support bulk and future</w:t>
      </w:r>
      <w:r w:rsidRPr="117BB036">
        <w:rPr>
          <w:rFonts w:ascii="Cambria Math" w:eastAsia="Aptos" w:hAnsi="Cambria Math" w:cs="Cambria Math"/>
          <w:sz w:val="24"/>
          <w:szCs w:val="24"/>
        </w:rPr>
        <w:t xml:space="preserve"> </w:t>
      </w:r>
      <w:r w:rsidRPr="117BB036">
        <w:rPr>
          <w:rFonts w:cs="BT Curve"/>
        </w:rPr>
        <w:t>dated orders, and handle numbers, users and CPE as part of a coherent experience. APIs are desirable but non</w:t>
      </w:r>
      <w:r w:rsidRPr="117BB036">
        <w:rPr>
          <w:rFonts w:ascii="Cambria Math" w:eastAsia="Aptos" w:hAnsi="Cambria Math" w:cs="Cambria Math"/>
          <w:sz w:val="24"/>
          <w:szCs w:val="24"/>
        </w:rPr>
        <w:t>b</w:t>
      </w:r>
      <w:r w:rsidRPr="117BB036">
        <w:rPr>
          <w:rFonts w:cs="BT Curve"/>
        </w:rPr>
        <w:t>locking, with portal usability and operational automation prioritised for go</w:t>
      </w:r>
      <w:r w:rsidRPr="117BB036">
        <w:rPr>
          <w:rFonts w:ascii="Cambria Math" w:eastAsia="Aptos" w:hAnsi="Cambria Math" w:cs="Cambria Math"/>
          <w:sz w:val="24"/>
          <w:szCs w:val="24"/>
        </w:rPr>
        <w:t xml:space="preserve"> </w:t>
      </w:r>
      <w:r w:rsidRPr="117BB036">
        <w:rPr>
          <w:rFonts w:cs="BT Curve"/>
        </w:rPr>
        <w:t>live.</w:t>
      </w:r>
    </w:p>
    <w:p w14:paraId="35E5D750" w14:textId="2EEB0FD3" w:rsidR="1A663384" w:rsidRDefault="1A663384" w:rsidP="117BB036">
      <w:pPr>
        <w:pStyle w:val="ListBullet"/>
        <w:numPr>
          <w:ilvl w:val="0"/>
          <w:numId w:val="0"/>
        </w:numPr>
        <w:rPr>
          <w:b/>
          <w:bCs/>
          <w:color w:val="FF0000"/>
        </w:rPr>
      </w:pPr>
    </w:p>
    <w:p w14:paraId="428E2B93" w14:textId="21EEF237" w:rsidR="1A663384" w:rsidRDefault="22554A7F" w:rsidP="117BB036">
      <w:pPr>
        <w:pStyle w:val="ListBullet"/>
        <w:numPr>
          <w:ilvl w:val="0"/>
          <w:numId w:val="0"/>
        </w:numPr>
        <w:rPr>
          <w:color w:val="FF0000"/>
        </w:rPr>
      </w:pPr>
      <w:r w:rsidRPr="117BB036">
        <w:rPr>
          <w:color w:val="FF0000"/>
        </w:rPr>
        <w:t>Activation of DV tied to BBone product – Needs clarity</w:t>
      </w:r>
    </w:p>
    <w:p w14:paraId="1C78E6B3" w14:textId="5B5FDC5F" w:rsidR="3881714A" w:rsidRDefault="3881714A">
      <w:r>
        <w:t xml:space="preserve">Below are the epics that covers </w:t>
      </w:r>
      <w:r w:rsidR="4500EE33">
        <w:t>the Order</w:t>
      </w:r>
      <w:r>
        <w:t xml:space="preserve"> management &amp; </w:t>
      </w:r>
      <w:r w:rsidR="64B21BAD">
        <w:t>fulfilment</w:t>
      </w:r>
      <w:r>
        <w:t>. Click the link to view the use cases in detail.</w:t>
      </w:r>
    </w:p>
    <w:p w14:paraId="2B04AB1F" w14:textId="5DECBFF6" w:rsidR="117BB036" w:rsidRDefault="117BB036" w:rsidP="117BB036">
      <w:pPr>
        <w:pStyle w:val="ListBullet"/>
        <w:numPr>
          <w:ilvl w:val="0"/>
          <w:numId w:val="0"/>
        </w:numPr>
        <w:rPr>
          <w:b/>
          <w:bCs/>
          <w:color w:val="FF0000"/>
        </w:rPr>
      </w:pPr>
    </w:p>
    <w:p w14:paraId="280EF73D" w14:textId="4A63485C" w:rsidR="1A663384" w:rsidRDefault="48A8A69C" w:rsidP="117BB036">
      <w:pPr>
        <w:pStyle w:val="ListParagraph"/>
        <w:numPr>
          <w:ilvl w:val="0"/>
          <w:numId w:val="50"/>
        </w:numPr>
        <w:rPr>
          <w:rFonts w:asciiTheme="minorHAnsi" w:hAnsiTheme="minorHAnsi"/>
          <w:color w:val="0000FF"/>
          <w:u w:val="single"/>
        </w:rPr>
      </w:pPr>
      <w:hyperlink w:anchor="_Buy_–_Order" w:history="1">
        <w:r w:rsidRPr="117BB036">
          <w:rPr>
            <w:rStyle w:val="Hyperlink"/>
          </w:rPr>
          <w:t>B</w:t>
        </w:r>
        <w:r w:rsidR="38F006E8" w:rsidRPr="117BB036">
          <w:rPr>
            <w:rStyle w:val="Hyperlink"/>
          </w:rPr>
          <w:t>uy – Order &amp; Commercial</w:t>
        </w:r>
      </w:hyperlink>
      <w:r w:rsidR="1A663384">
        <w:tab/>
      </w:r>
    </w:p>
    <w:p w14:paraId="2847BFF3" w14:textId="5F6E0D6F" w:rsidR="15358610" w:rsidRDefault="7FAD5085" w:rsidP="117BB036">
      <w:pPr>
        <w:pStyle w:val="ListParagraph"/>
        <w:numPr>
          <w:ilvl w:val="0"/>
          <w:numId w:val="50"/>
        </w:numPr>
        <w:rPr>
          <w:rFonts w:asciiTheme="minorHAnsi" w:hAnsiTheme="minorHAnsi"/>
          <w:color w:val="0000FF"/>
          <w:u w:val="single"/>
        </w:rPr>
      </w:pPr>
      <w:hyperlink w:anchor="_CPE_&amp;_Equipment" w:history="1">
        <w:r w:rsidRPr="117BB036">
          <w:rPr>
            <w:rStyle w:val="Hyperlink"/>
          </w:rPr>
          <w:t>CPE &amp; Equipment Ordering</w:t>
        </w:r>
      </w:hyperlink>
      <w:r w:rsidRPr="117BB036">
        <w:rPr>
          <w:rFonts w:asciiTheme="minorHAnsi" w:hAnsiTheme="minorHAnsi"/>
          <w:color w:val="0000FF"/>
          <w:u w:val="single"/>
        </w:rPr>
        <w:t xml:space="preserve"> </w:t>
      </w:r>
    </w:p>
    <w:p w14:paraId="58002F58" w14:textId="6CB689D4" w:rsidR="37AA4A83" w:rsidRDefault="7420F3D4" w:rsidP="117BB036">
      <w:pPr>
        <w:pStyle w:val="ListParagraph"/>
        <w:numPr>
          <w:ilvl w:val="0"/>
          <w:numId w:val="50"/>
        </w:numPr>
        <w:rPr>
          <w:rFonts w:asciiTheme="minorHAnsi" w:hAnsiTheme="minorHAnsi"/>
          <w:color w:val="0000FF"/>
          <w:u w:val="single"/>
        </w:rPr>
      </w:pPr>
      <w:hyperlink w:anchor="_GET_–_Provisioning" w:history="1">
        <w:r w:rsidRPr="117BB036">
          <w:rPr>
            <w:rStyle w:val="Hyperlink"/>
          </w:rPr>
          <w:t>GET – Provisioning &amp; Activation</w:t>
        </w:r>
      </w:hyperlink>
      <w:r w:rsidR="37AA4A83">
        <w:tab/>
      </w:r>
      <w:r w:rsidR="37AA4A83">
        <w:tab/>
      </w:r>
    </w:p>
    <w:p w14:paraId="5453857C" w14:textId="47D3432C" w:rsidR="0C49108B" w:rsidRDefault="503CAB54" w:rsidP="117BB036">
      <w:pPr>
        <w:pStyle w:val="ListParagraph"/>
        <w:numPr>
          <w:ilvl w:val="0"/>
          <w:numId w:val="50"/>
        </w:numPr>
        <w:rPr>
          <w:rFonts w:asciiTheme="minorHAnsi" w:hAnsiTheme="minorHAnsi"/>
          <w:color w:val="0000FF"/>
          <w:u w:val="single"/>
        </w:rPr>
      </w:pPr>
      <w:hyperlink w:anchor="_USE_–_Provisioning" w:history="1">
        <w:r w:rsidRPr="117BB036">
          <w:rPr>
            <w:rStyle w:val="Hyperlink"/>
          </w:rPr>
          <w:t>USE</w:t>
        </w:r>
        <w:r w:rsidR="0A95ACF9" w:rsidRPr="117BB036">
          <w:rPr>
            <w:rStyle w:val="Hyperlink"/>
          </w:rPr>
          <w:t xml:space="preserve"> – Provisioning &amp; Activation</w:t>
        </w:r>
      </w:hyperlink>
      <w:r w:rsidR="0C49108B">
        <w:tab/>
      </w:r>
      <w:r w:rsidR="0C49108B">
        <w:tab/>
      </w:r>
    </w:p>
    <w:p w14:paraId="40BE41CE" w14:textId="654EA5DF" w:rsidR="6731D7FA" w:rsidRDefault="78F13E2F" w:rsidP="117BB036">
      <w:pPr>
        <w:pStyle w:val="ListParagraph"/>
        <w:numPr>
          <w:ilvl w:val="0"/>
          <w:numId w:val="50"/>
        </w:numPr>
        <w:rPr>
          <w:rFonts w:asciiTheme="minorHAnsi" w:hAnsiTheme="minorHAnsi"/>
          <w:color w:val="0000FF"/>
          <w:u w:val="single"/>
        </w:rPr>
      </w:pPr>
      <w:hyperlink w:anchor="_PAY_–_Billing" w:history="1">
        <w:r w:rsidRPr="117BB036">
          <w:rPr>
            <w:rStyle w:val="Hyperlink"/>
          </w:rPr>
          <w:t>PAY – Billing &amp; Data Exposure</w:t>
        </w:r>
        <w:r w:rsidR="6731D7FA">
          <w:tab/>
        </w:r>
      </w:hyperlink>
      <w:r w:rsidR="6731D7FA">
        <w:tab/>
      </w:r>
    </w:p>
    <w:p w14:paraId="34616751" w14:textId="778C803A" w:rsidR="6731D7FA" w:rsidRDefault="2F4FB246" w:rsidP="117BB036">
      <w:pPr>
        <w:pStyle w:val="ListParagraph"/>
        <w:numPr>
          <w:ilvl w:val="0"/>
          <w:numId w:val="50"/>
        </w:numPr>
        <w:rPr>
          <w:rFonts w:ascii="Aptos" w:eastAsia="Aptos" w:hAnsi="Aptos" w:cs="Aptos"/>
          <w:b/>
          <w:bCs/>
          <w:sz w:val="24"/>
          <w:szCs w:val="24"/>
        </w:rPr>
      </w:pPr>
      <w:hyperlink w:anchor="_Support_&amp;_Knowledge" w:history="1">
        <w:r w:rsidRPr="117BB036">
          <w:rPr>
            <w:rStyle w:val="Hyperlink"/>
          </w:rPr>
          <w:t>SUPPORT – Diagnostics &amp; Issue Handling</w:t>
        </w:r>
      </w:hyperlink>
      <w:r w:rsidR="6731D7FA">
        <w:tab/>
      </w:r>
    </w:p>
    <w:p w14:paraId="3B52988D" w14:textId="77777777" w:rsidR="005758AA" w:rsidRDefault="67D172B3" w:rsidP="002259C1">
      <w:pPr>
        <w:pStyle w:val="Heading2"/>
      </w:pPr>
      <w:bookmarkStart w:id="584" w:name="_Toc232667924"/>
      <w:r>
        <w:t>Service Management (In</w:t>
      </w:r>
      <w:r w:rsidR="005758AA">
        <w:noBreakHyphen/>
      </w:r>
      <w:r>
        <w:t>Life)</w:t>
      </w:r>
      <w:bookmarkEnd w:id="584"/>
    </w:p>
    <w:p w14:paraId="6AB334B5" w14:textId="77777777" w:rsidR="005758AA" w:rsidRDefault="67D172B3" w:rsidP="005758AA">
      <w:r w:rsidRPr="117BB036">
        <w:rPr>
          <w:rFonts w:ascii="Aptos" w:eastAsia="Aptos" w:hAnsi="Aptos" w:cs="Aptos"/>
          <w:sz w:val="24"/>
          <w:szCs w:val="24"/>
        </w:rPr>
        <w:t>Service Management provides customers with the ability to view and manage live services once provisioned. It supports in</w:t>
      </w:r>
      <w:r w:rsidR="005758AA">
        <w:noBreakHyphen/>
      </w:r>
      <w:r w:rsidRPr="117BB036">
        <w:rPr>
          <w:rFonts w:ascii="Aptos" w:eastAsia="Aptos" w:hAnsi="Aptos" w:cs="Aptos"/>
          <w:sz w:val="24"/>
          <w:szCs w:val="24"/>
        </w:rPr>
        <w:t>life changes such as suspend, resume, modify, or cease, and offers clear visibility of service status and configuration.</w:t>
      </w:r>
    </w:p>
    <w:p w14:paraId="0F4125E2" w14:textId="32CA741B" w:rsidR="0CCBCEF0" w:rsidRDefault="0CCBCEF0">
      <w:r>
        <w:t>Below are the epics that covers the service management. Click the link to view the use cases in detail.</w:t>
      </w:r>
    </w:p>
    <w:p w14:paraId="11A68B5D" w14:textId="149B4DE6" w:rsidR="67D172B3" w:rsidRDefault="67D172B3" w:rsidP="117BB036">
      <w:pPr>
        <w:pStyle w:val="ListParagraph"/>
        <w:numPr>
          <w:ilvl w:val="0"/>
          <w:numId w:val="137"/>
        </w:numPr>
        <w:rPr>
          <w:rFonts w:ascii="Aptos" w:eastAsia="Aptos" w:hAnsi="Aptos" w:cs="Aptos"/>
          <w:sz w:val="24"/>
          <w:szCs w:val="24"/>
        </w:rPr>
      </w:pPr>
      <w:hyperlink w:anchor="_Service_Management" w:history="1">
        <w:r w:rsidRPr="117BB036">
          <w:rPr>
            <w:rStyle w:val="Hyperlink"/>
          </w:rPr>
          <w:t>Service management</w:t>
        </w:r>
      </w:hyperlink>
      <w:r w:rsidR="79FA02BB" w:rsidRPr="117BB036">
        <w:rPr>
          <w:rFonts w:ascii="Aptos" w:eastAsia="Aptos" w:hAnsi="Aptos" w:cs="Aptos"/>
          <w:sz w:val="24"/>
          <w:szCs w:val="24"/>
        </w:rPr>
        <w:t xml:space="preserve"> </w:t>
      </w:r>
    </w:p>
    <w:p w14:paraId="23C16197" w14:textId="4E15FA74" w:rsidR="117BB036" w:rsidRDefault="117BB036" w:rsidP="117BB036">
      <w:pPr>
        <w:pStyle w:val="ListParagraph"/>
        <w:rPr>
          <w:rFonts w:ascii="Aptos" w:eastAsia="Aptos" w:hAnsi="Aptos" w:cs="Aptos"/>
          <w:sz w:val="24"/>
          <w:szCs w:val="24"/>
        </w:rPr>
      </w:pPr>
    </w:p>
    <w:p w14:paraId="665EC636" w14:textId="77777777" w:rsidR="005758AA" w:rsidRDefault="67D172B3" w:rsidP="00730D32">
      <w:pPr>
        <w:pStyle w:val="Heading2"/>
      </w:pPr>
      <w:bookmarkStart w:id="585" w:name="_Toc232667925"/>
      <w:r>
        <w:t>Faults, Diagnostics &amp; Assurance</w:t>
      </w:r>
      <w:bookmarkEnd w:id="585"/>
    </w:p>
    <w:p w14:paraId="5CE6E2E7" w14:textId="3B3C651C" w:rsidR="005758AA" w:rsidRDefault="67D172B3" w:rsidP="005758AA">
      <w:pPr>
        <w:spacing w:after="160"/>
        <w:rPr>
          <w:rFonts w:ascii="Aptos" w:eastAsia="Aptos" w:hAnsi="Aptos" w:cs="Aptos"/>
          <w:sz w:val="24"/>
          <w:szCs w:val="24"/>
        </w:rPr>
      </w:pPr>
      <w:r w:rsidRPr="117BB036">
        <w:rPr>
          <w:rFonts w:ascii="Aptos" w:eastAsia="Aptos" w:hAnsi="Aptos" w:cs="Aptos"/>
          <w:sz w:val="24"/>
          <w:szCs w:val="24"/>
        </w:rPr>
        <w:t xml:space="preserve">Supports service assurance and fault resolution journeys, enabling customers to diagnose issues, raise faults, and track resolution progress. It improves transparency and reduces time to resolution through </w:t>
      </w:r>
      <w:r w:rsidR="77B5C6C7" w:rsidRPr="117BB036">
        <w:rPr>
          <w:rFonts w:ascii="Aptos" w:eastAsia="Aptos" w:hAnsi="Aptos" w:cs="Aptos"/>
          <w:sz w:val="24"/>
          <w:szCs w:val="24"/>
        </w:rPr>
        <w:t>self-serve</w:t>
      </w:r>
      <w:r w:rsidRPr="117BB036">
        <w:rPr>
          <w:rFonts w:ascii="Aptos" w:eastAsia="Aptos" w:hAnsi="Aptos" w:cs="Aptos"/>
          <w:sz w:val="24"/>
          <w:szCs w:val="24"/>
        </w:rPr>
        <w:t xml:space="preserve"> diagnostics and </w:t>
      </w:r>
      <w:r w:rsidR="5F0707FF" w:rsidRPr="117BB036">
        <w:rPr>
          <w:rFonts w:ascii="Aptos" w:eastAsia="Aptos" w:hAnsi="Aptos" w:cs="Aptos"/>
          <w:sz w:val="24"/>
          <w:szCs w:val="24"/>
        </w:rPr>
        <w:t>real-time</w:t>
      </w:r>
      <w:r w:rsidRPr="117BB036">
        <w:rPr>
          <w:rFonts w:ascii="Aptos" w:eastAsia="Aptos" w:hAnsi="Aptos" w:cs="Aptos"/>
          <w:sz w:val="24"/>
          <w:szCs w:val="24"/>
        </w:rPr>
        <w:t xml:space="preserve"> fault visibility.</w:t>
      </w:r>
    </w:p>
    <w:p w14:paraId="5F90D3F4" w14:textId="2ACF0DB2" w:rsidR="7E34C47F" w:rsidRDefault="7E34C47F" w:rsidP="117BB036">
      <w:pPr>
        <w:pStyle w:val="ListParagraph"/>
        <w:numPr>
          <w:ilvl w:val="0"/>
          <w:numId w:val="83"/>
        </w:numPr>
        <w:spacing w:after="0"/>
        <w:rPr>
          <w:rFonts w:ascii="Aptos" w:eastAsia="Aptos" w:hAnsi="Aptos" w:cs="Aptos"/>
          <w:sz w:val="24"/>
          <w:szCs w:val="24"/>
        </w:rPr>
      </w:pPr>
      <w:hyperlink w:anchor="_Diagnostic_and_Fult" w:history="1">
        <w:r w:rsidRPr="117BB036">
          <w:rPr>
            <w:rStyle w:val="Hyperlink"/>
          </w:rPr>
          <w:t>Diagnostics and Fault Management</w:t>
        </w:r>
      </w:hyperlink>
    </w:p>
    <w:p w14:paraId="2CEF06D5" w14:textId="27F58EED" w:rsidR="117BB036" w:rsidRDefault="117BB036" w:rsidP="117BB036">
      <w:pPr>
        <w:spacing w:after="0"/>
        <w:rPr>
          <w:rFonts w:ascii="Aptos" w:eastAsia="Aptos" w:hAnsi="Aptos" w:cs="Aptos"/>
          <w:sz w:val="24"/>
          <w:szCs w:val="24"/>
        </w:rPr>
      </w:pPr>
    </w:p>
    <w:p w14:paraId="79A65F4A" w14:textId="77777777" w:rsidR="004B0618" w:rsidRDefault="74C70990" w:rsidP="00730D32">
      <w:pPr>
        <w:pStyle w:val="Heading2"/>
      </w:pPr>
      <w:bookmarkStart w:id="586" w:name="_Toc232667926"/>
      <w:r>
        <w:t>Billing &amp; Financial Queries (Visibility &amp; Support)</w:t>
      </w:r>
      <w:bookmarkEnd w:id="586"/>
    </w:p>
    <w:p w14:paraId="7EA29609" w14:textId="41236F44" w:rsidR="004B0618" w:rsidRDefault="74C70990" w:rsidP="005758AA">
      <w:pPr>
        <w:spacing w:after="160"/>
        <w:rPr>
          <w:rFonts w:ascii="Aptos" w:eastAsia="Aptos" w:hAnsi="Aptos" w:cs="Aptos"/>
          <w:sz w:val="24"/>
          <w:szCs w:val="24"/>
        </w:rPr>
      </w:pPr>
      <w:r w:rsidRPr="117BB036">
        <w:rPr>
          <w:rFonts w:ascii="Aptos" w:eastAsia="Aptos" w:hAnsi="Aptos" w:cs="Aptos"/>
          <w:sz w:val="24"/>
          <w:szCs w:val="24"/>
        </w:rPr>
        <w:t xml:space="preserve">Allows customers to </w:t>
      </w:r>
      <w:r w:rsidR="0F76464C" w:rsidRPr="117BB036">
        <w:rPr>
          <w:rFonts w:ascii="Aptos" w:eastAsia="Aptos" w:hAnsi="Aptos" w:cs="Aptos"/>
          <w:sz w:val="24"/>
          <w:szCs w:val="24"/>
        </w:rPr>
        <w:t xml:space="preserve">view their bill and to </w:t>
      </w:r>
      <w:r w:rsidRPr="117BB036">
        <w:rPr>
          <w:rFonts w:ascii="Aptos" w:eastAsia="Aptos" w:hAnsi="Aptos" w:cs="Aptos"/>
          <w:sz w:val="24"/>
          <w:szCs w:val="24"/>
        </w:rPr>
        <w:t xml:space="preserve">raise, view and manage </w:t>
      </w:r>
      <w:r w:rsidR="734A7A64" w:rsidRPr="117BB036">
        <w:rPr>
          <w:rFonts w:ascii="Aptos" w:eastAsia="Aptos" w:hAnsi="Aptos" w:cs="Aptos"/>
          <w:sz w:val="24"/>
          <w:szCs w:val="24"/>
        </w:rPr>
        <w:t>billing related</w:t>
      </w:r>
      <w:r w:rsidRPr="117BB036">
        <w:rPr>
          <w:rFonts w:ascii="Aptos" w:eastAsia="Aptos" w:hAnsi="Aptos" w:cs="Aptos"/>
          <w:sz w:val="24"/>
          <w:szCs w:val="24"/>
        </w:rPr>
        <w:t xml:space="preserve"> queries through the portal, providing visibility into financial issues without </w:t>
      </w:r>
      <w:r w:rsidR="731D9AB7" w:rsidRPr="117BB036">
        <w:rPr>
          <w:rFonts w:ascii="Aptos" w:eastAsia="Aptos" w:hAnsi="Aptos" w:cs="Aptos"/>
          <w:sz w:val="24"/>
          <w:szCs w:val="24"/>
        </w:rPr>
        <w:t>reengineering</w:t>
      </w:r>
      <w:r w:rsidRPr="117BB036">
        <w:rPr>
          <w:rFonts w:ascii="Aptos" w:eastAsia="Aptos" w:hAnsi="Aptos" w:cs="Aptos"/>
          <w:sz w:val="24"/>
          <w:szCs w:val="24"/>
        </w:rPr>
        <w:t xml:space="preserve"> core billing systems. It supports enquiry handling and status tracking to improve customer confidence and reduce manual support effort.</w:t>
      </w:r>
    </w:p>
    <w:p w14:paraId="2AA0FD67" w14:textId="42EA8001" w:rsidR="74C70990" w:rsidRDefault="74C70990" w:rsidP="117BB036">
      <w:pPr>
        <w:pStyle w:val="ListParagraph"/>
        <w:numPr>
          <w:ilvl w:val="0"/>
          <w:numId w:val="83"/>
        </w:numPr>
        <w:spacing w:after="0"/>
        <w:rPr>
          <w:rFonts w:ascii="Aptos" w:eastAsia="Aptos" w:hAnsi="Aptos" w:cs="Aptos"/>
          <w:sz w:val="24"/>
          <w:szCs w:val="24"/>
        </w:rPr>
      </w:pPr>
      <w:hyperlink w:anchor="_Raise_and_manage" w:history="1">
        <w:r w:rsidRPr="117BB036">
          <w:rPr>
            <w:rStyle w:val="Hyperlink"/>
          </w:rPr>
          <w:t xml:space="preserve">Raise </w:t>
        </w:r>
        <w:r w:rsidR="451B45BB" w:rsidRPr="117BB036">
          <w:rPr>
            <w:rStyle w:val="Hyperlink"/>
          </w:rPr>
          <w:t>and manage billing queries</w:t>
        </w:r>
      </w:hyperlink>
    </w:p>
    <w:p w14:paraId="411956E6" w14:textId="77777777" w:rsidR="004B0618" w:rsidRDefault="004B0618" w:rsidP="16FB6C9B">
      <w:pPr>
        <w:spacing w:after="0"/>
        <w:rPr>
          <w:rFonts w:ascii="Aptos" w:eastAsia="Aptos" w:hAnsi="Aptos" w:cs="Aptos"/>
          <w:sz w:val="24"/>
          <w:szCs w:val="24"/>
        </w:rPr>
      </w:pPr>
    </w:p>
    <w:p w14:paraId="04277CBE" w14:textId="77777777" w:rsidR="004B0618" w:rsidRDefault="004B0618" w:rsidP="17390047">
      <w:pPr>
        <w:spacing w:after="0"/>
      </w:pPr>
      <w:r w:rsidRPr="45B91B94">
        <w:rPr>
          <w:rFonts w:ascii="Aptos" w:eastAsia="Aptos" w:hAnsi="Aptos" w:cs="Aptos"/>
          <w:sz w:val="24"/>
          <w:szCs w:val="24"/>
        </w:rPr>
        <w:t>Out of scope:</w:t>
      </w:r>
    </w:p>
    <w:p w14:paraId="79E92790" w14:textId="77777777" w:rsidR="004B0618" w:rsidRDefault="004B0618" w:rsidP="45B91B94">
      <w:pPr>
        <w:pStyle w:val="ListParagraph"/>
        <w:numPr>
          <w:ilvl w:val="0"/>
          <w:numId w:val="94"/>
        </w:numPr>
        <w:spacing w:after="0" w:line="300" w:lineRule="auto"/>
        <w:rPr>
          <w:rFonts w:ascii="Segoe UI" w:eastAsia="Segoe UI" w:hAnsi="Segoe UI" w:cs="Segoe UI"/>
          <w:sz w:val="21"/>
          <w:szCs w:val="21"/>
        </w:rPr>
      </w:pPr>
      <w:r w:rsidRPr="45B91B94">
        <w:rPr>
          <w:rFonts w:ascii="Segoe UI" w:eastAsia="Segoe UI" w:hAnsi="Segoe UI" w:cs="Segoe UI"/>
          <w:sz w:val="21"/>
          <w:szCs w:val="21"/>
        </w:rPr>
        <w:t>No direct billing calculations performed in the portal</w:t>
      </w:r>
    </w:p>
    <w:p w14:paraId="009FB567" w14:textId="77777777" w:rsidR="004B0618" w:rsidRDefault="004B0618" w:rsidP="45B91B94">
      <w:pPr>
        <w:pStyle w:val="ListParagraph"/>
        <w:numPr>
          <w:ilvl w:val="0"/>
          <w:numId w:val="94"/>
        </w:numPr>
        <w:spacing w:after="0" w:line="300" w:lineRule="auto"/>
        <w:rPr>
          <w:rFonts w:ascii="Segoe UI" w:eastAsia="Segoe UI" w:hAnsi="Segoe UI" w:cs="Segoe UI"/>
          <w:b/>
          <w:bCs/>
          <w:sz w:val="21"/>
          <w:szCs w:val="21"/>
        </w:rPr>
      </w:pPr>
      <w:r w:rsidRPr="45B91B94">
        <w:rPr>
          <w:rFonts w:ascii="Segoe UI" w:eastAsia="Segoe UI" w:hAnsi="Segoe UI" w:cs="Segoe UI"/>
          <w:sz w:val="21"/>
          <w:szCs w:val="21"/>
        </w:rPr>
        <w:t>Portal acts as a</w:t>
      </w:r>
      <w:r w:rsidRPr="214DEE4F">
        <w:rPr>
          <w:rFonts w:ascii="Segoe UI" w:eastAsia="Segoe UI" w:hAnsi="Segoe UI" w:cs="Segoe UI"/>
          <w:sz w:val="21"/>
          <w:szCs w:val="21"/>
        </w:rPr>
        <w:t xml:space="preserve"> visibility and enquiry layer</w:t>
      </w:r>
    </w:p>
    <w:p w14:paraId="09FEEE16" w14:textId="77777777" w:rsidR="004B0618" w:rsidRDefault="004B0618" w:rsidP="45B91B94">
      <w:pPr>
        <w:pStyle w:val="ListParagraph"/>
        <w:numPr>
          <w:ilvl w:val="0"/>
          <w:numId w:val="94"/>
        </w:numPr>
        <w:spacing w:after="0" w:line="300" w:lineRule="auto"/>
        <w:rPr>
          <w:rFonts w:ascii="Segoe UI" w:eastAsia="Segoe UI" w:hAnsi="Segoe UI" w:cs="Segoe UI"/>
          <w:sz w:val="21"/>
          <w:szCs w:val="21"/>
        </w:rPr>
      </w:pPr>
      <w:r w:rsidRPr="45B91B94">
        <w:rPr>
          <w:rFonts w:ascii="Segoe UI" w:eastAsia="Segoe UI" w:hAnsi="Segoe UI" w:cs="Segoe UI"/>
          <w:sz w:val="21"/>
          <w:szCs w:val="21"/>
        </w:rPr>
        <w:t>All interactions are auditable</w:t>
      </w:r>
    </w:p>
    <w:p w14:paraId="14008847" w14:textId="5D4F51EB" w:rsidR="004B0618" w:rsidRDefault="6850F0BF" w:rsidP="45B91B94">
      <w:pPr>
        <w:pStyle w:val="ListParagraph"/>
        <w:numPr>
          <w:ilvl w:val="0"/>
          <w:numId w:val="94"/>
        </w:numPr>
        <w:spacing w:after="0" w:line="300" w:lineRule="auto"/>
        <w:rPr>
          <w:rFonts w:ascii="Segoe UI" w:eastAsia="Segoe UI" w:hAnsi="Segoe UI" w:cs="Segoe UI"/>
          <w:sz w:val="21"/>
          <w:szCs w:val="21"/>
        </w:rPr>
      </w:pPr>
      <w:r w:rsidRPr="117BB036">
        <w:rPr>
          <w:rFonts w:ascii="Segoe UI" w:eastAsia="Segoe UI" w:hAnsi="Segoe UI" w:cs="Segoe UI"/>
          <w:sz w:val="21"/>
          <w:szCs w:val="21"/>
        </w:rPr>
        <w:t>Role based</w:t>
      </w:r>
      <w:r w:rsidR="74C70990" w:rsidRPr="117BB036">
        <w:rPr>
          <w:rFonts w:ascii="Segoe UI" w:eastAsia="Segoe UI" w:hAnsi="Segoe UI" w:cs="Segoe UI"/>
          <w:sz w:val="21"/>
          <w:szCs w:val="21"/>
        </w:rPr>
        <w:t xml:space="preserve"> access enforced for all billing data</w:t>
      </w:r>
    </w:p>
    <w:p w14:paraId="7378D94E" w14:textId="768BA673" w:rsidR="004B0618" w:rsidRDefault="004B0618" w:rsidP="45B91B94">
      <w:pPr>
        <w:spacing w:after="0"/>
        <w:rPr>
          <w:rFonts w:ascii="Aptos" w:eastAsia="Aptos" w:hAnsi="Aptos" w:cs="Aptos"/>
          <w:sz w:val="24"/>
          <w:szCs w:val="24"/>
        </w:rPr>
      </w:pPr>
    </w:p>
    <w:p w14:paraId="7B9E3B6B" w14:textId="677E5FE8" w:rsidR="000B70E5" w:rsidRDefault="000B70E5">
      <w:pPr>
        <w:rPr>
          <w:rFonts w:asciiTheme="majorHAnsi" w:eastAsiaTheme="majorEastAsia" w:hAnsiTheme="majorHAnsi" w:cstheme="majorBidi"/>
          <w:b/>
          <w:bCs/>
          <w:color w:val="365F91" w:themeColor="accent1" w:themeShade="BF"/>
          <w:sz w:val="28"/>
          <w:szCs w:val="28"/>
        </w:rPr>
      </w:pPr>
      <w:r>
        <w:br w:type="page"/>
      </w:r>
    </w:p>
    <w:p w14:paraId="5B70D775" w14:textId="5A15FB21" w:rsidR="003C179F" w:rsidRPr="008A7807" w:rsidRDefault="527B0AC8" w:rsidP="117BB036">
      <w:pPr>
        <w:pStyle w:val="Heading1"/>
      </w:pPr>
      <w:bookmarkStart w:id="587" w:name="_Toc232667927"/>
      <w:r>
        <w:t>Non-Functional Requirements</w:t>
      </w:r>
      <w:r w:rsidR="1E337AEC">
        <w:t xml:space="preserve"> – Platform Foundations</w:t>
      </w:r>
      <w:bookmarkEnd w:id="587"/>
    </w:p>
    <w:p w14:paraId="5363A046" w14:textId="1EEDCF0C" w:rsidR="117BB036" w:rsidRDefault="117BB036" w:rsidP="117BB036"/>
    <w:p w14:paraId="21D70E2D" w14:textId="0DDD9ED0" w:rsidR="1E337AEC" w:rsidRDefault="1E337AEC" w:rsidP="117BB036">
      <w:pPr>
        <w:spacing w:line="300" w:lineRule="auto"/>
      </w:pPr>
      <w:r w:rsidRPr="117BB036">
        <w:rPr>
          <w:rFonts w:ascii="Segoe UI" w:eastAsia="Segoe UI" w:hAnsi="Segoe UI" w:cs="Segoe UI"/>
          <w:sz w:val="21"/>
          <w:szCs w:val="21"/>
        </w:rPr>
        <w:t>This section summarises the non-functional capabilities required to ensure the portal and supporting platform deliver a reliable, secure, high-performing, and scalable experience for all partners. These foundations underpin all functional journeys by ensuring consistent performance, resilience, observability, and compliance aligned to BT Group standards.</w:t>
      </w:r>
    </w:p>
    <w:p w14:paraId="67B5BEF6" w14:textId="40291F39" w:rsidR="1E337AEC" w:rsidRDefault="1E337AEC" w:rsidP="117BB036">
      <w:pPr>
        <w:pStyle w:val="Heading2"/>
      </w:pPr>
      <w:bookmarkStart w:id="588" w:name="_Toc232667928"/>
      <w:r w:rsidRPr="117BB036">
        <w:t>Platform Reliability, Performance &amp; Availability</w:t>
      </w:r>
      <w:bookmarkEnd w:id="588"/>
    </w:p>
    <w:p w14:paraId="45DC284C" w14:textId="0F8E2677" w:rsidR="1E337AEC" w:rsidRDefault="1E337AEC" w:rsidP="117BB036">
      <w:pPr>
        <w:spacing w:line="300" w:lineRule="auto"/>
      </w:pPr>
      <w:r w:rsidRPr="117BB036">
        <w:rPr>
          <w:rFonts w:ascii="Segoe UI" w:eastAsia="Segoe UI" w:hAnsi="Segoe UI" w:cs="Segoe UI"/>
          <w:sz w:val="21"/>
          <w:szCs w:val="21"/>
        </w:rPr>
        <w:t>This capability ensures the platform operates with high availability, resilience, and performance to meet agreed service targets, even during peak usage. It focuses on delivering a responsive and stable experience across portal and API interactions.</w:t>
      </w:r>
    </w:p>
    <w:p w14:paraId="08A82794" w14:textId="6DC22BC2" w:rsidR="1E337AEC" w:rsidRDefault="1E337AEC" w:rsidP="117BB036">
      <w:pPr>
        <w:spacing w:line="300" w:lineRule="auto"/>
      </w:pPr>
      <w:r w:rsidRPr="117BB036">
        <w:rPr>
          <w:rFonts w:ascii="Segoe UI" w:eastAsia="Segoe UI" w:hAnsi="Segoe UI" w:cs="Segoe UI"/>
          <w:sz w:val="21"/>
          <w:szCs w:val="21"/>
        </w:rPr>
        <w:t>Key areas include</w:t>
      </w:r>
      <w:r w:rsidR="794F4E23" w:rsidRPr="117BB036">
        <w:rPr>
          <w:rFonts w:ascii="Segoe UI" w:eastAsia="Segoe UI" w:hAnsi="Segoe UI" w:cs="Segoe UI"/>
          <w:sz w:val="21"/>
          <w:szCs w:val="21"/>
        </w:rPr>
        <w:t xml:space="preserve"> the following and </w:t>
      </w:r>
      <w:hyperlink w:anchor="_Platform_Reliability,_Performance" w:history="1">
        <w:r w:rsidR="794F4E23" w:rsidRPr="117BB036">
          <w:rPr>
            <w:rStyle w:val="Hyperlink"/>
          </w:rPr>
          <w:t>EPICS</w:t>
        </w:r>
      </w:hyperlink>
      <w:r w:rsidR="794F4E23" w:rsidRPr="117BB036">
        <w:rPr>
          <w:rFonts w:ascii="Segoe UI" w:eastAsia="Segoe UI" w:hAnsi="Segoe UI" w:cs="Segoe UI"/>
          <w:sz w:val="21"/>
          <w:szCs w:val="21"/>
        </w:rPr>
        <w:t xml:space="preserve"> are below</w:t>
      </w:r>
    </w:p>
    <w:p w14:paraId="6B234298" w14:textId="633730CF" w:rsidR="1E337AEC" w:rsidRDefault="1E337AEC" w:rsidP="117BB036">
      <w:pPr>
        <w:pStyle w:val="ListParagraph"/>
        <w:numPr>
          <w:ilvl w:val="0"/>
          <w:numId w:val="94"/>
        </w:numPr>
        <w:spacing w:line="300" w:lineRule="auto"/>
        <w:rPr>
          <w:rFonts w:ascii="Segoe UI" w:eastAsia="Segoe UI" w:hAnsi="Segoe UI" w:cs="Segoe UI"/>
          <w:sz w:val="21"/>
          <w:szCs w:val="21"/>
        </w:rPr>
      </w:pPr>
      <w:r w:rsidRPr="117BB036">
        <w:rPr>
          <w:rFonts w:ascii="Segoe UI" w:eastAsia="Segoe UI" w:hAnsi="Segoe UI" w:cs="Segoe UI"/>
          <w:sz w:val="21"/>
          <w:szCs w:val="21"/>
        </w:rPr>
        <w:t>High availability and resilience aligned to agreed service targets</w:t>
      </w:r>
    </w:p>
    <w:p w14:paraId="44CFDA58" w14:textId="7637E991" w:rsidR="1E337AEC" w:rsidRDefault="1E337AEC" w:rsidP="117BB036">
      <w:pPr>
        <w:pStyle w:val="ListParagraph"/>
        <w:numPr>
          <w:ilvl w:val="0"/>
          <w:numId w:val="94"/>
        </w:numPr>
        <w:spacing w:line="300" w:lineRule="auto"/>
        <w:rPr>
          <w:rFonts w:ascii="Segoe UI" w:eastAsia="Segoe UI" w:hAnsi="Segoe UI" w:cs="Segoe UI"/>
          <w:sz w:val="21"/>
          <w:szCs w:val="21"/>
        </w:rPr>
      </w:pPr>
      <w:r w:rsidRPr="117BB036">
        <w:rPr>
          <w:rFonts w:ascii="Segoe UI" w:eastAsia="Segoe UI" w:hAnsi="Segoe UI" w:cs="Segoe UI"/>
          <w:sz w:val="21"/>
          <w:szCs w:val="21"/>
        </w:rPr>
        <w:t>Performance suitable for peak partner usage</w:t>
      </w:r>
    </w:p>
    <w:p w14:paraId="6AB073F7" w14:textId="4011E67D" w:rsidR="1E337AEC" w:rsidRDefault="1E337AEC" w:rsidP="117BB036">
      <w:pPr>
        <w:pStyle w:val="ListParagraph"/>
        <w:numPr>
          <w:ilvl w:val="0"/>
          <w:numId w:val="94"/>
        </w:numPr>
        <w:spacing w:line="300" w:lineRule="auto"/>
        <w:rPr>
          <w:rFonts w:ascii="Segoe UI" w:eastAsia="Segoe UI" w:hAnsi="Segoe UI" w:cs="Segoe UI"/>
          <w:sz w:val="21"/>
          <w:szCs w:val="21"/>
        </w:rPr>
      </w:pPr>
      <w:r w:rsidRPr="117BB036">
        <w:rPr>
          <w:rFonts w:ascii="Segoe UI" w:eastAsia="Segoe UI" w:hAnsi="Segoe UI" w:cs="Segoe UI"/>
          <w:sz w:val="21"/>
          <w:szCs w:val="21"/>
        </w:rPr>
        <w:t>Optimised portal page load times for maximum responsiveness</w:t>
      </w:r>
    </w:p>
    <w:p w14:paraId="0C833977" w14:textId="195A74B0" w:rsidR="117BB036" w:rsidRDefault="117BB036" w:rsidP="117BB036">
      <w:pPr>
        <w:spacing w:line="300" w:lineRule="auto"/>
        <w:rPr>
          <w:rFonts w:ascii="Segoe UI" w:eastAsia="Segoe UI" w:hAnsi="Segoe UI" w:cs="Segoe UI"/>
          <w:sz w:val="21"/>
          <w:szCs w:val="21"/>
        </w:rPr>
      </w:pPr>
    </w:p>
    <w:p w14:paraId="5B3EA555" w14:textId="56FC8907" w:rsidR="1E337AEC" w:rsidRDefault="1E337AEC" w:rsidP="117BB036">
      <w:pPr>
        <w:pStyle w:val="Heading2"/>
      </w:pPr>
      <w:bookmarkStart w:id="589" w:name="_Toc232667929"/>
      <w:r w:rsidRPr="117BB036">
        <w:rPr>
          <w:rFonts w:ascii="Segoe UI" w:eastAsia="Segoe UI" w:hAnsi="Segoe UI" w:cs="Segoe UI"/>
          <w:sz w:val="21"/>
          <w:szCs w:val="21"/>
        </w:rPr>
        <w:t>Security, Compliance &amp; Controls</w:t>
      </w:r>
      <w:bookmarkEnd w:id="589"/>
    </w:p>
    <w:p w14:paraId="23861E93" w14:textId="7F681065" w:rsidR="1E337AEC" w:rsidRDefault="1E337AEC" w:rsidP="117BB036">
      <w:pPr>
        <w:spacing w:line="300" w:lineRule="auto"/>
      </w:pPr>
      <w:r w:rsidRPr="117BB036">
        <w:rPr>
          <w:rFonts w:ascii="Segoe UI" w:eastAsia="Segoe UI" w:hAnsi="Segoe UI" w:cs="Segoe UI"/>
          <w:sz w:val="21"/>
          <w:szCs w:val="21"/>
        </w:rPr>
        <w:t>This capability ensures that all portal and API interactions are secure, compliant, and governed in line with BT Group standards. It enforces appropriate controls to protect data, prevent misuse, and maintain regulatory compliance.</w:t>
      </w:r>
    </w:p>
    <w:p w14:paraId="2B86031F" w14:textId="404B5ECB" w:rsidR="454B637F" w:rsidRDefault="454B637F" w:rsidP="117BB036">
      <w:pPr>
        <w:spacing w:line="300" w:lineRule="auto"/>
      </w:pPr>
      <w:r w:rsidRPr="117BB036">
        <w:rPr>
          <w:rFonts w:ascii="Segoe UI" w:eastAsia="Segoe UI" w:hAnsi="Segoe UI" w:cs="Segoe UI"/>
          <w:sz w:val="21"/>
          <w:szCs w:val="21"/>
        </w:rPr>
        <w:t xml:space="preserve">Key areas include the following and </w:t>
      </w:r>
      <w:hyperlink w:anchor="_Security,_Compliance_&amp;" w:history="1">
        <w:r w:rsidRPr="117BB036">
          <w:rPr>
            <w:rStyle w:val="Hyperlink"/>
          </w:rPr>
          <w:t>EPICS</w:t>
        </w:r>
      </w:hyperlink>
      <w:r w:rsidRPr="117BB036">
        <w:rPr>
          <w:rFonts w:ascii="Segoe UI" w:eastAsia="Segoe UI" w:hAnsi="Segoe UI" w:cs="Segoe UI"/>
          <w:sz w:val="21"/>
          <w:szCs w:val="21"/>
        </w:rPr>
        <w:t xml:space="preserve"> are below</w:t>
      </w:r>
    </w:p>
    <w:p w14:paraId="49B203AD" w14:textId="4C1162B4" w:rsidR="1E337AEC" w:rsidRDefault="1E337AEC" w:rsidP="117BB036">
      <w:pPr>
        <w:pStyle w:val="ListParagraph"/>
        <w:numPr>
          <w:ilvl w:val="0"/>
          <w:numId w:val="43"/>
        </w:numPr>
        <w:spacing w:after="0" w:line="300" w:lineRule="auto"/>
        <w:rPr>
          <w:rFonts w:ascii="Segoe UI" w:eastAsia="Segoe UI" w:hAnsi="Segoe UI" w:cs="Segoe UI"/>
          <w:sz w:val="21"/>
          <w:szCs w:val="21"/>
        </w:rPr>
      </w:pPr>
      <w:r w:rsidRPr="117BB036">
        <w:rPr>
          <w:rFonts w:ascii="Segoe UI" w:eastAsia="Segoe UI" w:hAnsi="Segoe UI" w:cs="Segoe UI"/>
          <w:sz w:val="21"/>
          <w:szCs w:val="21"/>
        </w:rPr>
        <w:t>Security aligned to BT Group standards</w:t>
      </w:r>
    </w:p>
    <w:p w14:paraId="6D15544C" w14:textId="13D4CFAA" w:rsidR="1E337AEC" w:rsidRDefault="1E337AEC" w:rsidP="117BB036">
      <w:pPr>
        <w:pStyle w:val="ListParagraph"/>
        <w:numPr>
          <w:ilvl w:val="0"/>
          <w:numId w:val="43"/>
        </w:numPr>
        <w:spacing w:after="0" w:line="300" w:lineRule="auto"/>
        <w:rPr>
          <w:rFonts w:ascii="Segoe UI" w:eastAsia="Segoe UI" w:hAnsi="Segoe UI" w:cs="Segoe UI"/>
          <w:sz w:val="21"/>
          <w:szCs w:val="21"/>
        </w:rPr>
      </w:pPr>
      <w:r w:rsidRPr="117BB036">
        <w:rPr>
          <w:rFonts w:ascii="Segoe UI" w:eastAsia="Segoe UI" w:hAnsi="Segoe UI" w:cs="Segoe UI"/>
          <w:sz w:val="21"/>
          <w:szCs w:val="21"/>
        </w:rPr>
        <w:t>Enforcement controls such as rate limiting</w:t>
      </w:r>
    </w:p>
    <w:p w14:paraId="6452995E" w14:textId="47FEFA81" w:rsidR="1E337AEC" w:rsidRDefault="1E337AEC" w:rsidP="117BB036">
      <w:pPr>
        <w:pStyle w:val="ListParagraph"/>
        <w:numPr>
          <w:ilvl w:val="0"/>
          <w:numId w:val="43"/>
        </w:numPr>
        <w:spacing w:after="0" w:line="300" w:lineRule="auto"/>
        <w:rPr>
          <w:rFonts w:ascii="Segoe UI" w:eastAsia="Segoe UI" w:hAnsi="Segoe UI" w:cs="Segoe UI"/>
          <w:sz w:val="21"/>
          <w:szCs w:val="21"/>
        </w:rPr>
      </w:pPr>
      <w:r w:rsidRPr="117BB036">
        <w:rPr>
          <w:rFonts w:ascii="Segoe UI" w:eastAsia="Segoe UI" w:hAnsi="Segoe UI" w:cs="Segoe UI"/>
          <w:sz w:val="21"/>
          <w:szCs w:val="21"/>
        </w:rPr>
        <w:t>Secure handling of transactions and interactions</w:t>
      </w:r>
    </w:p>
    <w:p w14:paraId="7776F1FF" w14:textId="34071F3A" w:rsidR="1E337AEC" w:rsidRDefault="1E337AEC" w:rsidP="117BB036">
      <w:pPr>
        <w:pStyle w:val="Heading2"/>
        <w:rPr>
          <w:rFonts w:ascii="Segoe UI" w:eastAsia="Segoe UI" w:hAnsi="Segoe UI" w:cs="Segoe UI"/>
          <w:sz w:val="21"/>
          <w:szCs w:val="21"/>
        </w:rPr>
      </w:pPr>
      <w:bookmarkStart w:id="590" w:name="_Toc232667930"/>
      <w:r w:rsidRPr="117BB036">
        <w:rPr>
          <w:rFonts w:ascii="Segoe UI" w:eastAsia="Segoe UI" w:hAnsi="Segoe UI" w:cs="Segoe UI"/>
          <w:sz w:val="21"/>
          <w:szCs w:val="21"/>
        </w:rPr>
        <w:t>Observability, Monitoring &amp; Operational Telemetry</w:t>
      </w:r>
      <w:bookmarkEnd w:id="590"/>
    </w:p>
    <w:p w14:paraId="232B9C47" w14:textId="45FAD06E" w:rsidR="1E337AEC" w:rsidRDefault="1E337AEC" w:rsidP="117BB036">
      <w:pPr>
        <w:spacing w:line="300" w:lineRule="auto"/>
      </w:pPr>
      <w:r w:rsidRPr="117BB036">
        <w:rPr>
          <w:rFonts w:ascii="Segoe UI" w:eastAsia="Segoe UI" w:hAnsi="Segoe UI" w:cs="Segoe UI"/>
          <w:sz w:val="21"/>
          <w:szCs w:val="21"/>
        </w:rPr>
        <w:t>This capability provides platform-level observability and operational insight across portal and API usage. It ensures reliability and performance by capturing telemetry, proactively monitoring platform health, and supporting rapid issue detection and resolution.</w:t>
      </w:r>
    </w:p>
    <w:p w14:paraId="02AF7D0A" w14:textId="4EE6163E" w:rsidR="6699528D" w:rsidRDefault="6699528D" w:rsidP="117BB036">
      <w:pPr>
        <w:spacing w:line="300" w:lineRule="auto"/>
      </w:pPr>
      <w:r w:rsidRPr="117BB036">
        <w:rPr>
          <w:rFonts w:ascii="Segoe UI" w:eastAsia="Segoe UI" w:hAnsi="Segoe UI" w:cs="Segoe UI"/>
          <w:sz w:val="21"/>
          <w:szCs w:val="21"/>
        </w:rPr>
        <w:t xml:space="preserve">Key areas include the following and </w:t>
      </w:r>
      <w:hyperlink w:anchor="_Observability,_Monitoring_&amp;" w:history="1">
        <w:r w:rsidRPr="117BB036">
          <w:rPr>
            <w:rStyle w:val="Hyperlink"/>
          </w:rPr>
          <w:t>EPICS</w:t>
        </w:r>
      </w:hyperlink>
      <w:r w:rsidRPr="117BB036">
        <w:rPr>
          <w:rFonts w:ascii="Segoe UI" w:eastAsia="Segoe UI" w:hAnsi="Segoe UI" w:cs="Segoe UI"/>
          <w:sz w:val="21"/>
          <w:szCs w:val="21"/>
        </w:rPr>
        <w:t xml:space="preserve"> are below</w:t>
      </w:r>
    </w:p>
    <w:p w14:paraId="7A1E5E52" w14:textId="066BC7D7" w:rsidR="1E337AEC" w:rsidRDefault="1E337AEC" w:rsidP="117BB036">
      <w:pPr>
        <w:pStyle w:val="ListParagraph"/>
        <w:numPr>
          <w:ilvl w:val="0"/>
          <w:numId w:val="42"/>
        </w:numPr>
        <w:spacing w:after="0" w:line="300" w:lineRule="auto"/>
        <w:rPr>
          <w:rFonts w:ascii="Segoe UI" w:eastAsia="Segoe UI" w:hAnsi="Segoe UI" w:cs="Segoe UI"/>
          <w:sz w:val="21"/>
          <w:szCs w:val="21"/>
        </w:rPr>
      </w:pPr>
      <w:r w:rsidRPr="117BB036">
        <w:rPr>
          <w:rFonts w:ascii="Segoe UI" w:eastAsia="Segoe UI" w:hAnsi="Segoe UI" w:cs="Segoe UI"/>
          <w:sz w:val="21"/>
          <w:szCs w:val="21"/>
        </w:rPr>
        <w:t>Proactive monitoring of portal and APIs</w:t>
      </w:r>
    </w:p>
    <w:p w14:paraId="4F6F22C8" w14:textId="6BF6EB7A" w:rsidR="1E337AEC" w:rsidRDefault="1E337AEC" w:rsidP="117BB036">
      <w:pPr>
        <w:pStyle w:val="ListParagraph"/>
        <w:numPr>
          <w:ilvl w:val="0"/>
          <w:numId w:val="42"/>
        </w:numPr>
        <w:spacing w:after="0" w:line="300" w:lineRule="auto"/>
        <w:rPr>
          <w:rFonts w:ascii="Segoe UI" w:eastAsia="Segoe UI" w:hAnsi="Segoe UI" w:cs="Segoe UI"/>
          <w:sz w:val="21"/>
          <w:szCs w:val="21"/>
        </w:rPr>
      </w:pPr>
      <w:r w:rsidRPr="117BB036">
        <w:rPr>
          <w:rFonts w:ascii="Segoe UI" w:eastAsia="Segoe UI" w:hAnsi="Segoe UI" w:cs="Segoe UI"/>
          <w:sz w:val="21"/>
          <w:szCs w:val="21"/>
        </w:rPr>
        <w:t>Platform health monitoring against SLAs (e.g. uptime, availability)</w:t>
      </w:r>
    </w:p>
    <w:p w14:paraId="358A731A" w14:textId="5EA44C68" w:rsidR="1E337AEC" w:rsidRDefault="1E337AEC" w:rsidP="117BB036">
      <w:pPr>
        <w:pStyle w:val="ListParagraph"/>
        <w:numPr>
          <w:ilvl w:val="0"/>
          <w:numId w:val="42"/>
        </w:numPr>
        <w:spacing w:after="0" w:line="300" w:lineRule="auto"/>
        <w:rPr>
          <w:rFonts w:ascii="Segoe UI" w:eastAsia="Segoe UI" w:hAnsi="Segoe UI" w:cs="Segoe UI"/>
          <w:sz w:val="21"/>
          <w:szCs w:val="21"/>
        </w:rPr>
      </w:pPr>
      <w:r w:rsidRPr="117BB036">
        <w:rPr>
          <w:rFonts w:ascii="Segoe UI" w:eastAsia="Segoe UI" w:hAnsi="Segoe UI" w:cs="Segoe UI"/>
          <w:sz w:val="21"/>
          <w:szCs w:val="21"/>
        </w:rPr>
        <w:t>API usage analytics (e.g. call volumes)</w:t>
      </w:r>
    </w:p>
    <w:p w14:paraId="460E9382" w14:textId="3AA52D5B" w:rsidR="1E337AEC" w:rsidRDefault="1E337AEC" w:rsidP="117BB036">
      <w:pPr>
        <w:pStyle w:val="ListParagraph"/>
        <w:numPr>
          <w:ilvl w:val="0"/>
          <w:numId w:val="42"/>
        </w:numPr>
        <w:spacing w:after="0" w:line="300" w:lineRule="auto"/>
        <w:rPr>
          <w:rFonts w:ascii="Segoe UI" w:eastAsia="Segoe UI" w:hAnsi="Segoe UI" w:cs="Segoe UI"/>
          <w:sz w:val="21"/>
          <w:szCs w:val="21"/>
        </w:rPr>
      </w:pPr>
      <w:r w:rsidRPr="117BB036">
        <w:rPr>
          <w:rFonts w:ascii="Segoe UI" w:eastAsia="Segoe UI" w:hAnsi="Segoe UI" w:cs="Segoe UI"/>
          <w:sz w:val="21"/>
          <w:szCs w:val="21"/>
        </w:rPr>
        <w:t>Error tracking and messaging visibility</w:t>
      </w:r>
    </w:p>
    <w:p w14:paraId="29F16F1E" w14:textId="53ECF740" w:rsidR="1E337AEC" w:rsidRDefault="1E337AEC" w:rsidP="117BB036">
      <w:pPr>
        <w:pStyle w:val="ListParagraph"/>
        <w:numPr>
          <w:ilvl w:val="0"/>
          <w:numId w:val="42"/>
        </w:numPr>
        <w:spacing w:after="0" w:line="300" w:lineRule="auto"/>
        <w:rPr>
          <w:rFonts w:ascii="Segoe UI" w:eastAsia="Segoe UI" w:hAnsi="Segoe UI" w:cs="Segoe UI"/>
          <w:sz w:val="21"/>
          <w:szCs w:val="21"/>
        </w:rPr>
      </w:pPr>
      <w:r w:rsidRPr="117BB036">
        <w:rPr>
          <w:rFonts w:ascii="Segoe UI" w:eastAsia="Segoe UI" w:hAnsi="Segoe UI" w:cs="Segoe UI"/>
          <w:sz w:val="21"/>
          <w:szCs w:val="21"/>
        </w:rPr>
        <w:t>Fallout monitoring and failure detection</w:t>
      </w:r>
    </w:p>
    <w:p w14:paraId="03047DC5" w14:textId="1CD87A88" w:rsidR="1E337AEC" w:rsidRDefault="1E337AEC" w:rsidP="117BB036">
      <w:pPr>
        <w:pStyle w:val="ListParagraph"/>
        <w:numPr>
          <w:ilvl w:val="0"/>
          <w:numId w:val="42"/>
        </w:numPr>
        <w:spacing w:after="0" w:line="300" w:lineRule="auto"/>
        <w:rPr>
          <w:rFonts w:ascii="Segoe UI" w:eastAsia="Segoe UI" w:hAnsi="Segoe UI" w:cs="Segoe UI"/>
          <w:sz w:val="21"/>
          <w:szCs w:val="21"/>
        </w:rPr>
      </w:pPr>
      <w:r w:rsidRPr="117BB036">
        <w:rPr>
          <w:rFonts w:ascii="Segoe UI" w:eastAsia="Segoe UI" w:hAnsi="Segoe UI" w:cs="Segoe UI"/>
          <w:sz w:val="21"/>
          <w:szCs w:val="21"/>
        </w:rPr>
        <w:t>Operational telemetry for diagnostics and troubleshooting</w:t>
      </w:r>
    </w:p>
    <w:p w14:paraId="20DDA957" w14:textId="3029FDC7" w:rsidR="117BB036" w:rsidRDefault="117BB036" w:rsidP="117BB036"/>
    <w:p w14:paraId="16E88FCC" w14:textId="3B220C77" w:rsidR="1E337AEC" w:rsidRDefault="1E337AEC" w:rsidP="117BB036">
      <w:pPr>
        <w:pStyle w:val="Heading2"/>
        <w:rPr>
          <w:rFonts w:ascii="Segoe UI" w:eastAsia="Segoe UI" w:hAnsi="Segoe UI" w:cs="Segoe UI"/>
          <w:sz w:val="21"/>
          <w:szCs w:val="21"/>
        </w:rPr>
      </w:pPr>
      <w:bookmarkStart w:id="591" w:name="_Toc232667931"/>
      <w:r w:rsidRPr="117BB036">
        <w:rPr>
          <w:rFonts w:ascii="Segoe UI" w:eastAsia="Segoe UI" w:hAnsi="Segoe UI" w:cs="Segoe UI"/>
          <w:sz w:val="21"/>
          <w:szCs w:val="21"/>
        </w:rPr>
        <w:t>Audit</w:t>
      </w:r>
      <w:r w:rsidR="2B3D9392" w:rsidRPr="117BB036">
        <w:rPr>
          <w:rFonts w:ascii="Segoe UI" w:eastAsia="Segoe UI" w:hAnsi="Segoe UI" w:cs="Segoe UI"/>
          <w:sz w:val="21"/>
          <w:szCs w:val="21"/>
        </w:rPr>
        <w:t>ability, Governance</w:t>
      </w:r>
      <w:r w:rsidRPr="117BB036">
        <w:rPr>
          <w:rFonts w:ascii="Segoe UI" w:eastAsia="Segoe UI" w:hAnsi="Segoe UI" w:cs="Segoe UI"/>
          <w:sz w:val="21"/>
          <w:szCs w:val="21"/>
        </w:rPr>
        <w:t xml:space="preserve"> &amp; </w:t>
      </w:r>
      <w:r w:rsidR="7EA22E49" w:rsidRPr="117BB036">
        <w:rPr>
          <w:rFonts w:ascii="Segoe UI" w:eastAsia="Segoe UI" w:hAnsi="Segoe UI" w:cs="Segoe UI"/>
          <w:sz w:val="21"/>
          <w:szCs w:val="21"/>
        </w:rPr>
        <w:t>Compliance</w:t>
      </w:r>
      <w:bookmarkEnd w:id="591"/>
    </w:p>
    <w:p w14:paraId="7ABDBB2E" w14:textId="38D7057F" w:rsidR="1E337AEC" w:rsidRDefault="1E337AEC" w:rsidP="117BB036">
      <w:pPr>
        <w:spacing w:line="300" w:lineRule="auto"/>
      </w:pPr>
      <w:r w:rsidRPr="117BB036">
        <w:rPr>
          <w:rFonts w:ascii="Segoe UI" w:eastAsia="Segoe UI" w:hAnsi="Segoe UI" w:cs="Segoe UI"/>
          <w:sz w:val="21"/>
          <w:szCs w:val="21"/>
        </w:rPr>
        <w:t>This capability ensures full traceability of all transactions across portal and API interactions, supporting compliance, governance, and operational investigation.</w:t>
      </w:r>
    </w:p>
    <w:p w14:paraId="44FFDA67" w14:textId="1C61BFF0" w:rsidR="34890B03" w:rsidRDefault="34890B03" w:rsidP="117BB036">
      <w:pPr>
        <w:spacing w:line="300" w:lineRule="auto"/>
      </w:pPr>
      <w:r w:rsidRPr="117BB036">
        <w:rPr>
          <w:rFonts w:ascii="Segoe UI" w:eastAsia="Segoe UI" w:hAnsi="Segoe UI" w:cs="Segoe UI"/>
          <w:sz w:val="21"/>
          <w:szCs w:val="21"/>
        </w:rPr>
        <w:t xml:space="preserve">Key areas include the following and </w:t>
      </w:r>
      <w:hyperlink w:anchor="_Auditability,_Governance_&amp;" w:history="1">
        <w:r w:rsidRPr="117BB036">
          <w:rPr>
            <w:rStyle w:val="Hyperlink"/>
          </w:rPr>
          <w:t>EPICS</w:t>
        </w:r>
      </w:hyperlink>
      <w:r w:rsidRPr="117BB036">
        <w:rPr>
          <w:rFonts w:ascii="Segoe UI" w:eastAsia="Segoe UI" w:hAnsi="Segoe UI" w:cs="Segoe UI"/>
          <w:sz w:val="21"/>
          <w:szCs w:val="21"/>
        </w:rPr>
        <w:t xml:space="preserve"> are below:</w:t>
      </w:r>
    </w:p>
    <w:p w14:paraId="5B69B81D" w14:textId="7796A4C8" w:rsidR="1E337AEC" w:rsidRDefault="1E337AEC" w:rsidP="117BB036">
      <w:pPr>
        <w:pStyle w:val="ListParagraph"/>
        <w:numPr>
          <w:ilvl w:val="0"/>
          <w:numId w:val="41"/>
        </w:numPr>
        <w:spacing w:after="0" w:line="300" w:lineRule="auto"/>
        <w:rPr>
          <w:rFonts w:ascii="Segoe UI" w:eastAsia="Segoe UI" w:hAnsi="Segoe UI" w:cs="Segoe UI"/>
          <w:sz w:val="21"/>
          <w:szCs w:val="21"/>
        </w:rPr>
      </w:pPr>
      <w:r w:rsidRPr="117BB036">
        <w:rPr>
          <w:rFonts w:ascii="Segoe UI" w:eastAsia="Segoe UI" w:hAnsi="Segoe UI" w:cs="Segoe UI"/>
          <w:sz w:val="21"/>
          <w:szCs w:val="21"/>
        </w:rPr>
        <w:t>Full audit trail of transactions (portal and API)</w:t>
      </w:r>
    </w:p>
    <w:p w14:paraId="775D2719" w14:textId="63D3C39F" w:rsidR="1E337AEC" w:rsidRDefault="1E337AEC" w:rsidP="117BB036">
      <w:pPr>
        <w:pStyle w:val="ListParagraph"/>
        <w:numPr>
          <w:ilvl w:val="0"/>
          <w:numId w:val="41"/>
        </w:numPr>
        <w:spacing w:after="0" w:line="300" w:lineRule="auto"/>
        <w:rPr>
          <w:rFonts w:ascii="Segoe UI" w:eastAsia="Segoe UI" w:hAnsi="Segoe UI" w:cs="Segoe UI"/>
          <w:sz w:val="21"/>
          <w:szCs w:val="21"/>
        </w:rPr>
      </w:pPr>
      <w:r w:rsidRPr="117BB036">
        <w:rPr>
          <w:rFonts w:ascii="Segoe UI" w:eastAsia="Segoe UI" w:hAnsi="Segoe UI" w:cs="Segoe UI"/>
          <w:sz w:val="21"/>
          <w:szCs w:val="21"/>
        </w:rPr>
        <w:t>Traceability of user actions and system events</w:t>
      </w:r>
    </w:p>
    <w:p w14:paraId="3F627CB5" w14:textId="4FB655C7" w:rsidR="0294383B" w:rsidRDefault="0294383B" w:rsidP="117BB036">
      <w:pPr>
        <w:pStyle w:val="ListParagraph"/>
        <w:numPr>
          <w:ilvl w:val="0"/>
          <w:numId w:val="41"/>
        </w:numPr>
        <w:spacing w:after="0" w:line="300" w:lineRule="auto"/>
        <w:rPr>
          <w:rFonts w:ascii="Segoe UI" w:eastAsia="Segoe UI" w:hAnsi="Segoe UI" w:cs="Segoe UI"/>
          <w:sz w:val="21"/>
          <w:szCs w:val="21"/>
        </w:rPr>
      </w:pPr>
      <w:r w:rsidRPr="117BB036">
        <w:rPr>
          <w:rFonts w:ascii="Segoe UI" w:eastAsia="Segoe UI" w:hAnsi="Segoe UI" w:cs="Segoe UI"/>
          <w:sz w:val="21"/>
          <w:szCs w:val="21"/>
        </w:rPr>
        <w:t>Assisted journey traceability (BT internal user actions)</w:t>
      </w:r>
    </w:p>
    <w:p w14:paraId="46B4D5B0" w14:textId="62B46364" w:rsidR="0294383B" w:rsidRDefault="0294383B" w:rsidP="117BB036">
      <w:pPr>
        <w:pStyle w:val="ListParagraph"/>
        <w:numPr>
          <w:ilvl w:val="0"/>
          <w:numId w:val="41"/>
        </w:numPr>
        <w:spacing w:line="300" w:lineRule="auto"/>
        <w:rPr>
          <w:rFonts w:ascii="Segoe UI" w:eastAsia="Segoe UI" w:hAnsi="Segoe UI" w:cs="Segoe UI"/>
          <w:sz w:val="21"/>
          <w:szCs w:val="21"/>
        </w:rPr>
      </w:pPr>
      <w:r w:rsidRPr="117BB036">
        <w:rPr>
          <w:rFonts w:ascii="Segoe UI" w:eastAsia="Segoe UI" w:hAnsi="Segoe UI" w:cs="Segoe UI"/>
          <w:sz w:val="21"/>
          <w:szCs w:val="21"/>
        </w:rPr>
        <w:t xml:space="preserve">Domain-level audit coverage: </w:t>
      </w:r>
    </w:p>
    <w:p w14:paraId="6D8423E7" w14:textId="038F3E22" w:rsidR="0294383B" w:rsidRDefault="0294383B" w:rsidP="117BB036">
      <w:pPr>
        <w:pStyle w:val="ListParagraph"/>
        <w:numPr>
          <w:ilvl w:val="1"/>
          <w:numId w:val="41"/>
        </w:numPr>
        <w:spacing w:after="0" w:line="300" w:lineRule="auto"/>
        <w:rPr>
          <w:rFonts w:ascii="Segoe UI" w:eastAsia="Segoe UI" w:hAnsi="Segoe UI" w:cs="Segoe UI"/>
          <w:sz w:val="21"/>
          <w:szCs w:val="21"/>
        </w:rPr>
      </w:pPr>
      <w:r w:rsidRPr="117BB036">
        <w:rPr>
          <w:rFonts w:ascii="Segoe UI" w:eastAsia="Segoe UI" w:hAnsi="Segoe UI" w:cs="Segoe UI"/>
          <w:sz w:val="21"/>
          <w:szCs w:val="21"/>
        </w:rPr>
        <w:t>Orders</w:t>
      </w:r>
    </w:p>
    <w:p w14:paraId="3A7B24C5" w14:textId="7063FC27" w:rsidR="0294383B" w:rsidRDefault="0294383B" w:rsidP="117BB036">
      <w:pPr>
        <w:pStyle w:val="ListParagraph"/>
        <w:numPr>
          <w:ilvl w:val="1"/>
          <w:numId w:val="41"/>
        </w:numPr>
        <w:spacing w:after="0" w:line="300" w:lineRule="auto"/>
        <w:rPr>
          <w:rFonts w:ascii="Segoe UI" w:eastAsia="Segoe UI" w:hAnsi="Segoe UI" w:cs="Segoe UI"/>
          <w:sz w:val="21"/>
          <w:szCs w:val="21"/>
        </w:rPr>
      </w:pPr>
      <w:r w:rsidRPr="117BB036">
        <w:rPr>
          <w:rFonts w:ascii="Segoe UI" w:eastAsia="Segoe UI" w:hAnsi="Segoe UI" w:cs="Segoe UI"/>
          <w:sz w:val="21"/>
          <w:szCs w:val="21"/>
        </w:rPr>
        <w:t>Faults</w:t>
      </w:r>
    </w:p>
    <w:p w14:paraId="0F490E8A" w14:textId="34C4438D" w:rsidR="0294383B" w:rsidRDefault="0294383B" w:rsidP="117BB036">
      <w:pPr>
        <w:pStyle w:val="ListParagraph"/>
        <w:numPr>
          <w:ilvl w:val="1"/>
          <w:numId w:val="41"/>
        </w:numPr>
        <w:spacing w:after="0" w:line="300" w:lineRule="auto"/>
        <w:rPr>
          <w:rFonts w:ascii="Segoe UI" w:eastAsia="Segoe UI" w:hAnsi="Segoe UI" w:cs="Segoe UI"/>
          <w:sz w:val="21"/>
          <w:szCs w:val="21"/>
        </w:rPr>
      </w:pPr>
      <w:r w:rsidRPr="117BB036">
        <w:rPr>
          <w:rFonts w:ascii="Segoe UI" w:eastAsia="Segoe UI" w:hAnsi="Segoe UI" w:cs="Segoe UI"/>
          <w:sz w:val="21"/>
          <w:szCs w:val="21"/>
        </w:rPr>
        <w:t>Billing interactions</w:t>
      </w:r>
    </w:p>
    <w:p w14:paraId="2420EF88" w14:textId="36FB9BE7" w:rsidR="0294383B" w:rsidRDefault="0294383B" w:rsidP="117BB036">
      <w:pPr>
        <w:pStyle w:val="ListParagraph"/>
        <w:numPr>
          <w:ilvl w:val="0"/>
          <w:numId w:val="41"/>
        </w:numPr>
        <w:spacing w:line="300" w:lineRule="auto"/>
        <w:rPr>
          <w:rFonts w:ascii="Segoe UI" w:eastAsia="Segoe UI" w:hAnsi="Segoe UI" w:cs="Segoe UI"/>
          <w:sz w:val="21"/>
          <w:szCs w:val="21"/>
        </w:rPr>
      </w:pPr>
      <w:r w:rsidRPr="117BB036">
        <w:rPr>
          <w:rFonts w:ascii="Segoe UI" w:eastAsia="Segoe UI" w:hAnsi="Segoe UI" w:cs="Segoe UI"/>
          <w:sz w:val="21"/>
          <w:szCs w:val="21"/>
        </w:rPr>
        <w:t>API access logging and traceability</w:t>
      </w:r>
    </w:p>
    <w:p w14:paraId="29637DFD" w14:textId="21D0DD95" w:rsidR="0294383B" w:rsidRDefault="0294383B" w:rsidP="117BB036">
      <w:pPr>
        <w:pStyle w:val="ListParagraph"/>
        <w:numPr>
          <w:ilvl w:val="0"/>
          <w:numId w:val="41"/>
        </w:numPr>
        <w:spacing w:line="300" w:lineRule="auto"/>
        <w:rPr>
          <w:rFonts w:ascii="Segoe UI" w:eastAsia="Segoe UI" w:hAnsi="Segoe UI" w:cs="Segoe UI"/>
          <w:sz w:val="21"/>
          <w:szCs w:val="21"/>
        </w:rPr>
      </w:pPr>
      <w:r w:rsidRPr="117BB036">
        <w:rPr>
          <w:rFonts w:ascii="Segoe UI" w:eastAsia="Segoe UI" w:hAnsi="Segoe UI" w:cs="Segoe UI"/>
          <w:sz w:val="21"/>
          <w:szCs w:val="21"/>
        </w:rPr>
        <w:t>Support for audits, investigations, and governance reviews</w:t>
      </w:r>
    </w:p>
    <w:p w14:paraId="1D1C716B" w14:textId="6F284E9A" w:rsidR="1E337AEC" w:rsidRDefault="1E337AEC" w:rsidP="117BB036">
      <w:pPr>
        <w:pStyle w:val="Heading2"/>
        <w:rPr>
          <w:rFonts w:ascii="Segoe UI" w:eastAsia="Segoe UI" w:hAnsi="Segoe UI" w:cs="Segoe UI"/>
          <w:sz w:val="21"/>
          <w:szCs w:val="21"/>
        </w:rPr>
      </w:pPr>
      <w:bookmarkStart w:id="592" w:name="_Toc232667932"/>
      <w:r w:rsidRPr="117BB036">
        <w:rPr>
          <w:rFonts w:ascii="Segoe UI" w:eastAsia="Segoe UI" w:hAnsi="Segoe UI" w:cs="Segoe UI"/>
          <w:sz w:val="21"/>
          <w:szCs w:val="21"/>
        </w:rPr>
        <w:t>Analytics &amp; Measurement</w:t>
      </w:r>
      <w:bookmarkEnd w:id="592"/>
    </w:p>
    <w:p w14:paraId="765945C1" w14:textId="624FC4D4" w:rsidR="1E337AEC" w:rsidRDefault="1E337AEC" w:rsidP="117BB036">
      <w:pPr>
        <w:spacing w:line="300" w:lineRule="auto"/>
      </w:pPr>
      <w:r w:rsidRPr="117BB036">
        <w:rPr>
          <w:rFonts w:ascii="Segoe UI" w:eastAsia="Segoe UI" w:hAnsi="Segoe UI" w:cs="Segoe UI"/>
          <w:sz w:val="21"/>
          <w:szCs w:val="21"/>
        </w:rPr>
        <w:t>This capability enables data-driven insights into customer behaviour, platform adoption, and journey performance. It supports continuous improvement by identifying drop-offs, measuring success, and tracking key experience metrics.</w:t>
      </w:r>
    </w:p>
    <w:p w14:paraId="25141474" w14:textId="7F2FB5E3" w:rsidR="0188DC9B" w:rsidRDefault="0188DC9B" w:rsidP="117BB036">
      <w:pPr>
        <w:spacing w:line="300" w:lineRule="auto"/>
        <w:rPr>
          <w:rFonts w:ascii="Segoe UI" w:eastAsia="Segoe UI" w:hAnsi="Segoe UI" w:cs="Segoe UI"/>
          <w:sz w:val="21"/>
          <w:szCs w:val="21"/>
        </w:rPr>
      </w:pPr>
      <w:r w:rsidRPr="117BB036">
        <w:rPr>
          <w:rFonts w:ascii="Segoe UI" w:eastAsia="Segoe UI" w:hAnsi="Segoe UI" w:cs="Segoe UI"/>
          <w:sz w:val="21"/>
          <w:szCs w:val="21"/>
        </w:rPr>
        <w:t xml:space="preserve">Key areas include the following and </w:t>
      </w:r>
      <w:hyperlink w:anchor="_Analytics_&amp;_Measurement" w:history="1">
        <w:r w:rsidRPr="117BB036">
          <w:rPr>
            <w:rStyle w:val="Hyperlink"/>
          </w:rPr>
          <w:t>EPICS</w:t>
        </w:r>
      </w:hyperlink>
      <w:r w:rsidRPr="117BB036">
        <w:rPr>
          <w:rFonts w:ascii="Segoe UI" w:eastAsia="Segoe UI" w:hAnsi="Segoe UI" w:cs="Segoe UI"/>
          <w:sz w:val="21"/>
          <w:szCs w:val="21"/>
        </w:rPr>
        <w:t xml:space="preserve"> are below</w:t>
      </w:r>
      <w:r w:rsidR="1E337AEC" w:rsidRPr="117BB036">
        <w:rPr>
          <w:rFonts w:ascii="Segoe UI" w:eastAsia="Segoe UI" w:hAnsi="Segoe UI" w:cs="Segoe UI"/>
          <w:sz w:val="21"/>
          <w:szCs w:val="21"/>
        </w:rPr>
        <w:t>:</w:t>
      </w:r>
    </w:p>
    <w:p w14:paraId="15ECE8F1" w14:textId="32404D09" w:rsidR="1E337AEC" w:rsidRDefault="1E337AEC" w:rsidP="117BB036">
      <w:pPr>
        <w:pStyle w:val="ListParagraph"/>
        <w:numPr>
          <w:ilvl w:val="0"/>
          <w:numId w:val="40"/>
        </w:numPr>
        <w:spacing w:after="0" w:line="300" w:lineRule="auto"/>
        <w:rPr>
          <w:rFonts w:ascii="Segoe UI" w:eastAsia="Segoe UI" w:hAnsi="Segoe UI" w:cs="Segoe UI"/>
          <w:sz w:val="21"/>
          <w:szCs w:val="21"/>
        </w:rPr>
      </w:pPr>
      <w:r w:rsidRPr="117BB036">
        <w:rPr>
          <w:rFonts w:ascii="Segoe UI" w:eastAsia="Segoe UI" w:hAnsi="Segoe UI" w:cs="Segoe UI"/>
          <w:sz w:val="21"/>
          <w:szCs w:val="21"/>
        </w:rPr>
        <w:t>Journey funnel tracking and drop-off analysis</w:t>
      </w:r>
    </w:p>
    <w:p w14:paraId="2F811B17" w14:textId="623C3271" w:rsidR="1E337AEC" w:rsidRDefault="1E337AEC" w:rsidP="117BB036">
      <w:pPr>
        <w:pStyle w:val="ListParagraph"/>
        <w:numPr>
          <w:ilvl w:val="0"/>
          <w:numId w:val="40"/>
        </w:numPr>
        <w:spacing w:after="0" w:line="300" w:lineRule="auto"/>
        <w:rPr>
          <w:rFonts w:ascii="Segoe UI" w:eastAsia="Segoe UI" w:hAnsi="Segoe UI" w:cs="Segoe UI"/>
          <w:sz w:val="21"/>
          <w:szCs w:val="21"/>
        </w:rPr>
      </w:pPr>
      <w:r w:rsidRPr="117BB036">
        <w:rPr>
          <w:rFonts w:ascii="Segoe UI" w:eastAsia="Segoe UI" w:hAnsi="Segoe UI" w:cs="Segoe UI"/>
          <w:sz w:val="21"/>
          <w:szCs w:val="21"/>
        </w:rPr>
        <w:t>Standard event model across APIs and portal</w:t>
      </w:r>
    </w:p>
    <w:p w14:paraId="1B28A5A2" w14:textId="366A3E8B" w:rsidR="1E337AEC" w:rsidRDefault="1E337AEC" w:rsidP="117BB036">
      <w:pPr>
        <w:pStyle w:val="ListParagraph"/>
        <w:numPr>
          <w:ilvl w:val="0"/>
          <w:numId w:val="40"/>
        </w:numPr>
        <w:spacing w:after="0" w:line="300" w:lineRule="auto"/>
        <w:rPr>
          <w:rFonts w:ascii="Segoe UI" w:eastAsia="Segoe UI" w:hAnsi="Segoe UI" w:cs="Segoe UI"/>
          <w:sz w:val="21"/>
          <w:szCs w:val="21"/>
        </w:rPr>
      </w:pPr>
      <w:r w:rsidRPr="117BB036">
        <w:rPr>
          <w:rFonts w:ascii="Segoe UI" w:eastAsia="Segoe UI" w:hAnsi="Segoe UI" w:cs="Segoe UI"/>
          <w:sz w:val="21"/>
          <w:szCs w:val="21"/>
        </w:rPr>
        <w:t xml:space="preserve">Dashboards tracking: </w:t>
      </w:r>
    </w:p>
    <w:p w14:paraId="18F505D7" w14:textId="1EDBB974" w:rsidR="1E337AEC" w:rsidRDefault="1E337AEC" w:rsidP="117BB036">
      <w:pPr>
        <w:pStyle w:val="ListParagraph"/>
        <w:numPr>
          <w:ilvl w:val="1"/>
          <w:numId w:val="40"/>
        </w:numPr>
        <w:spacing w:after="0" w:line="300" w:lineRule="auto"/>
        <w:rPr>
          <w:rFonts w:ascii="Segoe UI" w:eastAsia="Segoe UI" w:hAnsi="Segoe UI" w:cs="Segoe UI"/>
          <w:sz w:val="21"/>
          <w:szCs w:val="21"/>
        </w:rPr>
      </w:pPr>
      <w:r w:rsidRPr="117BB036">
        <w:rPr>
          <w:rFonts w:ascii="Segoe UI" w:eastAsia="Segoe UI" w:hAnsi="Segoe UI" w:cs="Segoe UI"/>
          <w:sz w:val="21"/>
          <w:szCs w:val="21"/>
        </w:rPr>
        <w:t>Adoption</w:t>
      </w:r>
    </w:p>
    <w:p w14:paraId="4F73EB62" w14:textId="1128E2F1" w:rsidR="1E337AEC" w:rsidRDefault="1E337AEC" w:rsidP="117BB036">
      <w:pPr>
        <w:pStyle w:val="ListParagraph"/>
        <w:numPr>
          <w:ilvl w:val="1"/>
          <w:numId w:val="40"/>
        </w:numPr>
        <w:spacing w:after="0" w:line="300" w:lineRule="auto"/>
        <w:rPr>
          <w:rFonts w:ascii="Segoe UI" w:eastAsia="Segoe UI" w:hAnsi="Segoe UI" w:cs="Segoe UI"/>
          <w:sz w:val="21"/>
          <w:szCs w:val="21"/>
        </w:rPr>
      </w:pPr>
      <w:r w:rsidRPr="117BB036">
        <w:rPr>
          <w:rFonts w:ascii="Segoe UI" w:eastAsia="Segoe UI" w:hAnsi="Segoe UI" w:cs="Segoe UI"/>
          <w:sz w:val="21"/>
          <w:szCs w:val="21"/>
        </w:rPr>
        <w:t>NPS / CSAT</w:t>
      </w:r>
    </w:p>
    <w:p w14:paraId="65717137" w14:textId="6D0F29A8" w:rsidR="1E337AEC" w:rsidRDefault="1E337AEC" w:rsidP="117BB036">
      <w:pPr>
        <w:pStyle w:val="ListParagraph"/>
        <w:numPr>
          <w:ilvl w:val="1"/>
          <w:numId w:val="40"/>
        </w:numPr>
        <w:spacing w:after="0" w:line="300" w:lineRule="auto"/>
        <w:rPr>
          <w:rFonts w:ascii="Segoe UI" w:eastAsia="Segoe UI" w:hAnsi="Segoe UI" w:cs="Segoe UI"/>
          <w:sz w:val="21"/>
          <w:szCs w:val="21"/>
        </w:rPr>
      </w:pPr>
      <w:r w:rsidRPr="117BB036">
        <w:rPr>
          <w:rFonts w:ascii="Segoe UI" w:eastAsia="Segoe UI" w:hAnsi="Segoe UI" w:cs="Segoe UI"/>
          <w:sz w:val="21"/>
          <w:szCs w:val="21"/>
        </w:rPr>
        <w:t>Error rates</w:t>
      </w:r>
    </w:p>
    <w:p w14:paraId="62963870" w14:textId="78C03A56" w:rsidR="1E337AEC" w:rsidRDefault="1E337AEC" w:rsidP="117BB036">
      <w:pPr>
        <w:pStyle w:val="ListParagraph"/>
        <w:numPr>
          <w:ilvl w:val="1"/>
          <w:numId w:val="40"/>
        </w:numPr>
        <w:spacing w:after="0" w:line="300" w:lineRule="auto"/>
        <w:rPr>
          <w:rFonts w:ascii="Segoe UI" w:eastAsia="Segoe UI" w:hAnsi="Segoe UI" w:cs="Segoe UI"/>
          <w:sz w:val="21"/>
          <w:szCs w:val="21"/>
        </w:rPr>
      </w:pPr>
      <w:r w:rsidRPr="117BB036">
        <w:rPr>
          <w:rFonts w:ascii="Segoe UI" w:eastAsia="Segoe UI" w:hAnsi="Segoe UI" w:cs="Segoe UI"/>
          <w:sz w:val="21"/>
          <w:szCs w:val="21"/>
        </w:rPr>
        <w:t>Conversion metrics</w:t>
      </w:r>
    </w:p>
    <w:p w14:paraId="4C034BA6" w14:textId="227A2071" w:rsidR="117BB036" w:rsidRDefault="117BB036" w:rsidP="117BB036"/>
    <w:p w14:paraId="22876830" w14:textId="76A3DB70" w:rsidR="644361B0" w:rsidRDefault="644361B0" w:rsidP="117BB036">
      <w:pPr>
        <w:pStyle w:val="Heading2"/>
        <w:rPr>
          <w:rFonts w:ascii="Segoe UI" w:eastAsia="Segoe UI" w:hAnsi="Segoe UI" w:cs="Segoe UI"/>
          <w:sz w:val="21"/>
          <w:szCs w:val="21"/>
        </w:rPr>
      </w:pPr>
      <w:bookmarkStart w:id="593" w:name="_Toc232667933"/>
      <w:r w:rsidRPr="117BB036">
        <w:rPr>
          <w:rFonts w:ascii="Segoe UI" w:eastAsia="Segoe UI" w:hAnsi="Segoe UI" w:cs="Segoe UI"/>
          <w:sz w:val="21"/>
          <w:szCs w:val="21"/>
        </w:rPr>
        <w:t>Exception Handling, Error Management &amp; Recovery</w:t>
      </w:r>
      <w:bookmarkEnd w:id="593"/>
    </w:p>
    <w:p w14:paraId="4F03C785" w14:textId="3F991D69" w:rsidR="644361B0" w:rsidRDefault="644361B0" w:rsidP="117BB036">
      <w:pPr>
        <w:spacing w:line="300" w:lineRule="auto"/>
      </w:pPr>
      <w:r w:rsidRPr="117BB036">
        <w:rPr>
          <w:rFonts w:ascii="Segoe UI" w:eastAsia="Segoe UI" w:hAnsi="Segoe UI" w:cs="Segoe UI"/>
          <w:sz w:val="21"/>
          <w:szCs w:val="21"/>
        </w:rPr>
        <w:t>This capability ensures that when journeys fail, errors are clearly communicated, traceable across systems, and actionable for both users and support teams. It supports faster diagnosis, reduces user friction, and improves operational efficiency.</w:t>
      </w:r>
    </w:p>
    <w:p w14:paraId="7F12B7DF" w14:textId="184974AD" w:rsidR="1BDB652E" w:rsidRDefault="1BDB652E" w:rsidP="117BB036">
      <w:pPr>
        <w:spacing w:line="300" w:lineRule="auto"/>
      </w:pPr>
      <w:r w:rsidRPr="117BB036">
        <w:rPr>
          <w:rFonts w:ascii="Segoe UI" w:eastAsia="Segoe UI" w:hAnsi="Segoe UI" w:cs="Segoe UI"/>
          <w:sz w:val="21"/>
          <w:szCs w:val="21"/>
        </w:rPr>
        <w:t xml:space="preserve">Key areas include the following and </w:t>
      </w:r>
      <w:hyperlink w:anchor="_Exception_Handling,_Error" w:history="1">
        <w:r w:rsidRPr="117BB036">
          <w:rPr>
            <w:rStyle w:val="Hyperlink"/>
          </w:rPr>
          <w:t>EPICS</w:t>
        </w:r>
      </w:hyperlink>
      <w:r w:rsidRPr="117BB036">
        <w:rPr>
          <w:rFonts w:ascii="Segoe UI" w:eastAsia="Segoe UI" w:hAnsi="Segoe UI" w:cs="Segoe UI"/>
          <w:sz w:val="21"/>
          <w:szCs w:val="21"/>
        </w:rPr>
        <w:t xml:space="preserve"> are below:</w:t>
      </w:r>
    </w:p>
    <w:p w14:paraId="48A75F3B" w14:textId="265861F9" w:rsidR="644361B0" w:rsidRDefault="644361B0" w:rsidP="117BB036">
      <w:pPr>
        <w:pStyle w:val="ListParagraph"/>
        <w:numPr>
          <w:ilvl w:val="0"/>
          <w:numId w:val="39"/>
        </w:numPr>
        <w:spacing w:after="0" w:line="300" w:lineRule="auto"/>
        <w:rPr>
          <w:rFonts w:ascii="Segoe UI" w:eastAsia="Segoe UI" w:hAnsi="Segoe UI" w:cs="Segoe UI"/>
          <w:sz w:val="21"/>
          <w:szCs w:val="21"/>
        </w:rPr>
      </w:pPr>
      <w:r w:rsidRPr="117BB036">
        <w:rPr>
          <w:rFonts w:ascii="Segoe UI" w:eastAsia="Segoe UI" w:hAnsi="Segoe UI" w:cs="Segoe UI"/>
          <w:sz w:val="21"/>
          <w:szCs w:val="21"/>
        </w:rPr>
        <w:t>User-friendly error handling:</w:t>
      </w:r>
    </w:p>
    <w:p w14:paraId="51154254" w14:textId="149C3227" w:rsidR="644361B0" w:rsidRDefault="644361B0" w:rsidP="117BB036">
      <w:pPr>
        <w:pStyle w:val="ListParagraph"/>
        <w:numPr>
          <w:ilvl w:val="1"/>
          <w:numId w:val="39"/>
        </w:numPr>
        <w:spacing w:after="0" w:line="300" w:lineRule="auto"/>
        <w:rPr>
          <w:rFonts w:ascii="Segoe UI" w:eastAsia="Segoe UI" w:hAnsi="Segoe UI" w:cs="Segoe UI"/>
          <w:sz w:val="21"/>
          <w:szCs w:val="21"/>
        </w:rPr>
      </w:pPr>
      <w:r w:rsidRPr="117BB036">
        <w:rPr>
          <w:rFonts w:ascii="Segoe UI" w:eastAsia="Segoe UI" w:hAnsi="Segoe UI" w:cs="Segoe UI"/>
          <w:sz w:val="21"/>
          <w:szCs w:val="21"/>
        </w:rPr>
        <w:t>Clear, meaningful error messages surfaced to users</w:t>
      </w:r>
    </w:p>
    <w:p w14:paraId="23A40524" w14:textId="4477F526" w:rsidR="644361B0" w:rsidRDefault="644361B0" w:rsidP="117BB036">
      <w:pPr>
        <w:pStyle w:val="ListParagraph"/>
        <w:numPr>
          <w:ilvl w:val="1"/>
          <w:numId w:val="39"/>
        </w:numPr>
        <w:spacing w:after="0" w:line="300" w:lineRule="auto"/>
        <w:rPr>
          <w:rFonts w:ascii="Segoe UI" w:eastAsia="Segoe UI" w:hAnsi="Segoe UI" w:cs="Segoe UI"/>
          <w:sz w:val="21"/>
          <w:szCs w:val="21"/>
        </w:rPr>
      </w:pPr>
      <w:r w:rsidRPr="117BB036">
        <w:rPr>
          <w:rFonts w:ascii="Segoe UI" w:eastAsia="Segoe UI" w:hAnsi="Segoe UI" w:cs="Segoe UI"/>
          <w:sz w:val="21"/>
          <w:szCs w:val="21"/>
        </w:rPr>
        <w:t>Guidance on next steps or where to get help</w:t>
      </w:r>
    </w:p>
    <w:p w14:paraId="1A603D4E" w14:textId="1598B850" w:rsidR="644361B0" w:rsidRDefault="644361B0" w:rsidP="117BB036">
      <w:pPr>
        <w:pStyle w:val="ListParagraph"/>
        <w:numPr>
          <w:ilvl w:val="1"/>
          <w:numId w:val="39"/>
        </w:numPr>
        <w:spacing w:after="0" w:line="300" w:lineRule="auto"/>
        <w:rPr>
          <w:rFonts w:ascii="Segoe UI" w:eastAsia="Segoe UI" w:hAnsi="Segoe UI" w:cs="Segoe UI"/>
          <w:sz w:val="21"/>
          <w:szCs w:val="21"/>
        </w:rPr>
      </w:pPr>
      <w:r w:rsidRPr="117BB036">
        <w:rPr>
          <w:rFonts w:ascii="Segoe UI" w:eastAsia="Segoe UI" w:hAnsi="Segoe UI" w:cs="Segoe UI"/>
          <w:sz w:val="21"/>
          <w:szCs w:val="21"/>
        </w:rPr>
        <w:t>Contextual links to relevant documentation</w:t>
      </w:r>
    </w:p>
    <w:p w14:paraId="21194004" w14:textId="294EC3A8" w:rsidR="644361B0" w:rsidRDefault="644361B0" w:rsidP="117BB036">
      <w:pPr>
        <w:pStyle w:val="ListParagraph"/>
        <w:numPr>
          <w:ilvl w:val="0"/>
          <w:numId w:val="39"/>
        </w:numPr>
        <w:spacing w:after="0" w:line="300" w:lineRule="auto"/>
        <w:rPr>
          <w:rFonts w:ascii="Segoe UI" w:eastAsia="Segoe UI" w:hAnsi="Segoe UI" w:cs="Segoe UI"/>
          <w:sz w:val="21"/>
          <w:szCs w:val="21"/>
        </w:rPr>
      </w:pPr>
      <w:r w:rsidRPr="117BB036">
        <w:rPr>
          <w:rFonts w:ascii="Segoe UI" w:eastAsia="Segoe UI" w:hAnsi="Segoe UI" w:cs="Segoe UI"/>
          <w:sz w:val="21"/>
          <w:szCs w:val="21"/>
        </w:rPr>
        <w:t>Error traceability and diagnostics:</w:t>
      </w:r>
    </w:p>
    <w:p w14:paraId="2F90C718" w14:textId="4F14A8F6" w:rsidR="644361B0" w:rsidRDefault="644361B0" w:rsidP="117BB036">
      <w:pPr>
        <w:pStyle w:val="ListParagraph"/>
        <w:numPr>
          <w:ilvl w:val="1"/>
          <w:numId w:val="39"/>
        </w:numPr>
        <w:spacing w:after="0" w:line="300" w:lineRule="auto"/>
        <w:rPr>
          <w:rFonts w:ascii="Segoe UI" w:eastAsia="Segoe UI" w:hAnsi="Segoe UI" w:cs="Segoe UI"/>
          <w:sz w:val="21"/>
          <w:szCs w:val="21"/>
        </w:rPr>
      </w:pPr>
      <w:r w:rsidRPr="117BB036">
        <w:rPr>
          <w:rFonts w:ascii="Segoe UI" w:eastAsia="Segoe UI" w:hAnsi="Segoe UI" w:cs="Segoe UI"/>
          <w:sz w:val="21"/>
          <w:szCs w:val="21"/>
        </w:rPr>
        <w:t>Unique error or reference ID generated per failure</w:t>
      </w:r>
    </w:p>
    <w:p w14:paraId="12583BBE" w14:textId="7590CBCD" w:rsidR="644361B0" w:rsidRDefault="644361B0" w:rsidP="117BB036">
      <w:pPr>
        <w:pStyle w:val="ListParagraph"/>
        <w:numPr>
          <w:ilvl w:val="1"/>
          <w:numId w:val="39"/>
        </w:numPr>
        <w:spacing w:after="0" w:line="300" w:lineRule="auto"/>
        <w:rPr>
          <w:rFonts w:ascii="Segoe UI" w:eastAsia="Segoe UI" w:hAnsi="Segoe UI" w:cs="Segoe UI"/>
          <w:sz w:val="21"/>
          <w:szCs w:val="21"/>
        </w:rPr>
      </w:pPr>
      <w:r w:rsidRPr="117BB036">
        <w:rPr>
          <w:rFonts w:ascii="Segoe UI" w:eastAsia="Segoe UI" w:hAnsi="Segoe UI" w:cs="Segoe UI"/>
          <w:sz w:val="21"/>
          <w:szCs w:val="21"/>
        </w:rPr>
        <w:t xml:space="preserve">Correlation across systems including: </w:t>
      </w:r>
    </w:p>
    <w:p w14:paraId="294E481C" w14:textId="1B9B10EF" w:rsidR="644361B0" w:rsidRDefault="644361B0" w:rsidP="117BB036">
      <w:pPr>
        <w:pStyle w:val="ListParagraph"/>
        <w:numPr>
          <w:ilvl w:val="2"/>
          <w:numId w:val="39"/>
        </w:numPr>
        <w:spacing w:after="0" w:line="300" w:lineRule="auto"/>
        <w:rPr>
          <w:rFonts w:ascii="Segoe UI" w:eastAsia="Segoe UI" w:hAnsi="Segoe UI" w:cs="Segoe UI"/>
          <w:sz w:val="21"/>
          <w:szCs w:val="21"/>
        </w:rPr>
      </w:pPr>
      <w:r w:rsidRPr="117BB036">
        <w:rPr>
          <w:rFonts w:ascii="Segoe UI" w:eastAsia="Segoe UI" w:hAnsi="Segoe UI" w:cs="Segoe UI"/>
          <w:sz w:val="21"/>
          <w:szCs w:val="21"/>
        </w:rPr>
        <w:t>Portal errors</w:t>
      </w:r>
    </w:p>
    <w:p w14:paraId="4ECC001B" w14:textId="083AF8DE" w:rsidR="644361B0" w:rsidRDefault="644361B0" w:rsidP="117BB036">
      <w:pPr>
        <w:pStyle w:val="ListParagraph"/>
        <w:numPr>
          <w:ilvl w:val="2"/>
          <w:numId w:val="39"/>
        </w:numPr>
        <w:spacing w:after="0" w:line="300" w:lineRule="auto"/>
        <w:rPr>
          <w:rFonts w:ascii="Segoe UI" w:eastAsia="Segoe UI" w:hAnsi="Segoe UI" w:cs="Segoe UI"/>
          <w:sz w:val="21"/>
          <w:szCs w:val="21"/>
        </w:rPr>
      </w:pPr>
      <w:r w:rsidRPr="117BB036">
        <w:rPr>
          <w:rFonts w:ascii="Segoe UI" w:eastAsia="Segoe UI" w:hAnsi="Segoe UI" w:cs="Segoe UI"/>
          <w:sz w:val="21"/>
          <w:szCs w:val="21"/>
        </w:rPr>
        <w:t>API calls</w:t>
      </w:r>
    </w:p>
    <w:p w14:paraId="742AB39E" w14:textId="3519AAFE" w:rsidR="644361B0" w:rsidRDefault="644361B0" w:rsidP="117BB036">
      <w:pPr>
        <w:pStyle w:val="ListParagraph"/>
        <w:numPr>
          <w:ilvl w:val="2"/>
          <w:numId w:val="39"/>
        </w:numPr>
        <w:spacing w:after="0" w:line="300" w:lineRule="auto"/>
        <w:rPr>
          <w:rFonts w:ascii="Segoe UI" w:eastAsia="Segoe UI" w:hAnsi="Segoe UI" w:cs="Segoe UI"/>
          <w:sz w:val="21"/>
          <w:szCs w:val="21"/>
        </w:rPr>
      </w:pPr>
      <w:r w:rsidRPr="117BB036">
        <w:rPr>
          <w:rFonts w:ascii="Segoe UI" w:eastAsia="Segoe UI" w:hAnsi="Segoe UI" w:cs="Segoe UI"/>
          <w:sz w:val="21"/>
          <w:szCs w:val="21"/>
        </w:rPr>
        <w:t>Backend system logs</w:t>
      </w:r>
    </w:p>
    <w:p w14:paraId="7B283BA1" w14:textId="06FF76BB" w:rsidR="644361B0" w:rsidRDefault="644361B0" w:rsidP="117BB036">
      <w:pPr>
        <w:pStyle w:val="ListParagraph"/>
        <w:numPr>
          <w:ilvl w:val="0"/>
          <w:numId w:val="39"/>
        </w:numPr>
        <w:spacing w:after="0" w:line="300" w:lineRule="auto"/>
        <w:rPr>
          <w:rFonts w:ascii="Segoe UI" w:eastAsia="Segoe UI" w:hAnsi="Segoe UI" w:cs="Segoe UI"/>
          <w:sz w:val="21"/>
          <w:szCs w:val="21"/>
        </w:rPr>
      </w:pPr>
      <w:r w:rsidRPr="117BB036">
        <w:rPr>
          <w:rFonts w:ascii="Segoe UI" w:eastAsia="Segoe UI" w:hAnsi="Segoe UI" w:cs="Segoe UI"/>
          <w:sz w:val="21"/>
          <w:szCs w:val="21"/>
        </w:rPr>
        <w:t>Operational support and resolution:</w:t>
      </w:r>
    </w:p>
    <w:p w14:paraId="3DCFC8B4" w14:textId="1824B9FF" w:rsidR="644361B0" w:rsidRDefault="644361B0" w:rsidP="117BB036">
      <w:pPr>
        <w:pStyle w:val="ListParagraph"/>
        <w:numPr>
          <w:ilvl w:val="1"/>
          <w:numId w:val="39"/>
        </w:numPr>
        <w:spacing w:after="0" w:line="300" w:lineRule="auto"/>
        <w:rPr>
          <w:rFonts w:ascii="Segoe UI" w:eastAsia="Segoe UI" w:hAnsi="Segoe UI" w:cs="Segoe UI"/>
          <w:sz w:val="21"/>
          <w:szCs w:val="21"/>
        </w:rPr>
      </w:pPr>
      <w:r w:rsidRPr="117BB036">
        <w:rPr>
          <w:rFonts w:ascii="Segoe UI" w:eastAsia="Segoe UI" w:hAnsi="Segoe UI" w:cs="Segoe UI"/>
          <w:sz w:val="21"/>
          <w:szCs w:val="21"/>
        </w:rPr>
        <w:t>Enables faster diagnosis by support and operations teams</w:t>
      </w:r>
    </w:p>
    <w:p w14:paraId="3D63AECC" w14:textId="67FCAED9" w:rsidR="644361B0" w:rsidRDefault="644361B0" w:rsidP="117BB036">
      <w:pPr>
        <w:pStyle w:val="ListParagraph"/>
        <w:numPr>
          <w:ilvl w:val="1"/>
          <w:numId w:val="39"/>
        </w:numPr>
        <w:spacing w:after="0" w:line="300" w:lineRule="auto"/>
        <w:rPr>
          <w:rFonts w:ascii="Segoe UI" w:eastAsia="Segoe UI" w:hAnsi="Segoe UI" w:cs="Segoe UI"/>
          <w:sz w:val="21"/>
          <w:szCs w:val="21"/>
        </w:rPr>
      </w:pPr>
      <w:r w:rsidRPr="117BB036">
        <w:rPr>
          <w:rFonts w:ascii="Segoe UI" w:eastAsia="Segoe UI" w:hAnsi="Segoe UI" w:cs="Segoe UI"/>
          <w:sz w:val="21"/>
          <w:szCs w:val="21"/>
        </w:rPr>
        <w:t>Supports tracking and investigation of failures</w:t>
      </w:r>
    </w:p>
    <w:p w14:paraId="66204858" w14:textId="6D9A9332" w:rsidR="48C39E6F" w:rsidRDefault="48C39E6F" w:rsidP="117BB036">
      <w:pPr>
        <w:pStyle w:val="Heading2"/>
        <w:rPr>
          <w:rFonts w:ascii="Segoe UI" w:eastAsia="Segoe UI" w:hAnsi="Segoe UI" w:cs="Segoe UI"/>
          <w:sz w:val="21"/>
          <w:szCs w:val="21"/>
        </w:rPr>
      </w:pPr>
      <w:bookmarkStart w:id="594" w:name="_Toc232667934"/>
      <w:commentRangeStart w:id="595"/>
      <w:commentRangeStart w:id="596"/>
      <w:r w:rsidRPr="117BB036">
        <w:rPr>
          <w:rFonts w:ascii="Segoe UI" w:eastAsia="Segoe UI" w:hAnsi="Segoe UI" w:cs="Segoe UI"/>
          <w:sz w:val="21"/>
          <w:szCs w:val="21"/>
        </w:rPr>
        <w:t>Customer &amp; Partner Operational Dashboards</w:t>
      </w:r>
      <w:bookmarkEnd w:id="594"/>
      <w:commentRangeEnd w:id="595"/>
      <w:r w:rsidR="00C66414">
        <w:rPr>
          <w:rStyle w:val="CommentReference"/>
          <w:rFonts w:ascii="Segoe UI" w:eastAsia="Segoe UI" w:hAnsi="Segoe UI" w:cs="Segoe UI"/>
          <w:sz w:val="21"/>
          <w:szCs w:val="21"/>
        </w:rPr>
        <w:commentReference w:id="595"/>
      </w:r>
      <w:commentRangeEnd w:id="596"/>
      <w:r w:rsidR="00F6537E">
        <w:rPr>
          <w:rStyle w:val="CommentReference"/>
          <w:rFonts w:ascii="Segoe UI" w:eastAsia="Segoe UI" w:hAnsi="Segoe UI" w:cs="Segoe UI"/>
          <w:sz w:val="21"/>
          <w:szCs w:val="21"/>
        </w:rPr>
        <w:commentReference w:id="596"/>
      </w:r>
    </w:p>
    <w:p w14:paraId="45729106" w14:textId="2E0FBFF4" w:rsidR="48C39E6F" w:rsidRDefault="48C39E6F" w:rsidP="117BB036">
      <w:pPr>
        <w:spacing w:line="300" w:lineRule="auto"/>
      </w:pPr>
      <w:r w:rsidRPr="117BB036">
        <w:rPr>
          <w:rFonts w:ascii="Segoe UI" w:eastAsia="Segoe UI" w:hAnsi="Segoe UI" w:cs="Segoe UI"/>
          <w:sz w:val="21"/>
          <w:szCs w:val="21"/>
        </w:rPr>
        <w:t>This capability provides customers, partners, and internal users with real-time visibility of their operational state across orders, assets, services, and faults. It enables both self-service and assisted journeys by surfacing actionable insights and reducing the need for manual tracking or external reporting tools.</w:t>
      </w:r>
    </w:p>
    <w:p w14:paraId="4D9FE5F8" w14:textId="672515DE" w:rsidR="48C39E6F" w:rsidRDefault="48C39E6F" w:rsidP="117BB036">
      <w:pPr>
        <w:spacing w:line="300" w:lineRule="auto"/>
      </w:pPr>
      <w:r w:rsidRPr="117BB036">
        <w:rPr>
          <w:rFonts w:ascii="Segoe UI" w:eastAsia="Segoe UI" w:hAnsi="Segoe UI" w:cs="Segoe UI"/>
          <w:sz w:val="21"/>
          <w:szCs w:val="21"/>
        </w:rPr>
        <w:t>The dashboards act as a single, unified operational view, bringing together data from multiple domains (e.g. order management, inventory, billing, and support) to support quicker decision-making, improved transparency, and proactive issue resolution. This capability will ultimately supersede legacy reporting solutions (e.g. WCR reporting for WHC, BB, etc.).</w:t>
      </w:r>
    </w:p>
    <w:p w14:paraId="0D5C2CE8" w14:textId="642E10C9" w:rsidR="48C39E6F" w:rsidRDefault="48C39E6F" w:rsidP="117BB036">
      <w:pPr>
        <w:spacing w:line="300" w:lineRule="auto"/>
        <w:rPr>
          <w:rFonts w:ascii="Segoe UI" w:eastAsia="Segoe UI" w:hAnsi="Segoe UI" w:cs="Segoe UI"/>
          <w:sz w:val="21"/>
          <w:szCs w:val="21"/>
        </w:rPr>
      </w:pPr>
      <w:r w:rsidRPr="117BB036">
        <w:rPr>
          <w:rFonts w:ascii="Segoe UI" w:eastAsia="Segoe UI" w:hAnsi="Segoe UI" w:cs="Segoe UI"/>
          <w:sz w:val="21"/>
          <w:szCs w:val="21"/>
        </w:rPr>
        <w:t>Below are the key areas covered under customer and partner operational dashboards</w:t>
      </w:r>
      <w:r w:rsidR="3FB34A7A" w:rsidRPr="117BB036">
        <w:rPr>
          <w:rFonts w:ascii="Segoe UI" w:eastAsia="Segoe UI" w:hAnsi="Segoe UI" w:cs="Segoe UI"/>
          <w:sz w:val="21"/>
          <w:szCs w:val="21"/>
        </w:rPr>
        <w:t xml:space="preserve"> and </w:t>
      </w:r>
      <w:hyperlink w:anchor="_Customer_&amp;_Partner" w:history="1">
        <w:r w:rsidR="3FB34A7A" w:rsidRPr="117BB036">
          <w:rPr>
            <w:rStyle w:val="Hyperlink"/>
          </w:rPr>
          <w:t>EPICS</w:t>
        </w:r>
      </w:hyperlink>
      <w:r w:rsidR="3FB34A7A" w:rsidRPr="117BB036">
        <w:rPr>
          <w:rFonts w:ascii="Segoe UI" w:eastAsia="Segoe UI" w:hAnsi="Segoe UI" w:cs="Segoe UI"/>
          <w:sz w:val="21"/>
          <w:szCs w:val="21"/>
        </w:rPr>
        <w:t xml:space="preserve"> are below</w:t>
      </w:r>
    </w:p>
    <w:p w14:paraId="14A89118" w14:textId="40A6702F" w:rsidR="48C39E6F" w:rsidRDefault="48C39E6F" w:rsidP="117BB036">
      <w:pPr>
        <w:pStyle w:val="ListParagraph"/>
        <w:numPr>
          <w:ilvl w:val="0"/>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Order visibility and tracking:</w:t>
      </w:r>
    </w:p>
    <w:p w14:paraId="244E33F6" w14:textId="31CB29C1" w:rsidR="48C39E6F" w:rsidRDefault="48C39E6F" w:rsidP="117BB036">
      <w:pPr>
        <w:pStyle w:val="ListParagraph"/>
        <w:numPr>
          <w:ilvl w:val="1"/>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Open order dashboard providing a consolidated view of in-flight orders</w:t>
      </w:r>
    </w:p>
    <w:p w14:paraId="5A8AC4EA" w14:textId="3AE85B5F" w:rsidR="48C39E6F" w:rsidRDefault="48C39E6F" w:rsidP="117BB036">
      <w:pPr>
        <w:pStyle w:val="ListParagraph"/>
        <w:numPr>
          <w:ilvl w:val="1"/>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Real-time order status updates</w:t>
      </w:r>
    </w:p>
    <w:p w14:paraId="0C26C2C8" w14:textId="280997C5" w:rsidR="48C39E6F" w:rsidRDefault="48C39E6F" w:rsidP="117BB036">
      <w:pPr>
        <w:pStyle w:val="ListParagraph"/>
        <w:numPr>
          <w:ilvl w:val="1"/>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Order status lookup for specific orders and journeys</w:t>
      </w:r>
    </w:p>
    <w:p w14:paraId="54C7CF89" w14:textId="5EFCCBF0" w:rsidR="48C39E6F" w:rsidRDefault="48C39E6F" w:rsidP="117BB036">
      <w:pPr>
        <w:pStyle w:val="ListParagraph"/>
        <w:numPr>
          <w:ilvl w:val="0"/>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Asset and service visibility:</w:t>
      </w:r>
    </w:p>
    <w:p w14:paraId="33AD79D6" w14:textId="02120F51" w:rsidR="48C39E6F" w:rsidRDefault="48C39E6F" w:rsidP="117BB036">
      <w:pPr>
        <w:pStyle w:val="ListParagraph"/>
        <w:numPr>
          <w:ilvl w:val="1"/>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Assets dashboard showing customer products and services</w:t>
      </w:r>
    </w:p>
    <w:p w14:paraId="50B9915A" w14:textId="4F4536D0" w:rsidR="48C39E6F" w:rsidRDefault="48C39E6F" w:rsidP="117BB036">
      <w:pPr>
        <w:pStyle w:val="ListParagraph"/>
        <w:numPr>
          <w:ilvl w:val="1"/>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Inventory visibility across services and associated components</w:t>
      </w:r>
    </w:p>
    <w:p w14:paraId="292D2A08" w14:textId="6B697D84" w:rsidR="48C39E6F" w:rsidRDefault="48C39E6F" w:rsidP="117BB036">
      <w:pPr>
        <w:pStyle w:val="ListParagraph"/>
        <w:numPr>
          <w:ilvl w:val="0"/>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Fault and support visibility:</w:t>
      </w:r>
    </w:p>
    <w:p w14:paraId="6F10FC31" w14:textId="32AF222B" w:rsidR="48C39E6F" w:rsidRDefault="48C39E6F" w:rsidP="117BB036">
      <w:pPr>
        <w:pStyle w:val="ListParagraph"/>
        <w:numPr>
          <w:ilvl w:val="1"/>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Faults dashboard providing status and progress of reported issues</w:t>
      </w:r>
    </w:p>
    <w:p w14:paraId="354035B1" w14:textId="2C2289EF" w:rsidR="48C39E6F" w:rsidRDefault="48C39E6F" w:rsidP="117BB036">
      <w:pPr>
        <w:pStyle w:val="ListParagraph"/>
        <w:numPr>
          <w:ilvl w:val="1"/>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Integration with support journeys for tracking and resolution</w:t>
      </w:r>
    </w:p>
    <w:p w14:paraId="404A0EB7" w14:textId="7B2A5DD9" w:rsidR="48C39E6F" w:rsidRDefault="48C39E6F" w:rsidP="117BB036">
      <w:pPr>
        <w:pStyle w:val="ListParagraph"/>
        <w:numPr>
          <w:ilvl w:val="0"/>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Cross-domain operational view:</w:t>
      </w:r>
    </w:p>
    <w:p w14:paraId="7DF79BD3" w14:textId="227F4D84" w:rsidR="48C39E6F" w:rsidRDefault="48C39E6F" w:rsidP="117BB036">
      <w:pPr>
        <w:pStyle w:val="ListParagraph"/>
        <w:numPr>
          <w:ilvl w:val="1"/>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 xml:space="preserve">Unified dashboard combining: </w:t>
      </w:r>
    </w:p>
    <w:p w14:paraId="7357A901" w14:textId="6E171B96" w:rsidR="48C39E6F" w:rsidRDefault="48C39E6F" w:rsidP="117BB036">
      <w:pPr>
        <w:pStyle w:val="ListParagraph"/>
        <w:numPr>
          <w:ilvl w:val="2"/>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Order Management (OM)</w:t>
      </w:r>
    </w:p>
    <w:p w14:paraId="3DAED6E4" w14:textId="3E43F26B" w:rsidR="48C39E6F" w:rsidRDefault="48C39E6F" w:rsidP="117BB036">
      <w:pPr>
        <w:pStyle w:val="ListParagraph"/>
        <w:numPr>
          <w:ilvl w:val="2"/>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Inventory / assets</w:t>
      </w:r>
    </w:p>
    <w:p w14:paraId="02DE55C1" w14:textId="613BBDDE" w:rsidR="48C39E6F" w:rsidRDefault="48C39E6F" w:rsidP="117BB036">
      <w:pPr>
        <w:pStyle w:val="ListParagraph"/>
        <w:numPr>
          <w:ilvl w:val="2"/>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Billing insights</w:t>
      </w:r>
    </w:p>
    <w:p w14:paraId="38B7A828" w14:textId="3BC21630" w:rsidR="48C39E6F" w:rsidRDefault="48C39E6F" w:rsidP="117BB036">
      <w:pPr>
        <w:pStyle w:val="ListParagraph"/>
        <w:numPr>
          <w:ilvl w:val="2"/>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Support and fault data</w:t>
      </w:r>
    </w:p>
    <w:p w14:paraId="710164F3" w14:textId="63F0F5B5" w:rsidR="48C39E6F" w:rsidRDefault="48C39E6F" w:rsidP="117BB036">
      <w:pPr>
        <w:pStyle w:val="ListParagraph"/>
        <w:numPr>
          <w:ilvl w:val="0"/>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Actionable insights and usability:</w:t>
      </w:r>
    </w:p>
    <w:p w14:paraId="151F868B" w14:textId="160FBA50" w:rsidR="48C39E6F" w:rsidRDefault="48C39E6F" w:rsidP="117BB036">
      <w:pPr>
        <w:pStyle w:val="ListParagraph"/>
        <w:numPr>
          <w:ilvl w:val="1"/>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Surfacing relevant actions directly from dashboards (e.g. track, raise, manage)</w:t>
      </w:r>
    </w:p>
    <w:p w14:paraId="4F6ADEF1" w14:textId="6723B8CC" w:rsidR="48C39E6F" w:rsidRDefault="48C39E6F" w:rsidP="117BB036">
      <w:pPr>
        <w:pStyle w:val="ListParagraph"/>
        <w:numPr>
          <w:ilvl w:val="1"/>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Supporting both customer self-serve and BT-assisted operational workflows</w:t>
      </w:r>
    </w:p>
    <w:p w14:paraId="4D9C1597" w14:textId="12D88898" w:rsidR="48C39E6F" w:rsidRDefault="48C39E6F" w:rsidP="117BB036">
      <w:pPr>
        <w:pStyle w:val="ListParagraph"/>
        <w:numPr>
          <w:ilvl w:val="0"/>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Modern reporting replacement:</w:t>
      </w:r>
    </w:p>
    <w:p w14:paraId="1698C0F5" w14:textId="1475A81B" w:rsidR="48C39E6F" w:rsidRDefault="48C39E6F" w:rsidP="117BB036">
      <w:pPr>
        <w:pStyle w:val="ListParagraph"/>
        <w:numPr>
          <w:ilvl w:val="1"/>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Designed to replace legacy reporting tools (e.g. WCR reporting)</w:t>
      </w:r>
    </w:p>
    <w:p w14:paraId="506DE018" w14:textId="2A87E265" w:rsidR="48C39E6F" w:rsidRDefault="48C39E6F" w:rsidP="117BB036">
      <w:pPr>
        <w:pStyle w:val="ListParagraph"/>
        <w:numPr>
          <w:ilvl w:val="1"/>
          <w:numId w:val="38"/>
        </w:numPr>
        <w:spacing w:after="0" w:line="300" w:lineRule="auto"/>
        <w:rPr>
          <w:rFonts w:ascii="Segoe UI" w:eastAsia="Segoe UI" w:hAnsi="Segoe UI" w:cs="Segoe UI"/>
          <w:sz w:val="21"/>
          <w:szCs w:val="21"/>
        </w:rPr>
      </w:pPr>
      <w:r w:rsidRPr="117BB036">
        <w:rPr>
          <w:rFonts w:ascii="Segoe UI" w:eastAsia="Segoe UI" w:hAnsi="Segoe UI" w:cs="Segoe UI"/>
          <w:sz w:val="21"/>
          <w:szCs w:val="21"/>
        </w:rPr>
        <w:t>Provides real-time, interactive dashboards vs static reports</w:t>
      </w:r>
    </w:p>
    <w:p w14:paraId="15F70F2C" w14:textId="44B6B488" w:rsidR="7BB5728F" w:rsidRDefault="73F74C51" w:rsidP="7BB5728F">
      <w:pPr>
        <w:pStyle w:val="ListParagraph"/>
        <w:numPr>
          <w:ilvl w:val="0"/>
          <w:numId w:val="184"/>
        </w:numPr>
        <w:spacing w:after="0" w:line="300" w:lineRule="auto"/>
        <w:rPr>
          <w:rFonts w:ascii="Segoe UI" w:eastAsia="Segoe UI" w:hAnsi="Segoe UI" w:cs="Segoe UI"/>
          <w:sz w:val="21"/>
          <w:szCs w:val="21"/>
        </w:rPr>
      </w:pPr>
      <w:r>
        <w:t xml:space="preserve">Real time updates / </w:t>
      </w:r>
      <w:r w:rsidRPr="71E7B237">
        <w:rPr>
          <w:rFonts w:ascii="Segoe UI" w:eastAsia="Segoe UI" w:hAnsi="Segoe UI" w:cs="Segoe UI"/>
          <w:sz w:val="21"/>
          <w:szCs w:val="21"/>
        </w:rPr>
        <w:t>Notifications</w:t>
      </w:r>
      <w:r>
        <w:t>:</w:t>
      </w:r>
    </w:p>
    <w:p w14:paraId="538B9214" w14:textId="6E84A84F" w:rsidR="73F74C51" w:rsidRDefault="73F74C51" w:rsidP="7DD07857">
      <w:pPr>
        <w:pStyle w:val="ListParagraph"/>
        <w:numPr>
          <w:ilvl w:val="0"/>
          <w:numId w:val="185"/>
        </w:numPr>
        <w:spacing w:after="0" w:line="300" w:lineRule="auto"/>
        <w:rPr>
          <w:rFonts w:ascii="Segoe UI" w:eastAsia="Segoe UI" w:hAnsi="Segoe UI" w:cs="Segoe UI"/>
          <w:sz w:val="21"/>
          <w:szCs w:val="21"/>
        </w:rPr>
      </w:pPr>
      <w:r w:rsidRPr="7DD07857">
        <w:rPr>
          <w:rFonts w:ascii="Segoe UI" w:eastAsia="Segoe UI" w:hAnsi="Segoe UI" w:cs="Segoe UI"/>
          <w:sz w:val="21"/>
          <w:szCs w:val="21"/>
        </w:rPr>
        <w:t>Planned Outages</w:t>
      </w:r>
    </w:p>
    <w:p w14:paraId="2D8D405F" w14:textId="308139E1" w:rsidR="73F74C51" w:rsidRDefault="73F74C51" w:rsidP="7DD07857">
      <w:pPr>
        <w:pStyle w:val="ListParagraph"/>
        <w:numPr>
          <w:ilvl w:val="0"/>
          <w:numId w:val="185"/>
        </w:numPr>
        <w:spacing w:after="0" w:line="300" w:lineRule="auto"/>
        <w:rPr>
          <w:rFonts w:ascii="Segoe UI" w:eastAsia="Segoe UI" w:hAnsi="Segoe UI" w:cs="Segoe UI"/>
          <w:sz w:val="21"/>
          <w:szCs w:val="21"/>
        </w:rPr>
      </w:pPr>
      <w:r w:rsidRPr="7DD07857">
        <w:rPr>
          <w:rFonts w:ascii="Segoe UI" w:eastAsia="Segoe UI" w:hAnsi="Segoe UI" w:cs="Segoe UI"/>
          <w:sz w:val="21"/>
          <w:szCs w:val="21"/>
        </w:rPr>
        <w:t>Briefings etc</w:t>
      </w:r>
    </w:p>
    <w:p w14:paraId="48DB5EB9" w14:textId="32F97B70" w:rsidR="00D86565" w:rsidRPr="00D86565" w:rsidRDefault="3184D3F7" w:rsidP="00CE089D">
      <w:pPr>
        <w:pStyle w:val="Heading2"/>
        <w:rPr>
          <w:rFonts w:cs="BT Curve"/>
        </w:rPr>
      </w:pPr>
      <w:bookmarkStart w:id="597" w:name="_Toc232667935"/>
      <w:r w:rsidRPr="117BB036">
        <w:rPr>
          <w:rFonts w:cs="BT Curve"/>
        </w:rPr>
        <w:t>I</w:t>
      </w:r>
      <w:r w:rsidR="31D07E7A" w:rsidRPr="117BB036">
        <w:rPr>
          <w:rFonts w:cs="BT Curve"/>
        </w:rPr>
        <w:t>nsights &amp; Journey Measurement</w:t>
      </w:r>
      <w:bookmarkEnd w:id="597"/>
    </w:p>
    <w:p w14:paraId="22CDC663" w14:textId="77777777" w:rsidR="00D86565" w:rsidRPr="00D86565" w:rsidRDefault="31D07E7A" w:rsidP="117BB036">
      <w:pPr>
        <w:pStyle w:val="ListBullet"/>
        <w:numPr>
          <w:ilvl w:val="0"/>
          <w:numId w:val="0"/>
        </w:numPr>
        <w:rPr>
          <w:rFonts w:cs="BT Curve"/>
        </w:rPr>
      </w:pPr>
      <w:r w:rsidRPr="117BB036">
        <w:rPr>
          <w:rFonts w:cs="BT Curve"/>
        </w:rPr>
        <w:t>Captures and analyses behavioural and operational data to measure journey performance, identify bottlenecks, and drive continuous improvement. It supports both business and experience insights across portal and API usage.</w:t>
      </w:r>
    </w:p>
    <w:p w14:paraId="4B407C03" w14:textId="77D41BEB" w:rsidR="00D86565" w:rsidRDefault="738C71F0" w:rsidP="00D86565">
      <w:pPr>
        <w:pStyle w:val="ListBullet"/>
        <w:rPr>
          <w:rFonts w:cs="BT Curve"/>
        </w:rPr>
      </w:pPr>
      <w:r>
        <w:t xml:space="preserve">Site </w:t>
      </w:r>
      <w:r w:rsidR="31D07E7A" w:rsidRPr="117BB036">
        <w:rPr>
          <w:rFonts w:cs="BT Curve"/>
        </w:rPr>
        <w:t>Analytics</w:t>
      </w:r>
    </w:p>
    <w:p w14:paraId="3C27B321" w14:textId="1F8AF92A" w:rsidR="001F1C8A" w:rsidRPr="00D86565" w:rsidRDefault="25F1B5FE" w:rsidP="00D86565">
      <w:pPr>
        <w:pStyle w:val="ListBullet"/>
        <w:rPr>
          <w:rFonts w:cs="BT Curve"/>
        </w:rPr>
      </w:pPr>
      <w:r w:rsidRPr="117BB036">
        <w:rPr>
          <w:rFonts w:cs="BT Curve"/>
        </w:rPr>
        <w:t>API Analytics</w:t>
      </w:r>
      <w:r w:rsidR="3E549EF1" w:rsidRPr="117BB036">
        <w:rPr>
          <w:rFonts w:cs="BT Curve"/>
        </w:rPr>
        <w:t xml:space="preserve"> / </w:t>
      </w:r>
      <w:r w:rsidR="7B565A94" w:rsidRPr="117BB036">
        <w:rPr>
          <w:rFonts w:cs="BT Curve"/>
        </w:rPr>
        <w:t xml:space="preserve">volumes / latency / </w:t>
      </w:r>
      <w:r w:rsidR="53D2425F" w:rsidRPr="117BB036">
        <w:rPr>
          <w:rFonts w:cs="BT Curve"/>
        </w:rPr>
        <w:t>errors</w:t>
      </w:r>
    </w:p>
    <w:p w14:paraId="03E253D6" w14:textId="0B827239" w:rsidR="00D86565" w:rsidRDefault="31D07E7A" w:rsidP="00D86565">
      <w:pPr>
        <w:pStyle w:val="ListBullet"/>
        <w:rPr>
          <w:rFonts w:cs="BT Curve"/>
        </w:rPr>
      </w:pPr>
      <w:r w:rsidRPr="117BB036">
        <w:rPr>
          <w:rFonts w:cs="BT Curve"/>
        </w:rPr>
        <w:t>Journey measurement</w:t>
      </w:r>
      <w:r w:rsidR="1461462B" w:rsidRPr="117BB036">
        <w:rPr>
          <w:rFonts w:cs="BT Curve"/>
        </w:rPr>
        <w:t xml:space="preserve"> / drop </w:t>
      </w:r>
      <w:r w:rsidR="318B6C58" w:rsidRPr="117BB036">
        <w:rPr>
          <w:rFonts w:cs="BT Curve"/>
        </w:rPr>
        <w:t xml:space="preserve">ffs / </w:t>
      </w:r>
      <w:r w:rsidR="3E549EF1" w:rsidRPr="117BB036">
        <w:rPr>
          <w:rFonts w:cs="BT Curve"/>
        </w:rPr>
        <w:t>timings</w:t>
      </w:r>
    </w:p>
    <w:p w14:paraId="02618040" w14:textId="19E00A30" w:rsidR="0086241F" w:rsidRPr="00D86565" w:rsidRDefault="05CF0C87" w:rsidP="00D86565">
      <w:pPr>
        <w:pStyle w:val="ListBullet"/>
        <w:rPr>
          <w:rFonts w:cs="BT Curve"/>
        </w:rPr>
      </w:pPr>
      <w:r w:rsidRPr="117BB036">
        <w:rPr>
          <w:rFonts w:cs="BT Curve"/>
        </w:rPr>
        <w:t>Sales funnel analysis</w:t>
      </w:r>
    </w:p>
    <w:p w14:paraId="434D7991" w14:textId="69C889FC" w:rsidR="00E63467" w:rsidRDefault="25F1B5FE" w:rsidP="117BB036">
      <w:pPr>
        <w:pStyle w:val="ListBullet"/>
        <w:rPr>
          <w:rFonts w:cs="BT Curve"/>
        </w:rPr>
      </w:pPr>
      <w:r w:rsidRPr="117BB036">
        <w:rPr>
          <w:rFonts w:cs="BT Curve"/>
        </w:rPr>
        <w:t>Cross-channel</w:t>
      </w:r>
      <w:r w:rsidR="31D07E7A" w:rsidRPr="117BB036">
        <w:rPr>
          <w:rFonts w:cs="BT Curve"/>
        </w:rPr>
        <w:t xml:space="preserve"> </w:t>
      </w:r>
      <w:r w:rsidR="1D03FAF7" w:rsidRPr="117BB036">
        <w:rPr>
          <w:rFonts w:cs="BT Curve"/>
        </w:rPr>
        <w:t>dashboards</w:t>
      </w:r>
    </w:p>
    <w:p w14:paraId="244B768A" w14:textId="5BC76BFC" w:rsidR="00E63467" w:rsidRDefault="31D07E7A" w:rsidP="117BB036">
      <w:pPr>
        <w:pStyle w:val="ListBullet"/>
        <w:rPr>
          <w:rFonts w:cs="BT Curve"/>
        </w:rPr>
      </w:pPr>
      <w:r w:rsidRPr="117BB036">
        <w:rPr>
          <w:rFonts w:cs="BT Curve"/>
        </w:rPr>
        <w:t>Tying of API and portal activity</w:t>
      </w:r>
    </w:p>
    <w:tbl>
      <w:tblPr>
        <w:tblStyle w:val="GridTable4-Accent4"/>
        <w:tblW w:w="5000" w:type="pct"/>
        <w:tblLook w:val="04A0" w:firstRow="1" w:lastRow="0" w:firstColumn="1" w:lastColumn="0" w:noHBand="0" w:noVBand="1"/>
        <w:tblPrChange w:id="598" w:author="Matthew Lindley (NCE R)" w:date="2026-04-30T12:45:00Z" w16du:dateUtc="2026-04-30T11:45:00Z">
          <w:tblPr>
            <w:tblStyle w:val="GridTable4-Accent4"/>
            <w:tblW w:w="0" w:type="auto"/>
            <w:tblLook w:val="04A0" w:firstRow="1" w:lastRow="0" w:firstColumn="1" w:lastColumn="0" w:noHBand="0" w:noVBand="1"/>
          </w:tblPr>
        </w:tblPrChange>
      </w:tblPr>
      <w:tblGrid>
        <w:gridCol w:w="1767"/>
        <w:gridCol w:w="2304"/>
        <w:gridCol w:w="2658"/>
        <w:gridCol w:w="4061"/>
        <w:tblGridChange w:id="599">
          <w:tblGrid>
            <w:gridCol w:w="360"/>
            <w:gridCol w:w="720"/>
            <w:gridCol w:w="687"/>
            <w:gridCol w:w="33"/>
            <w:gridCol w:w="720"/>
            <w:gridCol w:w="1551"/>
            <w:gridCol w:w="2658"/>
            <w:gridCol w:w="4061"/>
          </w:tblGrid>
        </w:tblGridChange>
      </w:tblGrid>
      <w:tr w:rsidR="009608E9" w14:paraId="09758D88" w14:textId="77777777" w:rsidTr="117BB036">
        <w:trPr>
          <w:cnfStyle w:val="100000000000" w:firstRow="1" w:lastRow="0" w:firstColumn="0" w:lastColumn="0" w:oddVBand="0" w:evenVBand="0" w:oddHBand="0" w:evenHBand="0" w:firstRowFirstColumn="0" w:firstRowLastColumn="0" w:lastRowFirstColumn="0" w:lastRowLastColumn="0"/>
          <w:trPrChange w:id="600" w:author="Matthew Lindley (NCE R)" w:date="2026-04-30T12:45:00Z" w16du:dateUtc="2026-04-30T11:45:00Z">
            <w:trPr>
              <w:gridAfter w:val="0"/>
            </w:trPr>
          </w:trPrChange>
        </w:trPr>
        <w:tc>
          <w:tcPr>
            <w:cnfStyle w:val="001000000000" w:firstRow="0" w:lastRow="0" w:firstColumn="1" w:lastColumn="0" w:oddVBand="0" w:evenVBand="0" w:oddHBand="0" w:evenHBand="0" w:firstRowFirstColumn="0" w:firstRowLastColumn="0" w:lastRowFirstColumn="0" w:lastRowLastColumn="0"/>
            <w:tcW w:w="1767" w:type="dxa"/>
            <w:tcPrChange w:id="601" w:author="Matthew Lindley (NCE R)" w:date="2026-04-30T12:45:00Z" w16du:dateUtc="2026-04-30T11:45:00Z">
              <w:tcPr>
                <w:tcW w:w="1413" w:type="dxa"/>
              </w:tcPr>
            </w:tcPrChange>
          </w:tcPr>
          <w:p w14:paraId="7E0F62AC" w14:textId="2E105567" w:rsidR="00E63467" w:rsidRDefault="00E63467" w:rsidP="00AB3394">
            <w:pPr>
              <w:cnfStyle w:val="101000000000" w:firstRow="1" w:lastRow="0" w:firstColumn="1" w:lastColumn="0" w:oddVBand="0" w:evenVBand="0" w:oddHBand="0" w:evenHBand="0" w:firstRowFirstColumn="0" w:firstRowLastColumn="0" w:lastRowFirstColumn="0" w:lastRowLastColumn="0"/>
            </w:pPr>
            <w:r w:rsidRPr="00AB3394">
              <w:t>As a</w:t>
            </w:r>
          </w:p>
        </w:tc>
        <w:tc>
          <w:tcPr>
            <w:tcW w:w="2304" w:type="dxa"/>
            <w:tcPrChange w:id="602" w:author="Matthew Lindley (NCE R)" w:date="2026-04-30T12:45:00Z" w16du:dateUtc="2026-04-30T11:45:00Z">
              <w:tcPr>
                <w:tcW w:w="1843" w:type="dxa"/>
              </w:tcPr>
            </w:tcPrChange>
          </w:tcPr>
          <w:p w14:paraId="2F4958D2" w14:textId="77777777" w:rsidR="00E63467" w:rsidRDefault="00E63467">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Pr>
                <w:rFonts w:cs="BT Curve"/>
              </w:rPr>
              <w:t>I want</w:t>
            </w:r>
            <w:del w:id="603" w:author="Matthew Lindley (NCE R)" w:date="2026-04-30T12:49:00Z" w16du:dateUtc="2026-04-30T11:49:00Z">
              <w:r>
                <w:rPr>
                  <w:rFonts w:cs="BT Curve"/>
                </w:rPr>
                <w:delText xml:space="preserve"> to</w:delText>
              </w:r>
            </w:del>
          </w:p>
        </w:tc>
        <w:tc>
          <w:tcPr>
            <w:tcW w:w="2658" w:type="dxa"/>
            <w:tcPrChange w:id="604" w:author="Matthew Lindley (NCE R)" w:date="2026-04-30T12:45:00Z" w16du:dateUtc="2026-04-30T11:45:00Z">
              <w:tcPr>
                <w:tcW w:w="2126" w:type="dxa"/>
                <w:gridSpan w:val="2"/>
              </w:tcPr>
            </w:tcPrChange>
          </w:tcPr>
          <w:p w14:paraId="2BE13F57" w14:textId="77777777" w:rsidR="00E63467" w:rsidRDefault="00E63467">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Pr>
                <w:rFonts w:cs="BT Curve"/>
              </w:rPr>
              <w:t>So that</w:t>
            </w:r>
          </w:p>
        </w:tc>
        <w:tc>
          <w:tcPr>
            <w:tcW w:w="4061" w:type="dxa"/>
            <w:tcPrChange w:id="605" w:author="Matthew Lindley (NCE R)" w:date="2026-04-30T12:45:00Z" w16du:dateUtc="2026-04-30T11:45:00Z">
              <w:tcPr>
                <w:tcW w:w="3248" w:type="dxa"/>
              </w:tcPr>
            </w:tcPrChange>
          </w:tcPr>
          <w:p w14:paraId="7B47B848" w14:textId="77777777" w:rsidR="00E63467" w:rsidRDefault="00E63467">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Pr>
                <w:rFonts w:cs="BT Curve"/>
              </w:rPr>
              <w:t>Acceptance criteria</w:t>
            </w:r>
          </w:p>
        </w:tc>
      </w:tr>
      <w:tr w:rsidR="00561CA1" w14:paraId="4A89C956" w14:textId="77777777" w:rsidTr="117BB036">
        <w:trPr>
          <w:cnfStyle w:val="000000100000" w:firstRow="0" w:lastRow="0" w:firstColumn="0" w:lastColumn="0" w:oddVBand="0" w:evenVBand="0" w:oddHBand="1" w:evenHBand="0" w:firstRowFirstColumn="0" w:firstRowLastColumn="0" w:lastRowFirstColumn="0" w:lastRowLastColumn="0"/>
          <w:ins w:id="606" w:author="Matthew Lindley (NCE R)" w:date="2026-04-30T14:38:00Z"/>
        </w:trPr>
        <w:tc>
          <w:tcPr>
            <w:cnfStyle w:val="001000000000" w:firstRow="0" w:lastRow="0" w:firstColumn="1" w:lastColumn="0" w:oddVBand="0" w:evenVBand="0" w:oddHBand="0" w:evenHBand="0" w:firstRowFirstColumn="0" w:firstRowLastColumn="0" w:lastRowFirstColumn="0" w:lastRowLastColumn="0"/>
            <w:tcW w:w="1767" w:type="dxa"/>
          </w:tcPr>
          <w:p w14:paraId="613F289A" w14:textId="72FD0EB1" w:rsidR="00561CA1" w:rsidRDefault="00561CA1" w:rsidP="006579C8">
            <w:pPr>
              <w:rPr>
                <w:ins w:id="607" w:author="Matthew Lindley (NCE R)" w:date="2026-04-30T14:38:00Z" w16du:dateUtc="2026-04-30T13:38:00Z"/>
              </w:rPr>
            </w:pPr>
            <w:ins w:id="608" w:author="Matthew Lindley (NCE R)" w:date="2026-04-30T14:38:00Z" w16du:dateUtc="2026-04-30T13:38:00Z">
              <w:r>
                <w:t>API Product Owner</w:t>
              </w:r>
            </w:ins>
          </w:p>
        </w:tc>
        <w:tc>
          <w:tcPr>
            <w:tcW w:w="2304" w:type="dxa"/>
          </w:tcPr>
          <w:p w14:paraId="4F05969A" w14:textId="180C65BC" w:rsidR="00561CA1" w:rsidRDefault="00561CA1">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609" w:author="Matthew Lindley (NCE R)" w:date="2026-04-30T14:38:00Z" w16du:dateUtc="2026-04-30T13:38:00Z"/>
                <w:rFonts w:cs="BT Curve"/>
              </w:rPr>
            </w:pPr>
            <w:ins w:id="610" w:author="Matthew Lindley (NCE R)" w:date="2026-04-30T14:38:00Z" w16du:dateUtc="2026-04-30T13:38:00Z">
              <w:r>
                <w:rPr>
                  <w:rFonts w:cs="BT Curve"/>
                </w:rPr>
                <w:t>To monitor service availability</w:t>
              </w:r>
            </w:ins>
          </w:p>
        </w:tc>
        <w:tc>
          <w:tcPr>
            <w:tcW w:w="2658" w:type="dxa"/>
          </w:tcPr>
          <w:p w14:paraId="246F790C" w14:textId="677ED9EC" w:rsidR="00561CA1" w:rsidRDefault="00561CA1">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611" w:author="Matthew Lindley (NCE R)" w:date="2026-04-30T14:38:00Z" w16du:dateUtc="2026-04-30T13:38:00Z"/>
                <w:rFonts w:cs="BT Curve"/>
              </w:rPr>
            </w:pPr>
            <w:ins w:id="612" w:author="Matthew Lindley (NCE R)" w:date="2026-04-30T14:38:00Z" w16du:dateUtc="2026-04-30T13:38:00Z">
              <w:r>
                <w:rPr>
                  <w:rFonts w:cs="BT Curve"/>
                </w:rPr>
                <w:t xml:space="preserve">I can ensure that we are </w:t>
              </w:r>
            </w:ins>
            <w:ins w:id="613" w:author="Matthew Lindley (NCE R)" w:date="2026-04-30T14:39:00Z" w16du:dateUtc="2026-04-30T13:39:00Z">
              <w:r w:rsidR="000A6BAE">
                <w:rPr>
                  <w:rFonts w:cs="BT Curve"/>
                </w:rPr>
                <w:t>keeping to our SLAs</w:t>
              </w:r>
            </w:ins>
          </w:p>
        </w:tc>
        <w:tc>
          <w:tcPr>
            <w:tcW w:w="4061" w:type="dxa"/>
          </w:tcPr>
          <w:p w14:paraId="2C7DA9EA" w14:textId="77777777" w:rsidR="00F0060A" w:rsidRPr="00F0060A" w:rsidRDefault="00F0060A" w:rsidP="00F0060A">
            <w:pPr>
              <w:pStyle w:val="ListBullet"/>
              <w:numPr>
                <w:ilvl w:val="0"/>
                <w:numId w:val="161"/>
              </w:numPr>
              <w:cnfStyle w:val="000000100000" w:firstRow="0" w:lastRow="0" w:firstColumn="0" w:lastColumn="0" w:oddVBand="0" w:evenVBand="0" w:oddHBand="1" w:evenHBand="0" w:firstRowFirstColumn="0" w:firstRowLastColumn="0" w:lastRowFirstColumn="0" w:lastRowLastColumn="0"/>
              <w:rPr>
                <w:rFonts w:cs="BT Curve"/>
              </w:rPr>
            </w:pPr>
            <w:r w:rsidRPr="00F0060A">
              <w:rPr>
                <w:rFonts w:cs="BT Curve"/>
              </w:rPr>
              <w:t>Availability is measured per API and per environment (e.g. prod, sandbox)</w:t>
            </w:r>
          </w:p>
          <w:p w14:paraId="6BEC51A5" w14:textId="77777777" w:rsidR="00F0060A" w:rsidRPr="00F0060A" w:rsidRDefault="00F0060A" w:rsidP="00F0060A">
            <w:pPr>
              <w:pStyle w:val="ListBullet"/>
              <w:numPr>
                <w:ilvl w:val="0"/>
                <w:numId w:val="161"/>
              </w:numPr>
              <w:cnfStyle w:val="000000100000" w:firstRow="0" w:lastRow="0" w:firstColumn="0" w:lastColumn="0" w:oddVBand="0" w:evenVBand="0" w:oddHBand="1" w:evenHBand="0" w:firstRowFirstColumn="0" w:firstRowLastColumn="0" w:lastRowFirstColumn="0" w:lastRowLastColumn="0"/>
              <w:rPr>
                <w:rFonts w:cs="BT Curve"/>
              </w:rPr>
            </w:pPr>
            <w:r w:rsidRPr="00F0060A">
              <w:rPr>
                <w:rFonts w:cs="BT Curve"/>
              </w:rPr>
              <w:t xml:space="preserve">Uptime is calculated as a percentage over configurable periods: </w:t>
            </w:r>
          </w:p>
          <w:p w14:paraId="64050666" w14:textId="77777777" w:rsidR="00F0060A" w:rsidRPr="00F0060A" w:rsidRDefault="00F0060A" w:rsidP="00F0060A">
            <w:pPr>
              <w:pStyle w:val="ListBullet"/>
              <w:numPr>
                <w:ilvl w:val="1"/>
                <w:numId w:val="161"/>
              </w:numPr>
              <w:cnfStyle w:val="000000100000" w:firstRow="0" w:lastRow="0" w:firstColumn="0" w:lastColumn="0" w:oddVBand="0" w:evenVBand="0" w:oddHBand="1" w:evenHBand="0" w:firstRowFirstColumn="0" w:firstRowLastColumn="0" w:lastRowFirstColumn="0" w:lastRowLastColumn="0"/>
              <w:rPr>
                <w:rFonts w:cs="BT Curve"/>
              </w:rPr>
            </w:pPr>
            <w:r w:rsidRPr="00F0060A">
              <w:rPr>
                <w:rFonts w:cs="BT Curve"/>
              </w:rPr>
              <w:t>Last 24 hours</w:t>
            </w:r>
          </w:p>
          <w:p w14:paraId="2FD360C8" w14:textId="77777777" w:rsidR="00F0060A" w:rsidRPr="00F0060A" w:rsidRDefault="00F0060A" w:rsidP="00F0060A">
            <w:pPr>
              <w:pStyle w:val="ListBullet"/>
              <w:numPr>
                <w:ilvl w:val="1"/>
                <w:numId w:val="161"/>
              </w:numPr>
              <w:cnfStyle w:val="000000100000" w:firstRow="0" w:lastRow="0" w:firstColumn="0" w:lastColumn="0" w:oddVBand="0" w:evenVBand="0" w:oddHBand="1" w:evenHBand="0" w:firstRowFirstColumn="0" w:firstRowLastColumn="0" w:lastRowFirstColumn="0" w:lastRowLastColumn="0"/>
              <w:rPr>
                <w:rFonts w:cs="BT Curve"/>
              </w:rPr>
            </w:pPr>
            <w:r w:rsidRPr="00F0060A">
              <w:rPr>
                <w:rFonts w:cs="BT Curve"/>
              </w:rPr>
              <w:t>Last 7 days</w:t>
            </w:r>
          </w:p>
          <w:p w14:paraId="5B349772" w14:textId="77777777" w:rsidR="00F0060A" w:rsidRPr="00F0060A" w:rsidRDefault="00F0060A" w:rsidP="00F0060A">
            <w:pPr>
              <w:pStyle w:val="ListBullet"/>
              <w:numPr>
                <w:ilvl w:val="1"/>
                <w:numId w:val="161"/>
              </w:numPr>
              <w:cnfStyle w:val="000000100000" w:firstRow="0" w:lastRow="0" w:firstColumn="0" w:lastColumn="0" w:oddVBand="0" w:evenVBand="0" w:oddHBand="1" w:evenHBand="0" w:firstRowFirstColumn="0" w:firstRowLastColumn="0" w:lastRowFirstColumn="0" w:lastRowLastColumn="0"/>
              <w:rPr>
                <w:rFonts w:cs="BT Curve"/>
              </w:rPr>
            </w:pPr>
            <w:r w:rsidRPr="00F0060A">
              <w:rPr>
                <w:rFonts w:cs="BT Curve"/>
              </w:rPr>
              <w:t>Month</w:t>
            </w:r>
            <w:r w:rsidRPr="00F0060A">
              <w:rPr>
                <w:rFonts w:cs="BT Curve"/>
              </w:rPr>
              <w:noBreakHyphen/>
              <w:t>to</w:t>
            </w:r>
            <w:r w:rsidRPr="00F0060A">
              <w:rPr>
                <w:rFonts w:cs="BT Curve"/>
              </w:rPr>
              <w:noBreakHyphen/>
              <w:t>date</w:t>
            </w:r>
          </w:p>
          <w:p w14:paraId="0BA2D280" w14:textId="77777777" w:rsidR="00F0060A" w:rsidRPr="00F0060A" w:rsidRDefault="00F0060A" w:rsidP="00F0060A">
            <w:pPr>
              <w:pStyle w:val="ListBullet"/>
              <w:numPr>
                <w:ilvl w:val="0"/>
                <w:numId w:val="161"/>
              </w:numPr>
              <w:cnfStyle w:val="000000100000" w:firstRow="0" w:lastRow="0" w:firstColumn="0" w:lastColumn="0" w:oddVBand="0" w:evenVBand="0" w:oddHBand="1" w:evenHBand="0" w:firstRowFirstColumn="0" w:firstRowLastColumn="0" w:lastRowFirstColumn="0" w:lastRowLastColumn="0"/>
              <w:rPr>
                <w:rFonts w:cs="BT Curve"/>
              </w:rPr>
            </w:pPr>
            <w:r w:rsidRPr="00F0060A">
              <w:rPr>
                <w:rFonts w:cs="BT Curve"/>
              </w:rPr>
              <w:t>Availability data aligns with SLA definitions (planned maintenance excluded)</w:t>
            </w:r>
          </w:p>
          <w:p w14:paraId="00722310" w14:textId="77777777" w:rsidR="00F0060A" w:rsidRPr="00F0060A" w:rsidRDefault="00F0060A" w:rsidP="00F0060A">
            <w:pPr>
              <w:pStyle w:val="ListBullet"/>
              <w:numPr>
                <w:ilvl w:val="0"/>
                <w:numId w:val="161"/>
              </w:numPr>
              <w:cnfStyle w:val="000000100000" w:firstRow="0" w:lastRow="0" w:firstColumn="0" w:lastColumn="0" w:oddVBand="0" w:evenVBand="0" w:oddHBand="1" w:evenHBand="0" w:firstRowFirstColumn="0" w:firstRowLastColumn="0" w:lastRowFirstColumn="0" w:lastRowLastColumn="0"/>
              <w:rPr>
                <w:rFonts w:cs="BT Curve"/>
              </w:rPr>
            </w:pPr>
            <w:r w:rsidRPr="00F0060A">
              <w:rPr>
                <w:rFonts w:cs="BT Curve"/>
              </w:rPr>
              <w:t>Breaches of SLA thresholds trigger alerts</w:t>
            </w:r>
          </w:p>
          <w:p w14:paraId="35B7D6E2" w14:textId="77777777" w:rsidR="00F0060A" w:rsidRDefault="00F0060A" w:rsidP="00F0060A">
            <w:pPr>
              <w:pStyle w:val="ListBullet"/>
              <w:numPr>
                <w:ilvl w:val="0"/>
                <w:numId w:val="161"/>
              </w:numPr>
              <w:cnfStyle w:val="000000100000" w:firstRow="0" w:lastRow="0" w:firstColumn="0" w:lastColumn="0" w:oddVBand="0" w:evenVBand="0" w:oddHBand="1" w:evenHBand="0" w:firstRowFirstColumn="0" w:firstRowLastColumn="0" w:lastRowFirstColumn="0" w:lastRowLastColumn="0"/>
              <w:rPr>
                <w:rFonts w:cs="BT Curve"/>
              </w:rPr>
            </w:pPr>
            <w:r w:rsidRPr="00F0060A">
              <w:rPr>
                <w:rFonts w:cs="BT Curve"/>
              </w:rPr>
              <w:t>Historical availability trends are retained for reporting and audits</w:t>
            </w:r>
          </w:p>
          <w:p w14:paraId="4AA5860B" w14:textId="77777777" w:rsidR="00F0060A" w:rsidRPr="00F0060A" w:rsidRDefault="00F0060A" w:rsidP="00F0060A">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rFonts w:cs="BT Curve"/>
              </w:rPr>
            </w:pPr>
          </w:p>
          <w:p w14:paraId="68BB6D2C" w14:textId="77777777" w:rsidR="00F0060A" w:rsidRPr="00F0060A" w:rsidRDefault="00F0060A" w:rsidP="00C91008">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rFonts w:cs="BT Curve"/>
              </w:rPr>
            </w:pPr>
            <w:r w:rsidRPr="00F0060A">
              <w:rPr>
                <w:rFonts w:cs="BT Curve"/>
                <w:b/>
                <w:bCs/>
              </w:rPr>
              <w:t>Examples</w:t>
            </w:r>
          </w:p>
          <w:p w14:paraId="79582AD1" w14:textId="77777777" w:rsidR="00F0060A" w:rsidRPr="00F0060A" w:rsidRDefault="00F0060A" w:rsidP="00F0060A">
            <w:pPr>
              <w:pStyle w:val="ListBullet"/>
              <w:numPr>
                <w:ilvl w:val="0"/>
                <w:numId w:val="162"/>
              </w:numPr>
              <w:cnfStyle w:val="000000100000" w:firstRow="0" w:lastRow="0" w:firstColumn="0" w:lastColumn="0" w:oddVBand="0" w:evenVBand="0" w:oddHBand="1" w:evenHBand="0" w:firstRowFirstColumn="0" w:firstRowLastColumn="0" w:lastRowFirstColumn="0" w:lastRowLastColumn="0"/>
              <w:rPr>
                <w:rFonts w:cs="BT Curve"/>
              </w:rPr>
            </w:pPr>
            <w:r w:rsidRPr="00F0060A">
              <w:rPr>
                <w:rFonts w:cs="BT Curve"/>
              </w:rPr>
              <w:t>99.95% uptime reported for /orders API over the last calendar month</w:t>
            </w:r>
          </w:p>
          <w:p w14:paraId="466F7B1A" w14:textId="77777777" w:rsidR="00F0060A" w:rsidRPr="00F0060A" w:rsidRDefault="00F0060A" w:rsidP="00F0060A">
            <w:pPr>
              <w:pStyle w:val="ListBullet"/>
              <w:numPr>
                <w:ilvl w:val="0"/>
                <w:numId w:val="162"/>
              </w:numPr>
              <w:cnfStyle w:val="000000100000" w:firstRow="0" w:lastRow="0" w:firstColumn="0" w:lastColumn="0" w:oddVBand="0" w:evenVBand="0" w:oddHBand="1" w:evenHBand="0" w:firstRowFirstColumn="0" w:firstRowLastColumn="0" w:lastRowFirstColumn="0" w:lastRowLastColumn="0"/>
              <w:rPr>
                <w:rFonts w:cs="BT Curve"/>
              </w:rPr>
            </w:pPr>
            <w:r w:rsidRPr="00F0060A">
              <w:rPr>
                <w:rFonts w:cs="BT Curve"/>
              </w:rPr>
              <w:t>Automatic alert when availability drops below 99.9% within a rolling 30</w:t>
            </w:r>
            <w:r w:rsidRPr="00F0060A">
              <w:rPr>
                <w:rFonts w:cs="BT Curve"/>
              </w:rPr>
              <w:noBreakHyphen/>
              <w:t>day window</w:t>
            </w:r>
          </w:p>
          <w:p w14:paraId="638398CD" w14:textId="77777777" w:rsidR="00561CA1" w:rsidRDefault="00561CA1">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614" w:author="Matthew Lindley (NCE R)" w:date="2026-04-30T14:38:00Z" w16du:dateUtc="2026-04-30T13:38:00Z"/>
                <w:rFonts w:cs="BT Curve"/>
              </w:rPr>
            </w:pPr>
          </w:p>
        </w:tc>
      </w:tr>
      <w:tr w:rsidR="009608E9" w14:paraId="209B038F" w14:textId="77777777" w:rsidTr="117BB036">
        <w:trPr>
          <w:trPrChange w:id="615" w:author="Matthew Lindley (NCE R)" w:date="2026-04-30T12:45:00Z" w16du:dateUtc="2026-04-30T11:45:00Z">
            <w:trPr>
              <w:gridAfter w:val="0"/>
            </w:trPr>
          </w:trPrChange>
        </w:trPr>
        <w:tc>
          <w:tcPr>
            <w:cnfStyle w:val="001000000000" w:firstRow="0" w:lastRow="0" w:firstColumn="1" w:lastColumn="0" w:oddVBand="0" w:evenVBand="0" w:oddHBand="0" w:evenHBand="0" w:firstRowFirstColumn="0" w:firstRowLastColumn="0" w:lastRowFirstColumn="0" w:lastRowLastColumn="0"/>
            <w:tcW w:w="1767" w:type="dxa"/>
            <w:tcPrChange w:id="616" w:author="Matthew Lindley (NCE R)" w:date="2026-04-30T12:45:00Z" w16du:dateUtc="2026-04-30T11:45:00Z">
              <w:tcPr>
                <w:tcW w:w="1413" w:type="dxa"/>
              </w:tcPr>
            </w:tcPrChange>
          </w:tcPr>
          <w:p w14:paraId="7DC3591E" w14:textId="28663076" w:rsidR="00E63467" w:rsidRDefault="006579C8">
            <w:pPr>
              <w:pPrChange w:id="617" w:author="Matthew Lindley (NCE R)" w:date="2026-04-30T12:45:00Z" w16du:dateUtc="2026-04-30T11:45:00Z">
                <w:pPr>
                  <w:pStyle w:val="ListBullet"/>
                  <w:numPr>
                    <w:numId w:val="0"/>
                  </w:numPr>
                  <w:tabs>
                    <w:tab w:val="clear" w:pos="360"/>
                  </w:tabs>
                  <w:ind w:left="0" w:firstLine="0"/>
                </w:pPr>
              </w:pPrChange>
            </w:pPr>
            <w:ins w:id="618" w:author="Matthew Lindley (NCE R)" w:date="2026-04-30T12:44:00Z" w16du:dateUtc="2026-04-30T11:44:00Z">
              <w:r>
                <w:t>API Product Owner</w:t>
              </w:r>
            </w:ins>
          </w:p>
        </w:tc>
        <w:tc>
          <w:tcPr>
            <w:tcW w:w="2304" w:type="dxa"/>
            <w:tcPrChange w:id="619" w:author="Matthew Lindley (NCE R)" w:date="2026-04-30T12:45:00Z" w16du:dateUtc="2026-04-30T11:45:00Z">
              <w:tcPr>
                <w:tcW w:w="1843" w:type="dxa"/>
              </w:tcPr>
            </w:tcPrChange>
          </w:tcPr>
          <w:p w14:paraId="4A3ED560" w14:textId="221D69EB" w:rsidR="00E63467" w:rsidRDefault="00752609">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rPr>
            </w:pPr>
            <w:ins w:id="620" w:author="Matthew Lindley (NCE R)" w:date="2026-04-30T12:49:00Z" w16du:dateUtc="2026-04-30T11:49:00Z">
              <w:r>
                <w:rPr>
                  <w:rFonts w:cs="BT Curve"/>
                </w:rPr>
                <w:t>To m</w:t>
              </w:r>
            </w:ins>
            <w:ins w:id="621" w:author="Matthew Lindley (NCE R)" w:date="2026-04-30T12:45:00Z" w16du:dateUtc="2026-04-30T11:45:00Z">
              <w:r w:rsidR="00596B9D">
                <w:rPr>
                  <w:rFonts w:cs="BT Curve"/>
                </w:rPr>
                <w:t>onitor number of API calls being made</w:t>
              </w:r>
            </w:ins>
          </w:p>
        </w:tc>
        <w:tc>
          <w:tcPr>
            <w:tcW w:w="2658" w:type="dxa"/>
            <w:tcPrChange w:id="622" w:author="Matthew Lindley (NCE R)" w:date="2026-04-30T12:45:00Z" w16du:dateUtc="2026-04-30T11:45:00Z">
              <w:tcPr>
                <w:tcW w:w="2126" w:type="dxa"/>
                <w:gridSpan w:val="2"/>
              </w:tcPr>
            </w:tcPrChange>
          </w:tcPr>
          <w:p w14:paraId="678C98EB" w14:textId="2B160148" w:rsidR="00E63467" w:rsidRDefault="004374B1">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rPr>
            </w:pPr>
            <w:ins w:id="623" w:author="Matthew Lindley (NCE R)" w:date="2026-04-30T12:59:00Z" w16du:dateUtc="2026-04-30T11:59:00Z">
              <w:r>
                <w:rPr>
                  <w:rFonts w:cs="BT Curve"/>
                </w:rPr>
                <w:t>I can understand</w:t>
              </w:r>
              <w:r w:rsidR="00FE7C3D">
                <w:rPr>
                  <w:rFonts w:cs="BT Curve"/>
                </w:rPr>
                <w:t xml:space="preserve"> </w:t>
              </w:r>
            </w:ins>
            <w:ins w:id="624" w:author="Matthew Lindley (NCE R)" w:date="2026-04-30T14:49:00Z" w16du:dateUtc="2026-04-30T13:49:00Z">
              <w:r w:rsidR="008D55CE">
                <w:rPr>
                  <w:rFonts w:cs="BT Curve"/>
                </w:rPr>
                <w:t>feature adoption</w:t>
              </w:r>
            </w:ins>
            <w:ins w:id="625" w:author="Matthew Lindley (NCE R)" w:date="2026-04-30T12:59:00Z" w16du:dateUtc="2026-04-30T11:59:00Z">
              <w:r w:rsidR="00FE7C3D">
                <w:rPr>
                  <w:rFonts w:cs="BT Curve"/>
                </w:rPr>
                <w:t xml:space="preserve"> and </w:t>
              </w:r>
              <w:r w:rsidR="003C1D41">
                <w:rPr>
                  <w:rFonts w:cs="BT Curve"/>
                </w:rPr>
                <w:t xml:space="preserve">infer </w:t>
              </w:r>
            </w:ins>
            <w:ins w:id="626" w:author="Matthew Lindley (NCE R)" w:date="2026-04-30T13:00:00Z" w16du:dateUtc="2026-04-30T12:00:00Z">
              <w:r w:rsidR="00850D19">
                <w:rPr>
                  <w:rFonts w:cs="BT Curve"/>
                </w:rPr>
                <w:t>potential future customer activity</w:t>
              </w:r>
            </w:ins>
          </w:p>
        </w:tc>
        <w:tc>
          <w:tcPr>
            <w:tcW w:w="4061" w:type="dxa"/>
            <w:tcPrChange w:id="627" w:author="Matthew Lindley (NCE R)" w:date="2026-04-30T12:45:00Z" w16du:dateUtc="2026-04-30T11:45:00Z">
              <w:tcPr>
                <w:tcW w:w="3248" w:type="dxa"/>
              </w:tcPr>
            </w:tcPrChange>
          </w:tcPr>
          <w:p w14:paraId="59EAABA9" w14:textId="77777777" w:rsidR="002F3694" w:rsidRPr="002F3694" w:rsidRDefault="002F3694" w:rsidP="002F3694">
            <w:pPr>
              <w:pStyle w:val="ListBullet"/>
              <w:numPr>
                <w:ilvl w:val="0"/>
                <w:numId w:val="163"/>
              </w:numPr>
              <w:cnfStyle w:val="000000000000" w:firstRow="0" w:lastRow="0" w:firstColumn="0" w:lastColumn="0" w:oddVBand="0" w:evenVBand="0" w:oddHBand="0" w:evenHBand="0" w:firstRowFirstColumn="0" w:firstRowLastColumn="0" w:lastRowFirstColumn="0" w:lastRowLastColumn="0"/>
              <w:rPr>
                <w:rFonts w:cs="BT Curve"/>
              </w:rPr>
            </w:pPr>
            <w:r w:rsidRPr="002F3694">
              <w:rPr>
                <w:rFonts w:cs="BT Curve"/>
              </w:rPr>
              <w:t xml:space="preserve">API calls can be viewed: </w:t>
            </w:r>
          </w:p>
          <w:p w14:paraId="1AC85F6B" w14:textId="77777777" w:rsidR="002F3694" w:rsidRPr="002F3694" w:rsidRDefault="002F3694" w:rsidP="002F3694">
            <w:pPr>
              <w:pStyle w:val="ListBullet"/>
              <w:numPr>
                <w:ilvl w:val="1"/>
                <w:numId w:val="163"/>
              </w:numPr>
              <w:cnfStyle w:val="000000000000" w:firstRow="0" w:lastRow="0" w:firstColumn="0" w:lastColumn="0" w:oddVBand="0" w:evenVBand="0" w:oddHBand="0" w:evenHBand="0" w:firstRowFirstColumn="0" w:firstRowLastColumn="0" w:lastRowFirstColumn="0" w:lastRowLastColumn="0"/>
              <w:rPr>
                <w:rFonts w:cs="BT Curve"/>
              </w:rPr>
            </w:pPr>
            <w:r w:rsidRPr="002F3694">
              <w:rPr>
                <w:rFonts w:cs="BT Curve"/>
              </w:rPr>
              <w:t>Per API</w:t>
            </w:r>
          </w:p>
          <w:p w14:paraId="14014A5D" w14:textId="77777777" w:rsidR="002F3694" w:rsidRPr="002F3694" w:rsidRDefault="002F3694" w:rsidP="002F3694">
            <w:pPr>
              <w:pStyle w:val="ListBullet"/>
              <w:numPr>
                <w:ilvl w:val="1"/>
                <w:numId w:val="163"/>
              </w:numPr>
              <w:cnfStyle w:val="000000000000" w:firstRow="0" w:lastRow="0" w:firstColumn="0" w:lastColumn="0" w:oddVBand="0" w:evenVBand="0" w:oddHBand="0" w:evenHBand="0" w:firstRowFirstColumn="0" w:firstRowLastColumn="0" w:lastRowFirstColumn="0" w:lastRowLastColumn="0"/>
              <w:rPr>
                <w:rFonts w:cs="BT Curve"/>
              </w:rPr>
            </w:pPr>
            <w:r w:rsidRPr="002F3694">
              <w:rPr>
                <w:rFonts w:cs="BT Curve"/>
              </w:rPr>
              <w:t>Per API Consumer</w:t>
            </w:r>
          </w:p>
          <w:p w14:paraId="108E97FF" w14:textId="77777777" w:rsidR="002F3694" w:rsidRPr="002F3694" w:rsidRDefault="002F3694" w:rsidP="002F3694">
            <w:pPr>
              <w:pStyle w:val="ListBullet"/>
              <w:numPr>
                <w:ilvl w:val="1"/>
                <w:numId w:val="163"/>
              </w:numPr>
              <w:cnfStyle w:val="000000000000" w:firstRow="0" w:lastRow="0" w:firstColumn="0" w:lastColumn="0" w:oddVBand="0" w:evenVBand="0" w:oddHBand="0" w:evenHBand="0" w:firstRowFirstColumn="0" w:firstRowLastColumn="0" w:lastRowFirstColumn="0" w:lastRowLastColumn="0"/>
              <w:rPr>
                <w:rFonts w:cs="BT Curve"/>
              </w:rPr>
            </w:pPr>
            <w:r w:rsidRPr="002F3694">
              <w:rPr>
                <w:rFonts w:cs="BT Curve"/>
              </w:rPr>
              <w:t>Per endpoint</w:t>
            </w:r>
          </w:p>
          <w:p w14:paraId="4969CCAE" w14:textId="77777777" w:rsidR="002F3694" w:rsidRPr="002F3694" w:rsidRDefault="002F3694" w:rsidP="002F3694">
            <w:pPr>
              <w:pStyle w:val="ListBullet"/>
              <w:numPr>
                <w:ilvl w:val="0"/>
                <w:numId w:val="163"/>
              </w:numPr>
              <w:cnfStyle w:val="000000000000" w:firstRow="0" w:lastRow="0" w:firstColumn="0" w:lastColumn="0" w:oddVBand="0" w:evenVBand="0" w:oddHBand="0" w:evenHBand="0" w:firstRowFirstColumn="0" w:firstRowLastColumn="0" w:lastRowFirstColumn="0" w:lastRowLastColumn="0"/>
              <w:rPr>
                <w:rFonts w:cs="BT Curve"/>
              </w:rPr>
            </w:pPr>
            <w:r w:rsidRPr="002F3694">
              <w:rPr>
                <w:rFonts w:cs="BT Curve"/>
              </w:rPr>
              <w:t xml:space="preserve">Usage can be segmented by time period: </w:t>
            </w:r>
          </w:p>
          <w:p w14:paraId="7ADE0E24" w14:textId="77777777" w:rsidR="002F3694" w:rsidRPr="002F3694" w:rsidRDefault="002F3694" w:rsidP="002F3694">
            <w:pPr>
              <w:pStyle w:val="ListBullet"/>
              <w:numPr>
                <w:ilvl w:val="1"/>
                <w:numId w:val="163"/>
              </w:numPr>
              <w:cnfStyle w:val="000000000000" w:firstRow="0" w:lastRow="0" w:firstColumn="0" w:lastColumn="0" w:oddVBand="0" w:evenVBand="0" w:oddHBand="0" w:evenHBand="0" w:firstRowFirstColumn="0" w:firstRowLastColumn="0" w:lastRowFirstColumn="0" w:lastRowLastColumn="0"/>
              <w:rPr>
                <w:rFonts w:cs="BT Curve"/>
              </w:rPr>
            </w:pPr>
            <w:r w:rsidRPr="002F3694">
              <w:rPr>
                <w:rFonts w:cs="BT Curve"/>
              </w:rPr>
              <w:t>Day, week, month, year</w:t>
            </w:r>
          </w:p>
          <w:p w14:paraId="33D1809A" w14:textId="77777777" w:rsidR="002F3694" w:rsidRPr="002F3694" w:rsidRDefault="002F3694" w:rsidP="002F3694">
            <w:pPr>
              <w:pStyle w:val="ListBullet"/>
              <w:numPr>
                <w:ilvl w:val="0"/>
                <w:numId w:val="163"/>
              </w:numPr>
              <w:cnfStyle w:val="000000000000" w:firstRow="0" w:lastRow="0" w:firstColumn="0" w:lastColumn="0" w:oddVBand="0" w:evenVBand="0" w:oddHBand="0" w:evenHBand="0" w:firstRowFirstColumn="0" w:firstRowLastColumn="0" w:lastRowFirstColumn="0" w:lastRowLastColumn="0"/>
              <w:rPr>
                <w:rFonts w:cs="BT Curve"/>
              </w:rPr>
            </w:pPr>
            <w:r w:rsidRPr="002F3694">
              <w:rPr>
                <w:rFonts w:cs="BT Curve"/>
              </w:rPr>
              <w:t xml:space="preserve">Trends are shown: </w:t>
            </w:r>
          </w:p>
          <w:p w14:paraId="073F61CD" w14:textId="77777777" w:rsidR="002F3694" w:rsidRPr="002F3694" w:rsidRDefault="002F3694" w:rsidP="002F3694">
            <w:pPr>
              <w:pStyle w:val="ListBullet"/>
              <w:numPr>
                <w:ilvl w:val="1"/>
                <w:numId w:val="163"/>
              </w:numPr>
              <w:cnfStyle w:val="000000000000" w:firstRow="0" w:lastRow="0" w:firstColumn="0" w:lastColumn="0" w:oddVBand="0" w:evenVBand="0" w:oddHBand="0" w:evenHBand="0" w:firstRowFirstColumn="0" w:firstRowLastColumn="0" w:lastRowFirstColumn="0" w:lastRowLastColumn="0"/>
              <w:rPr>
                <w:rFonts w:cs="BT Curve"/>
              </w:rPr>
            </w:pPr>
            <w:r w:rsidRPr="002F3694">
              <w:rPr>
                <w:rFonts w:cs="BT Curve"/>
              </w:rPr>
              <w:t>Month</w:t>
            </w:r>
            <w:r w:rsidRPr="002F3694">
              <w:rPr>
                <w:rFonts w:cs="BT Curve"/>
              </w:rPr>
              <w:noBreakHyphen/>
              <w:t>on</w:t>
            </w:r>
            <w:r w:rsidRPr="002F3694">
              <w:rPr>
                <w:rFonts w:cs="BT Curve"/>
              </w:rPr>
              <w:noBreakHyphen/>
              <w:t>month growth</w:t>
            </w:r>
          </w:p>
          <w:p w14:paraId="25979E63" w14:textId="77777777" w:rsidR="002F3694" w:rsidRPr="002F3694" w:rsidRDefault="002F3694" w:rsidP="002F3694">
            <w:pPr>
              <w:pStyle w:val="ListBullet"/>
              <w:numPr>
                <w:ilvl w:val="1"/>
                <w:numId w:val="163"/>
              </w:numPr>
              <w:cnfStyle w:val="000000000000" w:firstRow="0" w:lastRow="0" w:firstColumn="0" w:lastColumn="0" w:oddVBand="0" w:evenVBand="0" w:oddHBand="0" w:evenHBand="0" w:firstRowFirstColumn="0" w:firstRowLastColumn="0" w:lastRowFirstColumn="0" w:lastRowLastColumn="0"/>
              <w:rPr>
                <w:rFonts w:cs="BT Curve"/>
              </w:rPr>
            </w:pPr>
            <w:r w:rsidRPr="002F3694">
              <w:rPr>
                <w:rFonts w:cs="BT Curve"/>
              </w:rPr>
              <w:t>Year</w:t>
            </w:r>
            <w:r w:rsidRPr="002F3694">
              <w:rPr>
                <w:rFonts w:cs="BT Curve"/>
              </w:rPr>
              <w:noBreakHyphen/>
              <w:t>on</w:t>
            </w:r>
            <w:r w:rsidRPr="002F3694">
              <w:rPr>
                <w:rFonts w:cs="BT Curve"/>
              </w:rPr>
              <w:noBreakHyphen/>
              <w:t>year growth</w:t>
            </w:r>
          </w:p>
          <w:p w14:paraId="44A3F62F" w14:textId="77777777" w:rsidR="002F3694" w:rsidRPr="002F3694" w:rsidRDefault="002F3694" w:rsidP="002F3694">
            <w:pPr>
              <w:pStyle w:val="ListBullet"/>
              <w:numPr>
                <w:ilvl w:val="1"/>
                <w:numId w:val="163"/>
              </w:numPr>
              <w:cnfStyle w:val="000000000000" w:firstRow="0" w:lastRow="0" w:firstColumn="0" w:lastColumn="0" w:oddVBand="0" w:evenVBand="0" w:oddHBand="0" w:evenHBand="0" w:firstRowFirstColumn="0" w:firstRowLastColumn="0" w:lastRowFirstColumn="0" w:lastRowLastColumn="0"/>
              <w:rPr>
                <w:rFonts w:cs="BT Curve"/>
              </w:rPr>
            </w:pPr>
            <w:r w:rsidRPr="002F3694">
              <w:rPr>
                <w:rFonts w:cs="BT Curve"/>
              </w:rPr>
              <w:t>Growth since inception</w:t>
            </w:r>
          </w:p>
          <w:p w14:paraId="61284815" w14:textId="77777777" w:rsidR="002F3694" w:rsidRPr="002F3694" w:rsidRDefault="002F3694" w:rsidP="002F3694">
            <w:pPr>
              <w:pStyle w:val="ListBullet"/>
              <w:numPr>
                <w:ilvl w:val="0"/>
                <w:numId w:val="163"/>
              </w:numPr>
              <w:cnfStyle w:val="000000000000" w:firstRow="0" w:lastRow="0" w:firstColumn="0" w:lastColumn="0" w:oddVBand="0" w:evenVBand="0" w:oddHBand="0" w:evenHBand="0" w:firstRowFirstColumn="0" w:firstRowLastColumn="0" w:lastRowFirstColumn="0" w:lastRowLastColumn="0"/>
              <w:rPr>
                <w:rFonts w:cs="BT Curve"/>
              </w:rPr>
            </w:pPr>
            <w:r w:rsidRPr="002F3694">
              <w:rPr>
                <w:rFonts w:cs="BT Curve"/>
              </w:rPr>
              <w:t>Results can be exported (e.g. CSV) for deeper analysis</w:t>
            </w:r>
          </w:p>
          <w:p w14:paraId="05D08131" w14:textId="77777777" w:rsidR="00E95019" w:rsidRPr="002F3694" w:rsidRDefault="00E95019" w:rsidP="00E95019">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rFonts w:cs="BT Curve"/>
              </w:rPr>
            </w:pPr>
          </w:p>
          <w:p w14:paraId="616233C1" w14:textId="77777777" w:rsidR="002F3694" w:rsidRPr="002F3694" w:rsidRDefault="002F3694" w:rsidP="00C91008">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rFonts w:cs="BT Curve"/>
              </w:rPr>
            </w:pPr>
            <w:r w:rsidRPr="002F3694">
              <w:rPr>
                <w:rFonts w:cs="BT Curve"/>
                <w:b/>
                <w:bCs/>
              </w:rPr>
              <w:t>Examples</w:t>
            </w:r>
          </w:p>
          <w:p w14:paraId="0F68630F" w14:textId="77777777" w:rsidR="002F3694" w:rsidRPr="002F3694" w:rsidRDefault="002F3694" w:rsidP="002F3694">
            <w:pPr>
              <w:pStyle w:val="ListBullet"/>
              <w:numPr>
                <w:ilvl w:val="0"/>
                <w:numId w:val="164"/>
              </w:numPr>
              <w:cnfStyle w:val="000000000000" w:firstRow="0" w:lastRow="0" w:firstColumn="0" w:lastColumn="0" w:oddVBand="0" w:evenVBand="0" w:oddHBand="0" w:evenHBand="0" w:firstRowFirstColumn="0" w:firstRowLastColumn="0" w:lastRowFirstColumn="0" w:lastRowLastColumn="0"/>
              <w:rPr>
                <w:rFonts w:cs="BT Curve"/>
              </w:rPr>
            </w:pPr>
            <w:r w:rsidRPr="002F3694">
              <w:rPr>
                <w:rFonts w:cs="BT Curve"/>
              </w:rPr>
              <w:t>Consumer A increased API usage by 18% month</w:t>
            </w:r>
            <w:r w:rsidRPr="002F3694">
              <w:rPr>
                <w:rFonts w:cs="BT Curve"/>
              </w:rPr>
              <w:noBreakHyphen/>
              <w:t>on</w:t>
            </w:r>
            <w:r w:rsidRPr="002F3694">
              <w:rPr>
                <w:rFonts w:cs="BT Curve"/>
              </w:rPr>
              <w:noBreakHyphen/>
              <w:t>month</w:t>
            </w:r>
          </w:p>
          <w:p w14:paraId="32ACF82A" w14:textId="77777777" w:rsidR="002F3694" w:rsidRPr="002F3694" w:rsidRDefault="002F3694" w:rsidP="002F3694">
            <w:pPr>
              <w:pStyle w:val="ListBullet"/>
              <w:numPr>
                <w:ilvl w:val="0"/>
                <w:numId w:val="164"/>
              </w:numPr>
              <w:cnfStyle w:val="000000000000" w:firstRow="0" w:lastRow="0" w:firstColumn="0" w:lastColumn="0" w:oddVBand="0" w:evenVBand="0" w:oddHBand="0" w:evenHBand="0" w:firstRowFirstColumn="0" w:firstRowLastColumn="0" w:lastRowFirstColumn="0" w:lastRowLastColumn="0"/>
              <w:rPr>
                <w:rFonts w:cs="BT Curve"/>
              </w:rPr>
            </w:pPr>
            <w:r w:rsidRPr="002F3694">
              <w:rPr>
                <w:rFonts w:cs="BT Curve"/>
              </w:rPr>
              <w:t>/order/create represents 45% of total call volume</w:t>
            </w:r>
          </w:p>
          <w:p w14:paraId="17D34F6F" w14:textId="77777777" w:rsidR="00E63467" w:rsidRDefault="00E63467">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rPr>
            </w:pPr>
          </w:p>
        </w:tc>
      </w:tr>
      <w:tr w:rsidR="009608E9" w14:paraId="11FFC53C" w14:textId="77777777" w:rsidTr="117BB036">
        <w:trPr>
          <w:cnfStyle w:val="000000100000" w:firstRow="0" w:lastRow="0" w:firstColumn="0" w:lastColumn="0" w:oddVBand="0" w:evenVBand="0" w:oddHBand="1" w:evenHBand="0" w:firstRowFirstColumn="0" w:firstRowLastColumn="0" w:lastRowFirstColumn="0" w:lastRowLastColumn="0"/>
          <w:trPrChange w:id="628" w:author="Matthew Lindley (NCE R)" w:date="2026-04-30T12:45:00Z" w16du:dateUtc="2026-04-30T11:45:00Z">
            <w:trPr>
              <w:gridAfter w:val="0"/>
            </w:trPr>
          </w:trPrChange>
        </w:trPr>
        <w:tc>
          <w:tcPr>
            <w:cnfStyle w:val="001000000000" w:firstRow="0" w:lastRow="0" w:firstColumn="1" w:lastColumn="0" w:oddVBand="0" w:evenVBand="0" w:oddHBand="0" w:evenHBand="0" w:firstRowFirstColumn="0" w:firstRowLastColumn="0" w:lastRowFirstColumn="0" w:lastRowLastColumn="0"/>
            <w:tcW w:w="1767" w:type="dxa"/>
            <w:tcPrChange w:id="629" w:author="Matthew Lindley (NCE R)" w:date="2026-04-30T12:45:00Z" w16du:dateUtc="2026-04-30T11:45:00Z">
              <w:tcPr>
                <w:tcW w:w="1413" w:type="dxa"/>
              </w:tcPr>
            </w:tcPrChange>
          </w:tcPr>
          <w:p w14:paraId="75E43B32" w14:textId="489EED06" w:rsidR="00E63467" w:rsidRDefault="00F53F01">
            <w:pPr>
              <w:pStyle w:val="ListBullet"/>
              <w:numPr>
                <w:ilvl w:val="0"/>
                <w:numId w:val="0"/>
              </w:numPr>
              <w:cnfStyle w:val="001000100000" w:firstRow="0" w:lastRow="0" w:firstColumn="1" w:lastColumn="0" w:oddVBand="0" w:evenVBand="0" w:oddHBand="1" w:evenHBand="0" w:firstRowFirstColumn="0" w:firstRowLastColumn="0" w:lastRowFirstColumn="0" w:lastRowLastColumn="0"/>
              <w:rPr>
                <w:rFonts w:cs="BT Curve"/>
              </w:rPr>
            </w:pPr>
            <w:ins w:id="630" w:author="Matthew Lindley (NCE R)" w:date="2026-04-30T12:45:00Z" w16du:dateUtc="2026-04-30T11:45:00Z">
              <w:r>
                <w:t>API Product Owner</w:t>
              </w:r>
            </w:ins>
          </w:p>
        </w:tc>
        <w:tc>
          <w:tcPr>
            <w:tcW w:w="2304" w:type="dxa"/>
            <w:tcPrChange w:id="631" w:author="Matthew Lindley (NCE R)" w:date="2026-04-30T12:45:00Z" w16du:dateUtc="2026-04-30T11:45:00Z">
              <w:tcPr>
                <w:tcW w:w="1843" w:type="dxa"/>
              </w:tcPr>
            </w:tcPrChange>
          </w:tcPr>
          <w:p w14:paraId="4FBFDA7C" w14:textId="722D2DD8" w:rsidR="00E63467" w:rsidRDefault="00752609">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BT Curve"/>
              </w:rPr>
            </w:pPr>
            <w:ins w:id="632" w:author="Matthew Lindley (NCE R)" w:date="2026-04-30T12:49:00Z" w16du:dateUtc="2026-04-30T11:49:00Z">
              <w:r>
                <w:rPr>
                  <w:rFonts w:cs="BT Curve"/>
                </w:rPr>
                <w:t>To m</w:t>
              </w:r>
            </w:ins>
            <w:ins w:id="633" w:author="Matthew Lindley (NCE R)" w:date="2026-04-30T12:47:00Z" w16du:dateUtc="2026-04-30T11:47:00Z">
              <w:r w:rsidR="000F243E">
                <w:rPr>
                  <w:rFonts w:cs="BT Curve"/>
                </w:rPr>
                <w:t>onitor the speed of responses of APIs</w:t>
              </w:r>
            </w:ins>
          </w:p>
        </w:tc>
        <w:tc>
          <w:tcPr>
            <w:tcW w:w="2658" w:type="dxa"/>
            <w:tcPrChange w:id="634" w:author="Matthew Lindley (NCE R)" w:date="2026-04-30T12:45:00Z" w16du:dateUtc="2026-04-30T11:45:00Z">
              <w:tcPr>
                <w:tcW w:w="2126" w:type="dxa"/>
                <w:gridSpan w:val="2"/>
              </w:tcPr>
            </w:tcPrChange>
          </w:tcPr>
          <w:p w14:paraId="0E2DA17D" w14:textId="3AFF5088" w:rsidR="00E63467" w:rsidRDefault="009303A2">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BT Curve"/>
              </w:rPr>
            </w:pPr>
            <w:ins w:id="635" w:author="Matthew Lindley (NCE R)" w:date="2026-04-30T13:00:00Z" w16du:dateUtc="2026-04-30T12:00:00Z">
              <w:r>
                <w:rPr>
                  <w:rFonts w:cs="BT Curve"/>
                </w:rPr>
                <w:t>I can understand</w:t>
              </w:r>
            </w:ins>
            <w:ins w:id="636" w:author="Matthew Lindley (NCE R)" w:date="2026-04-30T13:01:00Z" w16du:dateUtc="2026-04-30T12:01:00Z">
              <w:r w:rsidR="0028007B">
                <w:rPr>
                  <w:rFonts w:cs="BT Curve"/>
                </w:rPr>
                <w:t xml:space="preserve"> whether the </w:t>
              </w:r>
              <w:r w:rsidR="00051F61">
                <w:rPr>
                  <w:rFonts w:cs="BT Curve"/>
                </w:rPr>
                <w:t>quality of the service is being</w:t>
              </w:r>
              <w:r w:rsidR="00651B0D">
                <w:rPr>
                  <w:rFonts w:cs="BT Curve"/>
                </w:rPr>
                <w:t xml:space="preserve"> denigrated from increasing volumes of traffic</w:t>
              </w:r>
            </w:ins>
            <w:ins w:id="637" w:author="Matthew Lindley (NCE R)" w:date="2026-04-30T13:02:00Z" w16du:dateUtc="2026-04-30T12:02:00Z">
              <w:r w:rsidR="00651B0D">
                <w:rPr>
                  <w:rFonts w:cs="BT Curve"/>
                </w:rPr>
                <w:t xml:space="preserve"> over time</w:t>
              </w:r>
            </w:ins>
          </w:p>
        </w:tc>
        <w:tc>
          <w:tcPr>
            <w:tcW w:w="4061" w:type="dxa"/>
            <w:tcPrChange w:id="638" w:author="Matthew Lindley (NCE R)" w:date="2026-04-30T12:45:00Z" w16du:dateUtc="2026-04-30T11:45:00Z">
              <w:tcPr>
                <w:tcW w:w="3248" w:type="dxa"/>
              </w:tcPr>
            </w:tcPrChange>
          </w:tcPr>
          <w:p w14:paraId="4F604A14" w14:textId="77777777" w:rsidR="00090F16" w:rsidRPr="00090F16" w:rsidRDefault="00090F16" w:rsidP="00090F16">
            <w:pPr>
              <w:pStyle w:val="ListBullet"/>
              <w:cnfStyle w:val="000000100000" w:firstRow="0" w:lastRow="0" w:firstColumn="0" w:lastColumn="0" w:oddVBand="0" w:evenVBand="0" w:oddHBand="1" w:evenHBand="0" w:firstRowFirstColumn="0" w:firstRowLastColumn="0" w:lastRowFirstColumn="0" w:lastRowLastColumn="0"/>
            </w:pPr>
            <w:r w:rsidRPr="00090F16">
              <w:t>Response times are captured per API and endpoint</w:t>
            </w:r>
          </w:p>
          <w:p w14:paraId="3C06B543" w14:textId="77777777" w:rsidR="00090F16" w:rsidRPr="00090F16" w:rsidRDefault="00090F16" w:rsidP="00090F16">
            <w:pPr>
              <w:pStyle w:val="ListBullet"/>
              <w:cnfStyle w:val="000000100000" w:firstRow="0" w:lastRow="0" w:firstColumn="0" w:lastColumn="0" w:oddVBand="0" w:evenVBand="0" w:oddHBand="1" w:evenHBand="0" w:firstRowFirstColumn="0" w:firstRowLastColumn="0" w:lastRowFirstColumn="0" w:lastRowLastColumn="0"/>
            </w:pPr>
            <w:r w:rsidRPr="00090F16">
              <w:t xml:space="preserve">Metrics include: </w:t>
            </w:r>
          </w:p>
          <w:p w14:paraId="68649691" w14:textId="77777777" w:rsidR="00090F16" w:rsidRPr="00090F16" w:rsidRDefault="00090F16" w:rsidP="00190233">
            <w:pPr>
              <w:pStyle w:val="ListBullet"/>
              <w:ind w:left="720"/>
              <w:cnfStyle w:val="000000100000" w:firstRow="0" w:lastRow="0" w:firstColumn="0" w:lastColumn="0" w:oddVBand="0" w:evenVBand="0" w:oddHBand="1" w:evenHBand="0" w:firstRowFirstColumn="0" w:firstRowLastColumn="0" w:lastRowFirstColumn="0" w:lastRowLastColumn="0"/>
            </w:pPr>
            <w:r w:rsidRPr="00090F16">
              <w:t>Average response time</w:t>
            </w:r>
          </w:p>
          <w:p w14:paraId="75F12099" w14:textId="77777777" w:rsidR="00090F16" w:rsidRPr="00090F16" w:rsidRDefault="00090F16" w:rsidP="00190233">
            <w:pPr>
              <w:pStyle w:val="ListBullet"/>
              <w:ind w:left="720"/>
              <w:cnfStyle w:val="000000100000" w:firstRow="0" w:lastRow="0" w:firstColumn="0" w:lastColumn="0" w:oddVBand="0" w:evenVBand="0" w:oddHBand="1" w:evenHBand="0" w:firstRowFirstColumn="0" w:firstRowLastColumn="0" w:lastRowFirstColumn="0" w:lastRowLastColumn="0"/>
            </w:pPr>
            <w:r w:rsidRPr="00090F16">
              <w:t>Median response time</w:t>
            </w:r>
          </w:p>
          <w:p w14:paraId="3E7C8B50" w14:textId="77777777" w:rsidR="00090F16" w:rsidRPr="00090F16" w:rsidRDefault="00090F16" w:rsidP="00190233">
            <w:pPr>
              <w:pStyle w:val="ListBullet"/>
              <w:ind w:left="720"/>
              <w:cnfStyle w:val="000000100000" w:firstRow="0" w:lastRow="0" w:firstColumn="0" w:lastColumn="0" w:oddVBand="0" w:evenVBand="0" w:oddHBand="1" w:evenHBand="0" w:firstRowFirstColumn="0" w:firstRowLastColumn="0" w:lastRowFirstColumn="0" w:lastRowLastColumn="0"/>
            </w:pPr>
            <w:r w:rsidRPr="00090F16">
              <w:t>P95 and P99 latency</w:t>
            </w:r>
          </w:p>
          <w:p w14:paraId="4AF94E1C" w14:textId="77777777" w:rsidR="00090F16" w:rsidRPr="00090F16" w:rsidRDefault="00090F16" w:rsidP="00090F16">
            <w:pPr>
              <w:pStyle w:val="ListBullet"/>
              <w:cnfStyle w:val="000000100000" w:firstRow="0" w:lastRow="0" w:firstColumn="0" w:lastColumn="0" w:oddVBand="0" w:evenVBand="0" w:oddHBand="1" w:evenHBand="0" w:firstRowFirstColumn="0" w:firstRowLastColumn="0" w:lastRowFirstColumn="0" w:lastRowLastColumn="0"/>
            </w:pPr>
            <w:r w:rsidRPr="00090F16">
              <w:t xml:space="preserve">Trends can be viewed: </w:t>
            </w:r>
          </w:p>
          <w:p w14:paraId="59365E0A" w14:textId="77777777" w:rsidR="00090F16" w:rsidRPr="00090F16" w:rsidRDefault="00090F16" w:rsidP="00190233">
            <w:pPr>
              <w:pStyle w:val="ListBullet"/>
              <w:ind w:left="720"/>
              <w:cnfStyle w:val="000000100000" w:firstRow="0" w:lastRow="0" w:firstColumn="0" w:lastColumn="0" w:oddVBand="0" w:evenVBand="0" w:oddHBand="1" w:evenHBand="0" w:firstRowFirstColumn="0" w:firstRowLastColumn="0" w:lastRowFirstColumn="0" w:lastRowLastColumn="0"/>
            </w:pPr>
            <w:r w:rsidRPr="00090F16">
              <w:t>Month</w:t>
            </w:r>
            <w:r w:rsidRPr="00090F16">
              <w:noBreakHyphen/>
              <w:t>on</w:t>
            </w:r>
            <w:r w:rsidRPr="00090F16">
              <w:noBreakHyphen/>
              <w:t>month</w:t>
            </w:r>
          </w:p>
          <w:p w14:paraId="15C2859E" w14:textId="77777777" w:rsidR="00090F16" w:rsidRPr="00090F16" w:rsidRDefault="00090F16" w:rsidP="00190233">
            <w:pPr>
              <w:pStyle w:val="ListBullet"/>
              <w:ind w:left="720"/>
              <w:cnfStyle w:val="000000100000" w:firstRow="0" w:lastRow="0" w:firstColumn="0" w:lastColumn="0" w:oddVBand="0" w:evenVBand="0" w:oddHBand="1" w:evenHBand="0" w:firstRowFirstColumn="0" w:firstRowLastColumn="0" w:lastRowFirstColumn="0" w:lastRowLastColumn="0"/>
            </w:pPr>
            <w:r w:rsidRPr="00090F16">
              <w:t>Year</w:t>
            </w:r>
            <w:r w:rsidRPr="00090F16">
              <w:noBreakHyphen/>
              <w:t>on</w:t>
            </w:r>
            <w:r w:rsidRPr="00090F16">
              <w:noBreakHyphen/>
              <w:t>year</w:t>
            </w:r>
          </w:p>
          <w:p w14:paraId="628CCC06" w14:textId="77777777" w:rsidR="00090F16" w:rsidRPr="00090F16" w:rsidRDefault="00090F16" w:rsidP="00190233">
            <w:pPr>
              <w:pStyle w:val="ListBullet"/>
              <w:ind w:left="720"/>
              <w:cnfStyle w:val="000000100000" w:firstRow="0" w:lastRow="0" w:firstColumn="0" w:lastColumn="0" w:oddVBand="0" w:evenVBand="0" w:oddHBand="1" w:evenHBand="0" w:firstRowFirstColumn="0" w:firstRowLastColumn="0" w:lastRowFirstColumn="0" w:lastRowLastColumn="0"/>
            </w:pPr>
            <w:r w:rsidRPr="00090F16">
              <w:t>Since</w:t>
            </w:r>
            <w:r w:rsidR="007759F6">
              <w:t xml:space="preserve"> inception</w:t>
            </w:r>
          </w:p>
          <w:p w14:paraId="4E7BE2E9" w14:textId="77777777" w:rsidR="00090F16" w:rsidRPr="00090F16" w:rsidRDefault="00090F16" w:rsidP="00090F16">
            <w:pPr>
              <w:pStyle w:val="ListBullet"/>
              <w:cnfStyle w:val="000000100000" w:firstRow="0" w:lastRow="0" w:firstColumn="0" w:lastColumn="0" w:oddVBand="0" w:evenVBand="0" w:oddHBand="1" w:evenHBand="0" w:firstRowFirstColumn="0" w:firstRowLastColumn="0" w:lastRowFirstColumn="0" w:lastRowLastColumn="0"/>
            </w:pPr>
            <w:r w:rsidRPr="00090F16">
              <w:t>Performance thresholds can be configured and monitored</w:t>
            </w:r>
          </w:p>
          <w:p w14:paraId="7F009EC1" w14:textId="77777777" w:rsidR="00C91008" w:rsidRDefault="00C91008" w:rsidP="00C91008">
            <w:pPr>
              <w:pStyle w:val="ListBullet"/>
              <w:numPr>
                <w:ilvl w:val="0"/>
                <w:numId w:val="0"/>
              </w:numPr>
              <w:cnfStyle w:val="000000100000" w:firstRow="0" w:lastRow="0" w:firstColumn="0" w:lastColumn="0" w:oddVBand="0" w:evenVBand="0" w:oddHBand="1" w:evenHBand="0" w:firstRowFirstColumn="0" w:firstRowLastColumn="0" w:lastRowFirstColumn="0" w:lastRowLastColumn="0"/>
              <w:rPr>
                <w:b/>
                <w:bCs/>
              </w:rPr>
            </w:pPr>
          </w:p>
          <w:p w14:paraId="01BCF198" w14:textId="77777777" w:rsidR="00090F16" w:rsidRPr="00090F16" w:rsidRDefault="00090F16" w:rsidP="00C91008">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00090F16">
              <w:rPr>
                <w:b/>
                <w:bCs/>
              </w:rPr>
              <w:t>Examples</w:t>
            </w:r>
          </w:p>
          <w:p w14:paraId="488D0BBE" w14:textId="77777777" w:rsidR="00090F16" w:rsidRPr="00090F16" w:rsidRDefault="00090F16" w:rsidP="00190233">
            <w:pPr>
              <w:pStyle w:val="ListBullet"/>
              <w:ind w:left="720"/>
              <w:cnfStyle w:val="000000100000" w:firstRow="0" w:lastRow="0" w:firstColumn="0" w:lastColumn="0" w:oddVBand="0" w:evenVBand="0" w:oddHBand="1" w:evenHBand="0" w:firstRowFirstColumn="0" w:firstRowLastColumn="0" w:lastRowFirstColumn="0" w:lastRowLastColumn="0"/>
            </w:pPr>
            <w:r w:rsidRPr="00090F16">
              <w:t>P95 response time for /availability/check increased from 450ms to 720ms year</w:t>
            </w:r>
            <w:r w:rsidRPr="00090F16">
              <w:noBreakHyphen/>
              <w:t>on</w:t>
            </w:r>
            <w:r w:rsidRPr="00090F16">
              <w:noBreakHyphen/>
              <w:t>year</w:t>
            </w:r>
          </w:p>
          <w:p w14:paraId="0798F51B" w14:textId="0AE3FAD6" w:rsidR="00E63467" w:rsidRDefault="00090F16">
            <w:pPr>
              <w:pStyle w:val="ListBullet"/>
              <w:ind w:left="720"/>
              <w:cnfStyle w:val="000000100000" w:firstRow="0" w:lastRow="0" w:firstColumn="0" w:lastColumn="0" w:oddVBand="0" w:evenVBand="0" w:oddHBand="1" w:evenHBand="0" w:firstRowFirstColumn="0" w:firstRowLastColumn="0" w:lastRowFirstColumn="0" w:lastRowLastColumn="0"/>
              <w:pPrChange w:id="639" w:author="Matthew Lindley (NCE R)" w:date="2026-04-30T13:08:00Z" w16du:dateUtc="2026-04-30T12:08:00Z">
                <w:pPr>
                  <w:pStyle w:val="ListBullet"/>
                  <w:numPr>
                    <w:numId w:val="0"/>
                  </w:numPr>
                  <w:tabs>
                    <w:tab w:val="clear" w:pos="360"/>
                  </w:tabs>
                  <w:ind w:left="0" w:firstLine="0"/>
                  <w:cnfStyle w:val="000000100000" w:firstRow="0" w:lastRow="0" w:firstColumn="0" w:lastColumn="0" w:oddVBand="0" w:evenVBand="0" w:oddHBand="1" w:evenHBand="0" w:firstRowFirstColumn="0" w:firstRowLastColumn="0" w:lastRowFirstColumn="0" w:lastRowLastColumn="0"/>
                </w:pPr>
              </w:pPrChange>
            </w:pPr>
            <w:r w:rsidRPr="00090F16">
              <w:t>Alert raised when average latency exceeds 1 second for more than 10 minutes</w:t>
            </w:r>
          </w:p>
        </w:tc>
      </w:tr>
      <w:tr w:rsidR="006A7513" w14:paraId="1F330C01" w14:textId="77777777" w:rsidTr="117BB036">
        <w:trPr>
          <w:ins w:id="640" w:author="Matthew Lindley (NCE R)" w:date="2026-04-30T12:48:00Z"/>
        </w:trPr>
        <w:tc>
          <w:tcPr>
            <w:cnfStyle w:val="001000000000" w:firstRow="0" w:lastRow="0" w:firstColumn="1" w:lastColumn="0" w:oddVBand="0" w:evenVBand="0" w:oddHBand="0" w:evenHBand="0" w:firstRowFirstColumn="0" w:firstRowLastColumn="0" w:lastRowFirstColumn="0" w:lastRowLastColumn="0"/>
            <w:tcW w:w="1767" w:type="dxa"/>
          </w:tcPr>
          <w:p w14:paraId="7274DE18" w14:textId="1BDAFE5F" w:rsidR="006A7513" w:rsidRDefault="00807A75">
            <w:pPr>
              <w:pStyle w:val="ListBullet"/>
              <w:numPr>
                <w:ilvl w:val="0"/>
                <w:numId w:val="0"/>
              </w:numPr>
              <w:rPr>
                <w:ins w:id="641" w:author="Matthew Lindley (NCE R)" w:date="2026-04-30T12:48:00Z" w16du:dateUtc="2026-04-30T11:48:00Z"/>
              </w:rPr>
            </w:pPr>
            <w:ins w:id="642" w:author="Matthew Lindley (NCE R)" w:date="2026-04-30T12:48:00Z" w16du:dateUtc="2026-04-30T11:48:00Z">
              <w:r>
                <w:t>API Product Owner</w:t>
              </w:r>
            </w:ins>
          </w:p>
        </w:tc>
        <w:tc>
          <w:tcPr>
            <w:tcW w:w="2304" w:type="dxa"/>
          </w:tcPr>
          <w:p w14:paraId="087939C1" w14:textId="4E67BFF0" w:rsidR="006A7513" w:rsidRDefault="00752609">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643" w:author="Matthew Lindley (NCE R)" w:date="2026-04-30T12:48:00Z" w16du:dateUtc="2026-04-30T11:48:00Z"/>
                <w:rFonts w:cs="BT Curve"/>
              </w:rPr>
            </w:pPr>
            <w:ins w:id="644" w:author="Matthew Lindley (NCE R)" w:date="2026-04-30T12:49:00Z" w16du:dateUtc="2026-04-30T11:49:00Z">
              <w:r>
                <w:rPr>
                  <w:rFonts w:cs="BT Curve"/>
                </w:rPr>
                <w:t>To m</w:t>
              </w:r>
              <w:r w:rsidR="00C57D6A">
                <w:rPr>
                  <w:rFonts w:cs="BT Curve"/>
                </w:rPr>
                <w:t>onitor error rates</w:t>
              </w:r>
            </w:ins>
          </w:p>
        </w:tc>
        <w:tc>
          <w:tcPr>
            <w:tcW w:w="2658" w:type="dxa"/>
          </w:tcPr>
          <w:p w14:paraId="2DA95E7B" w14:textId="28711162" w:rsidR="006A7513" w:rsidRDefault="00960238">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645" w:author="Matthew Lindley (NCE R)" w:date="2026-04-30T12:48:00Z" w16du:dateUtc="2026-04-30T11:48:00Z"/>
                <w:rFonts w:cs="BT Curve"/>
              </w:rPr>
            </w:pPr>
            <w:ins w:id="646" w:author="Matthew Lindley (NCE R)" w:date="2026-04-30T13:03:00Z" w16du:dateUtc="2026-04-30T12:03:00Z">
              <w:r>
                <w:rPr>
                  <w:rFonts w:cs="BT Curve"/>
                </w:rPr>
                <w:t xml:space="preserve">I can understand if we are having technical issues, or </w:t>
              </w:r>
              <w:r w:rsidR="004C6EF8">
                <w:rPr>
                  <w:rFonts w:cs="BT Curve"/>
                </w:rPr>
                <w:t xml:space="preserve">a specific API Consumer is having issues </w:t>
              </w:r>
              <w:r w:rsidR="00790E21">
                <w:rPr>
                  <w:rFonts w:cs="BT Curve"/>
                </w:rPr>
                <w:t>with a particular API</w:t>
              </w:r>
            </w:ins>
          </w:p>
        </w:tc>
        <w:tc>
          <w:tcPr>
            <w:tcW w:w="4061" w:type="dxa"/>
          </w:tcPr>
          <w:p w14:paraId="115B2F7D" w14:textId="542ACF30" w:rsidR="005517F2" w:rsidRPr="005517F2" w:rsidRDefault="005517F2" w:rsidP="005517F2">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005517F2">
              <w:rPr>
                <w:rFonts w:cs="BT Curve"/>
              </w:rPr>
              <w:t xml:space="preserve">Errors are segmented by: </w:t>
            </w:r>
          </w:p>
          <w:p w14:paraId="7239942A" w14:textId="77777777" w:rsidR="005517F2" w:rsidRPr="005517F2" w:rsidRDefault="005517F2" w:rsidP="005517F2">
            <w:pPr>
              <w:pStyle w:val="ListBullet"/>
              <w:numPr>
                <w:ilvl w:val="0"/>
                <w:numId w:val="167"/>
              </w:numPr>
              <w:cnfStyle w:val="000000000000" w:firstRow="0" w:lastRow="0" w:firstColumn="0" w:lastColumn="0" w:oddVBand="0" w:evenVBand="0" w:oddHBand="0" w:evenHBand="0" w:firstRowFirstColumn="0" w:firstRowLastColumn="0" w:lastRowFirstColumn="0" w:lastRowLastColumn="0"/>
              <w:rPr>
                <w:rFonts w:cs="BT Curve"/>
              </w:rPr>
            </w:pPr>
            <w:r w:rsidRPr="005517F2">
              <w:rPr>
                <w:rFonts w:cs="BT Curve"/>
              </w:rPr>
              <w:t>HTTP status code (4xx vs 5xx)</w:t>
            </w:r>
          </w:p>
          <w:p w14:paraId="25F61395" w14:textId="77777777" w:rsidR="005517F2" w:rsidRPr="005517F2" w:rsidRDefault="005517F2" w:rsidP="005517F2">
            <w:pPr>
              <w:pStyle w:val="ListBullet"/>
              <w:numPr>
                <w:ilvl w:val="0"/>
                <w:numId w:val="167"/>
              </w:numPr>
              <w:cnfStyle w:val="000000000000" w:firstRow="0" w:lastRow="0" w:firstColumn="0" w:lastColumn="0" w:oddVBand="0" w:evenVBand="0" w:oddHBand="0" w:evenHBand="0" w:firstRowFirstColumn="0" w:firstRowLastColumn="0" w:lastRowFirstColumn="0" w:lastRowLastColumn="0"/>
              <w:rPr>
                <w:rFonts w:cs="BT Curve"/>
              </w:rPr>
            </w:pPr>
            <w:r w:rsidRPr="005517F2">
              <w:rPr>
                <w:rFonts w:cs="BT Curve"/>
              </w:rPr>
              <w:t>API Consumer</w:t>
            </w:r>
          </w:p>
          <w:p w14:paraId="6C5A0C93" w14:textId="77777777" w:rsidR="005517F2" w:rsidRPr="005517F2" w:rsidRDefault="005517F2" w:rsidP="005517F2">
            <w:pPr>
              <w:pStyle w:val="ListBullet"/>
              <w:numPr>
                <w:ilvl w:val="0"/>
                <w:numId w:val="167"/>
              </w:numPr>
              <w:cnfStyle w:val="000000000000" w:firstRow="0" w:lastRow="0" w:firstColumn="0" w:lastColumn="0" w:oddVBand="0" w:evenVBand="0" w:oddHBand="0" w:evenHBand="0" w:firstRowFirstColumn="0" w:firstRowLastColumn="0" w:lastRowFirstColumn="0" w:lastRowLastColumn="0"/>
              <w:rPr>
                <w:rFonts w:cs="BT Curve"/>
              </w:rPr>
            </w:pPr>
            <w:r w:rsidRPr="005517F2">
              <w:rPr>
                <w:rFonts w:cs="BT Curve"/>
              </w:rPr>
              <w:t>Endpoint</w:t>
            </w:r>
          </w:p>
          <w:p w14:paraId="55A14E40" w14:textId="1099B734" w:rsidR="005517F2" w:rsidRPr="005517F2" w:rsidRDefault="005517F2" w:rsidP="005517F2">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005517F2">
              <w:rPr>
                <w:rFonts w:cs="BT Curve"/>
              </w:rPr>
              <w:t xml:space="preserve">Error rates are viewable as both counts and percentages </w:t>
            </w:r>
          </w:p>
          <w:p w14:paraId="2843C7FD" w14:textId="2A94E088" w:rsidR="005517F2" w:rsidRPr="005517F2" w:rsidRDefault="005517F2" w:rsidP="005517F2">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005517F2">
              <w:rPr>
                <w:rFonts w:cs="BT Curve"/>
              </w:rPr>
              <w:t xml:space="preserve">Sudden spikes in error rates trigger alerts </w:t>
            </w:r>
          </w:p>
          <w:p w14:paraId="35DFAB73" w14:textId="77777777" w:rsidR="00C91008" w:rsidRDefault="005517F2" w:rsidP="005517F2">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005517F2">
              <w:rPr>
                <w:rFonts w:cs="BT Curve"/>
              </w:rPr>
              <w:t>Error data can be correlated with deployments or configuration changes</w:t>
            </w:r>
          </w:p>
          <w:p w14:paraId="73C4E5E0" w14:textId="77777777" w:rsidR="00C91008" w:rsidRDefault="00C91008" w:rsidP="00C91008">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b/>
                <w:bCs/>
              </w:rPr>
            </w:pPr>
          </w:p>
          <w:p w14:paraId="0838A910" w14:textId="06FEB07A" w:rsidR="005517F2" w:rsidRPr="005517F2" w:rsidRDefault="005517F2" w:rsidP="00C91008">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rPr>
            </w:pPr>
            <w:r w:rsidRPr="005517F2">
              <w:rPr>
                <w:rFonts w:cs="BT Curve"/>
                <w:b/>
                <w:bCs/>
              </w:rPr>
              <w:t>Examples</w:t>
            </w:r>
          </w:p>
          <w:p w14:paraId="00BA9166" w14:textId="77777777" w:rsidR="005517F2" w:rsidRPr="005517F2" w:rsidRDefault="005517F2" w:rsidP="005517F2">
            <w:pPr>
              <w:pStyle w:val="ListBullet"/>
              <w:numPr>
                <w:ilvl w:val="0"/>
                <w:numId w:val="168"/>
              </w:numPr>
              <w:cnfStyle w:val="000000000000" w:firstRow="0" w:lastRow="0" w:firstColumn="0" w:lastColumn="0" w:oddVBand="0" w:evenVBand="0" w:oddHBand="0" w:evenHBand="0" w:firstRowFirstColumn="0" w:firstRowLastColumn="0" w:lastRowFirstColumn="0" w:lastRowLastColumn="0"/>
              <w:rPr>
                <w:rFonts w:cs="BT Curve"/>
              </w:rPr>
            </w:pPr>
            <w:r w:rsidRPr="005517F2">
              <w:rPr>
                <w:rFonts w:cs="BT Curve"/>
              </w:rPr>
              <w:t>Spike in 500 errors following a new API release</w:t>
            </w:r>
          </w:p>
          <w:p w14:paraId="54C7006E" w14:textId="4B1C81F0" w:rsidR="005517F2" w:rsidRPr="005517F2" w:rsidRDefault="005517F2" w:rsidP="00C91008">
            <w:pPr>
              <w:pStyle w:val="ListBullet"/>
              <w:numPr>
                <w:ilvl w:val="0"/>
                <w:numId w:val="168"/>
              </w:numPr>
              <w:cnfStyle w:val="000000000000" w:firstRow="0" w:lastRow="0" w:firstColumn="0" w:lastColumn="0" w:oddVBand="0" w:evenVBand="0" w:oddHBand="0" w:evenHBand="0" w:firstRowFirstColumn="0" w:firstRowLastColumn="0" w:lastRowFirstColumn="0" w:lastRowLastColumn="0"/>
              <w:rPr>
                <w:rFonts w:cs="BT Curve"/>
              </w:rPr>
            </w:pPr>
            <w:r w:rsidRPr="005517F2">
              <w:rPr>
                <w:rFonts w:cs="BT Curve"/>
              </w:rPr>
              <w:t>One consumer generating a high volume of 401 errors due to expired credentials</w:t>
            </w:r>
          </w:p>
          <w:p w14:paraId="559A6575" w14:textId="77777777" w:rsidR="006A7513" w:rsidRDefault="006A7513">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647" w:author="Matthew Lindley (NCE R)" w:date="2026-04-30T12:48:00Z" w16du:dateUtc="2026-04-30T11:48:00Z"/>
                <w:rFonts w:cs="BT Curve"/>
              </w:rPr>
            </w:pPr>
          </w:p>
        </w:tc>
      </w:tr>
      <w:tr w:rsidR="006A7513" w14:paraId="278ACB4C" w14:textId="77777777" w:rsidTr="117BB036">
        <w:trPr>
          <w:cnfStyle w:val="000000100000" w:firstRow="0" w:lastRow="0" w:firstColumn="0" w:lastColumn="0" w:oddVBand="0" w:evenVBand="0" w:oddHBand="1" w:evenHBand="0" w:firstRowFirstColumn="0" w:firstRowLastColumn="0" w:lastRowFirstColumn="0" w:lastRowLastColumn="0"/>
          <w:ins w:id="648" w:author="Matthew Lindley (NCE R)" w:date="2026-04-30T12:48:00Z"/>
        </w:trPr>
        <w:tc>
          <w:tcPr>
            <w:cnfStyle w:val="001000000000" w:firstRow="0" w:lastRow="0" w:firstColumn="1" w:lastColumn="0" w:oddVBand="0" w:evenVBand="0" w:oddHBand="0" w:evenHBand="0" w:firstRowFirstColumn="0" w:firstRowLastColumn="0" w:lastRowFirstColumn="0" w:lastRowLastColumn="0"/>
            <w:tcW w:w="1767" w:type="dxa"/>
          </w:tcPr>
          <w:p w14:paraId="0993E647" w14:textId="36D5C689" w:rsidR="006A7513" w:rsidRDefault="006940B5">
            <w:pPr>
              <w:pStyle w:val="ListBullet"/>
              <w:numPr>
                <w:ilvl w:val="0"/>
                <w:numId w:val="0"/>
              </w:numPr>
              <w:rPr>
                <w:ins w:id="649" w:author="Matthew Lindley (NCE R)" w:date="2026-04-30T12:48:00Z" w16du:dateUtc="2026-04-30T11:48:00Z"/>
              </w:rPr>
            </w:pPr>
            <w:ins w:id="650" w:author="Matthew Lindley (NCE R)" w:date="2026-04-30T12:52:00Z" w16du:dateUtc="2026-04-30T11:52:00Z">
              <w:r>
                <w:t>API Product Owner</w:t>
              </w:r>
            </w:ins>
          </w:p>
        </w:tc>
        <w:tc>
          <w:tcPr>
            <w:tcW w:w="2304" w:type="dxa"/>
          </w:tcPr>
          <w:p w14:paraId="09F5DE61" w14:textId="0CEC6006" w:rsidR="006A7513" w:rsidRDefault="006940B5">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651" w:author="Matthew Lindley (NCE R)" w:date="2026-04-30T12:48:00Z" w16du:dateUtc="2026-04-30T11:48:00Z"/>
                <w:rFonts w:cs="BT Curve"/>
              </w:rPr>
            </w:pPr>
            <w:ins w:id="652" w:author="Matthew Lindley (NCE R)" w:date="2026-04-30T12:52:00Z" w16du:dateUtc="2026-04-30T11:52:00Z">
              <w:r>
                <w:rPr>
                  <w:rFonts w:cs="BT Curve"/>
                </w:rPr>
                <w:t xml:space="preserve">To </w:t>
              </w:r>
            </w:ins>
            <w:ins w:id="653" w:author="Matthew Lindley (NCE R)" w:date="2026-04-30T12:55:00Z" w16du:dateUtc="2026-04-30T11:55:00Z">
              <w:r w:rsidR="009A7AED">
                <w:rPr>
                  <w:rFonts w:cs="BT Curve"/>
                </w:rPr>
                <w:t>monitor</w:t>
              </w:r>
            </w:ins>
            <w:ins w:id="654" w:author="Matthew Lindley (NCE R)" w:date="2026-04-30T12:52:00Z" w16du:dateUtc="2026-04-30T11:52:00Z">
              <w:r>
                <w:rPr>
                  <w:rFonts w:cs="BT Curve"/>
                </w:rPr>
                <w:t xml:space="preserve"> the time to first</w:t>
              </w:r>
            </w:ins>
            <w:ins w:id="655" w:author="Matthew Lindley (NCE R)" w:date="2026-04-30T12:53:00Z" w16du:dateUtc="2026-04-30T11:53:00Z">
              <w:r w:rsidR="002E7BED">
                <w:rPr>
                  <w:rFonts w:cs="BT Curve"/>
                </w:rPr>
                <w:t xml:space="preserve"> successful</w:t>
              </w:r>
            </w:ins>
            <w:ins w:id="656" w:author="Matthew Lindley (NCE R)" w:date="2026-04-30T12:52:00Z" w16du:dateUtc="2026-04-30T11:52:00Z">
              <w:r>
                <w:rPr>
                  <w:rFonts w:cs="BT Curve"/>
                </w:rPr>
                <w:t xml:space="preserve"> </w:t>
              </w:r>
            </w:ins>
            <w:ins w:id="657" w:author="Matthew Lindley (NCE R)" w:date="2026-04-30T12:53:00Z" w16du:dateUtc="2026-04-30T11:53:00Z">
              <w:r>
                <w:rPr>
                  <w:rFonts w:cs="BT Curve"/>
                </w:rPr>
                <w:t>request</w:t>
              </w:r>
            </w:ins>
            <w:ins w:id="658" w:author="Matthew Lindley (NCE R)" w:date="2026-04-30T12:54:00Z" w16du:dateUtc="2026-04-30T11:54:00Z">
              <w:r w:rsidR="007D5132">
                <w:rPr>
                  <w:rFonts w:cs="BT Curve"/>
                </w:rPr>
                <w:t xml:space="preserve"> for each API </w:t>
              </w:r>
            </w:ins>
            <w:ins w:id="659" w:author="Matthew Lindley (NCE R)" w:date="2026-04-30T12:56:00Z" w16du:dateUtc="2026-04-30T11:56:00Z">
              <w:r w:rsidR="009A7AED">
                <w:rPr>
                  <w:rFonts w:cs="BT Curve"/>
                </w:rPr>
                <w:t>C</w:t>
              </w:r>
            </w:ins>
            <w:ins w:id="660" w:author="Matthew Lindley (NCE R)" w:date="2026-04-30T12:54:00Z" w16du:dateUtc="2026-04-30T11:54:00Z">
              <w:r w:rsidR="007D5132">
                <w:rPr>
                  <w:rFonts w:cs="BT Curve"/>
                </w:rPr>
                <w:t>onsumer</w:t>
              </w:r>
            </w:ins>
          </w:p>
        </w:tc>
        <w:tc>
          <w:tcPr>
            <w:tcW w:w="2658" w:type="dxa"/>
          </w:tcPr>
          <w:p w14:paraId="3860E5A3" w14:textId="12ABE546" w:rsidR="006A7513" w:rsidRDefault="00960238">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661" w:author="Matthew Lindley (NCE R)" w:date="2026-04-30T12:48:00Z" w16du:dateUtc="2026-04-30T11:48:00Z"/>
                <w:rFonts w:cs="BT Curve"/>
              </w:rPr>
            </w:pPr>
            <w:ins w:id="662" w:author="Matthew Lindley (NCE R)" w:date="2026-04-30T13:03:00Z" w16du:dateUtc="2026-04-30T12:03:00Z">
              <w:r>
                <w:rPr>
                  <w:rFonts w:cs="BT Curve"/>
                </w:rPr>
                <w:t>I can get an idea of how easy the APIs are to start using</w:t>
              </w:r>
            </w:ins>
          </w:p>
        </w:tc>
        <w:tc>
          <w:tcPr>
            <w:tcW w:w="4061" w:type="dxa"/>
          </w:tcPr>
          <w:p w14:paraId="6B446112" w14:textId="77777777" w:rsidR="00044621" w:rsidRPr="00044621" w:rsidRDefault="00044621" w:rsidP="00044621">
            <w:pPr>
              <w:pStyle w:val="ListBullet"/>
              <w:numPr>
                <w:ilvl w:val="0"/>
                <w:numId w:val="169"/>
              </w:numPr>
              <w:cnfStyle w:val="000000100000" w:firstRow="0" w:lastRow="0" w:firstColumn="0" w:lastColumn="0" w:oddVBand="0" w:evenVBand="0" w:oddHBand="1" w:evenHBand="0" w:firstRowFirstColumn="0" w:firstRowLastColumn="0" w:lastRowFirstColumn="0" w:lastRowLastColumn="0"/>
              <w:rPr>
                <w:rFonts w:cs="BT Curve"/>
              </w:rPr>
            </w:pPr>
            <w:r w:rsidRPr="00044621">
              <w:rPr>
                <w:rFonts w:cs="BT Curve"/>
              </w:rPr>
              <w:t xml:space="preserve">Time measured from: </w:t>
            </w:r>
          </w:p>
          <w:p w14:paraId="394CD5BE" w14:textId="77777777" w:rsidR="00044621" w:rsidRPr="00044621" w:rsidRDefault="00044621" w:rsidP="00044621">
            <w:pPr>
              <w:pStyle w:val="ListBullet"/>
              <w:numPr>
                <w:ilvl w:val="1"/>
                <w:numId w:val="169"/>
              </w:numPr>
              <w:cnfStyle w:val="000000100000" w:firstRow="0" w:lastRow="0" w:firstColumn="0" w:lastColumn="0" w:oddVBand="0" w:evenVBand="0" w:oddHBand="1" w:evenHBand="0" w:firstRowFirstColumn="0" w:firstRowLastColumn="0" w:lastRowFirstColumn="0" w:lastRowLastColumn="0"/>
              <w:rPr>
                <w:rFonts w:cs="BT Curve"/>
              </w:rPr>
            </w:pPr>
            <w:r w:rsidRPr="00044621">
              <w:rPr>
                <w:rFonts w:cs="BT Curve"/>
              </w:rPr>
              <w:t>Consumer onboarding / credential issuance</w:t>
            </w:r>
          </w:p>
          <w:p w14:paraId="53B0AA92" w14:textId="77777777" w:rsidR="00044621" w:rsidRPr="00044621" w:rsidRDefault="00044621" w:rsidP="00044621">
            <w:pPr>
              <w:pStyle w:val="ListBullet"/>
              <w:numPr>
                <w:ilvl w:val="1"/>
                <w:numId w:val="169"/>
              </w:numPr>
              <w:cnfStyle w:val="000000100000" w:firstRow="0" w:lastRow="0" w:firstColumn="0" w:lastColumn="0" w:oddVBand="0" w:evenVBand="0" w:oddHBand="1" w:evenHBand="0" w:firstRowFirstColumn="0" w:firstRowLastColumn="0" w:lastRowFirstColumn="0" w:lastRowLastColumn="0"/>
              <w:rPr>
                <w:rFonts w:cs="BT Curve"/>
              </w:rPr>
            </w:pPr>
            <w:r w:rsidRPr="00044621">
              <w:rPr>
                <w:rFonts w:cs="BT Curve"/>
              </w:rPr>
              <w:t>To first successful (2xx) request</w:t>
            </w:r>
          </w:p>
          <w:p w14:paraId="3B8C86FE" w14:textId="77777777" w:rsidR="00044621" w:rsidRPr="00044621" w:rsidRDefault="00044621" w:rsidP="00044621">
            <w:pPr>
              <w:pStyle w:val="ListBullet"/>
              <w:numPr>
                <w:ilvl w:val="0"/>
                <w:numId w:val="169"/>
              </w:numPr>
              <w:cnfStyle w:val="000000100000" w:firstRow="0" w:lastRow="0" w:firstColumn="0" w:lastColumn="0" w:oddVBand="0" w:evenVBand="0" w:oddHBand="1" w:evenHBand="0" w:firstRowFirstColumn="0" w:firstRowLastColumn="0" w:lastRowFirstColumn="0" w:lastRowLastColumn="0"/>
              <w:rPr>
                <w:rFonts w:cs="BT Curve"/>
              </w:rPr>
            </w:pPr>
            <w:r w:rsidRPr="00044621">
              <w:rPr>
                <w:rFonts w:cs="BT Curve"/>
              </w:rPr>
              <w:t>Metrics can be compared across consumers</w:t>
            </w:r>
          </w:p>
          <w:p w14:paraId="1923A3F4" w14:textId="77777777" w:rsidR="00044621" w:rsidRPr="00044621" w:rsidRDefault="00044621" w:rsidP="00044621">
            <w:pPr>
              <w:pStyle w:val="ListBullet"/>
              <w:numPr>
                <w:ilvl w:val="0"/>
                <w:numId w:val="169"/>
              </w:numPr>
              <w:cnfStyle w:val="000000100000" w:firstRow="0" w:lastRow="0" w:firstColumn="0" w:lastColumn="0" w:oddVBand="0" w:evenVBand="0" w:oddHBand="1" w:evenHBand="0" w:firstRowFirstColumn="0" w:firstRowLastColumn="0" w:lastRowFirstColumn="0" w:lastRowLastColumn="0"/>
              <w:rPr>
                <w:rFonts w:cs="BT Curve"/>
              </w:rPr>
            </w:pPr>
            <w:r w:rsidRPr="00044621">
              <w:rPr>
                <w:rFonts w:cs="BT Curve"/>
              </w:rPr>
              <w:t>Outliers are easily identifiable</w:t>
            </w:r>
          </w:p>
          <w:p w14:paraId="07558DC7" w14:textId="77777777" w:rsidR="00044621" w:rsidRPr="00044621" w:rsidRDefault="00044621" w:rsidP="00044621">
            <w:pPr>
              <w:pStyle w:val="ListBullet"/>
              <w:numPr>
                <w:ilvl w:val="0"/>
                <w:numId w:val="169"/>
              </w:numPr>
              <w:cnfStyle w:val="000000100000" w:firstRow="0" w:lastRow="0" w:firstColumn="0" w:lastColumn="0" w:oddVBand="0" w:evenVBand="0" w:oddHBand="1" w:evenHBand="0" w:firstRowFirstColumn="0" w:firstRowLastColumn="0" w:lastRowFirstColumn="0" w:lastRowLastColumn="0"/>
              <w:rPr>
                <w:rFonts w:cs="BT Curve"/>
              </w:rPr>
            </w:pPr>
            <w:r w:rsidRPr="00044621">
              <w:rPr>
                <w:rFonts w:cs="BT Curve"/>
              </w:rPr>
              <w:t>Results can be used to inform onboarding improvements</w:t>
            </w:r>
          </w:p>
          <w:p w14:paraId="1AA13E1A" w14:textId="77777777" w:rsidR="00045268" w:rsidRDefault="00045268" w:rsidP="00045268">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rFonts w:cs="BT Curve"/>
                <w:b/>
                <w:bCs/>
              </w:rPr>
            </w:pPr>
          </w:p>
          <w:p w14:paraId="782CBF5D" w14:textId="77777777" w:rsidR="00044621" w:rsidRPr="00044621" w:rsidRDefault="00044621" w:rsidP="00045268">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rFonts w:cs="BT Curve"/>
              </w:rPr>
            </w:pPr>
            <w:r w:rsidRPr="00044621">
              <w:rPr>
                <w:rFonts w:cs="BT Curve"/>
                <w:b/>
                <w:bCs/>
              </w:rPr>
              <w:t>Examples</w:t>
            </w:r>
          </w:p>
          <w:p w14:paraId="67B65C34" w14:textId="77777777" w:rsidR="00044621" w:rsidRPr="00044621" w:rsidRDefault="00044621" w:rsidP="00044621">
            <w:pPr>
              <w:pStyle w:val="ListBullet"/>
              <w:numPr>
                <w:ilvl w:val="0"/>
                <w:numId w:val="170"/>
              </w:numPr>
              <w:cnfStyle w:val="000000100000" w:firstRow="0" w:lastRow="0" w:firstColumn="0" w:lastColumn="0" w:oddVBand="0" w:evenVBand="0" w:oddHBand="1" w:evenHBand="0" w:firstRowFirstColumn="0" w:firstRowLastColumn="0" w:lastRowFirstColumn="0" w:lastRowLastColumn="0"/>
              <w:rPr>
                <w:rFonts w:cs="BT Curve"/>
              </w:rPr>
            </w:pPr>
            <w:r w:rsidRPr="00044621">
              <w:rPr>
                <w:rFonts w:cs="BT Curve"/>
              </w:rPr>
              <w:t>Median time to first successful request: 12 minutes</w:t>
            </w:r>
          </w:p>
          <w:p w14:paraId="59FC15D3" w14:textId="77777777" w:rsidR="00044621" w:rsidRPr="00044621" w:rsidRDefault="00044621" w:rsidP="00044621">
            <w:pPr>
              <w:pStyle w:val="ListBullet"/>
              <w:numPr>
                <w:ilvl w:val="0"/>
                <w:numId w:val="170"/>
              </w:numPr>
              <w:cnfStyle w:val="000000100000" w:firstRow="0" w:lastRow="0" w:firstColumn="0" w:lastColumn="0" w:oddVBand="0" w:evenVBand="0" w:oddHBand="1" w:evenHBand="0" w:firstRowFirstColumn="0" w:firstRowLastColumn="0" w:lastRowFirstColumn="0" w:lastRowLastColumn="0"/>
              <w:rPr>
                <w:rFonts w:cs="BT Curve"/>
              </w:rPr>
            </w:pPr>
            <w:r w:rsidRPr="00044621">
              <w:rPr>
                <w:rFonts w:cs="BT Curve"/>
              </w:rPr>
              <w:t>Consumer B took 5 days to make their first successful call</w:t>
            </w:r>
          </w:p>
          <w:p w14:paraId="7856731B" w14:textId="77777777" w:rsidR="006A7513" w:rsidRDefault="006A7513">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663" w:author="Matthew Lindley (NCE R)" w:date="2026-04-30T12:48:00Z" w16du:dateUtc="2026-04-30T11:48:00Z"/>
                <w:rFonts w:cs="BT Curve"/>
              </w:rPr>
            </w:pPr>
          </w:p>
        </w:tc>
      </w:tr>
      <w:tr w:rsidR="006A7513" w14:paraId="31CF8CF9" w14:textId="77777777" w:rsidTr="117BB036">
        <w:trPr>
          <w:ins w:id="664" w:author="Matthew Lindley (NCE R)" w:date="2026-04-30T12:48:00Z"/>
        </w:trPr>
        <w:tc>
          <w:tcPr>
            <w:cnfStyle w:val="001000000000" w:firstRow="0" w:lastRow="0" w:firstColumn="1" w:lastColumn="0" w:oddVBand="0" w:evenVBand="0" w:oddHBand="0" w:evenHBand="0" w:firstRowFirstColumn="0" w:firstRowLastColumn="0" w:lastRowFirstColumn="0" w:lastRowLastColumn="0"/>
            <w:tcW w:w="1767" w:type="dxa"/>
          </w:tcPr>
          <w:p w14:paraId="79BF7749" w14:textId="10E82595" w:rsidR="006A7513" w:rsidRDefault="002E7BED">
            <w:pPr>
              <w:pStyle w:val="ListBullet"/>
              <w:numPr>
                <w:ilvl w:val="0"/>
                <w:numId w:val="0"/>
              </w:numPr>
              <w:rPr>
                <w:ins w:id="665" w:author="Matthew Lindley (NCE R)" w:date="2026-04-30T12:48:00Z" w16du:dateUtc="2026-04-30T11:48:00Z"/>
              </w:rPr>
            </w:pPr>
            <w:ins w:id="666" w:author="Matthew Lindley (NCE R)" w:date="2026-04-30T12:53:00Z" w16du:dateUtc="2026-04-30T11:53:00Z">
              <w:r>
                <w:t>API Product Owner</w:t>
              </w:r>
            </w:ins>
          </w:p>
        </w:tc>
        <w:tc>
          <w:tcPr>
            <w:tcW w:w="2304" w:type="dxa"/>
          </w:tcPr>
          <w:p w14:paraId="41502D85" w14:textId="70360152" w:rsidR="006A7513" w:rsidRDefault="002E7BED">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667" w:author="Matthew Lindley (NCE R)" w:date="2026-04-30T12:48:00Z" w16du:dateUtc="2026-04-30T11:48:00Z"/>
                <w:rFonts w:cs="BT Curve"/>
              </w:rPr>
            </w:pPr>
            <w:ins w:id="668" w:author="Matthew Lindley (NCE R)" w:date="2026-04-30T12:53:00Z" w16du:dateUtc="2026-04-30T11:53:00Z">
              <w:r>
                <w:rPr>
                  <w:rFonts w:cs="BT Curve"/>
                </w:rPr>
                <w:t xml:space="preserve">To </w:t>
              </w:r>
            </w:ins>
            <w:ins w:id="669" w:author="Matthew Lindley (NCE R)" w:date="2026-04-30T12:55:00Z" w16du:dateUtc="2026-04-30T11:55:00Z">
              <w:r w:rsidR="009A7AED">
                <w:rPr>
                  <w:rFonts w:cs="BT Curve"/>
                </w:rPr>
                <w:t>monitor</w:t>
              </w:r>
            </w:ins>
            <w:ins w:id="670" w:author="Matthew Lindley (NCE R)" w:date="2026-04-30T12:53:00Z" w16du:dateUtc="2026-04-30T11:53:00Z">
              <w:r>
                <w:rPr>
                  <w:rFonts w:cs="BT Curve"/>
                </w:rPr>
                <w:t xml:space="preserve"> the time to </w:t>
              </w:r>
              <w:r w:rsidR="00511392">
                <w:rPr>
                  <w:rFonts w:cs="BT Curve"/>
                </w:rPr>
                <w:t>first successful order</w:t>
              </w:r>
            </w:ins>
            <w:ins w:id="671" w:author="Matthew Lindley (NCE R)" w:date="2026-04-30T12:54:00Z" w16du:dateUtc="2026-04-30T11:54:00Z">
              <w:r w:rsidR="001D6420">
                <w:rPr>
                  <w:rFonts w:cs="BT Curve"/>
                </w:rPr>
                <w:t xml:space="preserve"> for each </w:t>
              </w:r>
              <w:r w:rsidR="007D5132">
                <w:rPr>
                  <w:rFonts w:cs="BT Curve"/>
                </w:rPr>
                <w:t xml:space="preserve">API </w:t>
              </w:r>
            </w:ins>
            <w:ins w:id="672" w:author="Matthew Lindley (NCE R)" w:date="2026-04-30T12:56:00Z" w16du:dateUtc="2026-04-30T11:56:00Z">
              <w:r w:rsidR="009A7AED">
                <w:rPr>
                  <w:rFonts w:cs="BT Curve"/>
                </w:rPr>
                <w:t>C</w:t>
              </w:r>
            </w:ins>
            <w:ins w:id="673" w:author="Matthew Lindley (NCE R)" w:date="2026-04-30T12:54:00Z" w16du:dateUtc="2026-04-30T11:54:00Z">
              <w:r w:rsidR="007D5132">
                <w:rPr>
                  <w:rFonts w:cs="BT Curve"/>
                </w:rPr>
                <w:t>onsumer</w:t>
              </w:r>
            </w:ins>
          </w:p>
        </w:tc>
        <w:tc>
          <w:tcPr>
            <w:tcW w:w="2658" w:type="dxa"/>
          </w:tcPr>
          <w:p w14:paraId="3BEF26DA" w14:textId="38053C15" w:rsidR="006A7513" w:rsidRDefault="00F24492">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674" w:author="Matthew Lindley (NCE R)" w:date="2026-04-30T12:48:00Z" w16du:dateUtc="2026-04-30T11:48:00Z"/>
                <w:rFonts w:cs="BT Curve"/>
              </w:rPr>
            </w:pPr>
            <w:ins w:id="675" w:author="Matthew Lindley (NCE R)" w:date="2026-04-30T13:04:00Z" w16du:dateUtc="2026-04-30T12:04:00Z">
              <w:r>
                <w:rPr>
                  <w:rFonts w:cs="BT Curve"/>
                </w:rPr>
                <w:t>I can get an idea of how easy the APIs are to integrate when placing an order</w:t>
              </w:r>
            </w:ins>
          </w:p>
        </w:tc>
        <w:tc>
          <w:tcPr>
            <w:tcW w:w="4061" w:type="dxa"/>
          </w:tcPr>
          <w:p w14:paraId="35003D79" w14:textId="77777777" w:rsidR="003C4C15" w:rsidRPr="003C4C15" w:rsidRDefault="003C4C15" w:rsidP="003C4C15">
            <w:pPr>
              <w:pStyle w:val="ListBullet"/>
              <w:numPr>
                <w:ilvl w:val="0"/>
                <w:numId w:val="171"/>
              </w:numPr>
              <w:cnfStyle w:val="000000000000" w:firstRow="0" w:lastRow="0" w:firstColumn="0" w:lastColumn="0" w:oddVBand="0" w:evenVBand="0" w:oddHBand="0" w:evenHBand="0" w:firstRowFirstColumn="0" w:firstRowLastColumn="0" w:lastRowFirstColumn="0" w:lastRowLastColumn="0"/>
              <w:rPr>
                <w:rFonts w:cs="BT Curve"/>
              </w:rPr>
            </w:pPr>
            <w:r w:rsidRPr="003C4C15">
              <w:rPr>
                <w:rFonts w:cs="BT Curve"/>
              </w:rPr>
              <w:t xml:space="preserve">Time measured from: </w:t>
            </w:r>
          </w:p>
          <w:p w14:paraId="65432877" w14:textId="77777777" w:rsidR="003C4C15" w:rsidRPr="003C4C15" w:rsidRDefault="003C4C15" w:rsidP="003C4C15">
            <w:pPr>
              <w:pStyle w:val="ListBullet"/>
              <w:numPr>
                <w:ilvl w:val="1"/>
                <w:numId w:val="171"/>
              </w:numPr>
              <w:cnfStyle w:val="000000000000" w:firstRow="0" w:lastRow="0" w:firstColumn="0" w:lastColumn="0" w:oddVBand="0" w:evenVBand="0" w:oddHBand="0" w:evenHBand="0" w:firstRowFirstColumn="0" w:firstRowLastColumn="0" w:lastRowFirstColumn="0" w:lastRowLastColumn="0"/>
              <w:rPr>
                <w:rFonts w:cs="BT Curve"/>
              </w:rPr>
            </w:pPr>
            <w:r w:rsidRPr="003C4C15">
              <w:rPr>
                <w:rFonts w:cs="BT Curve"/>
              </w:rPr>
              <w:t>Consumer onboarding</w:t>
            </w:r>
          </w:p>
          <w:p w14:paraId="5C745171" w14:textId="77777777" w:rsidR="003C4C15" w:rsidRPr="003C4C15" w:rsidRDefault="003C4C15" w:rsidP="003C4C15">
            <w:pPr>
              <w:pStyle w:val="ListBullet"/>
              <w:numPr>
                <w:ilvl w:val="1"/>
                <w:numId w:val="171"/>
              </w:numPr>
              <w:cnfStyle w:val="000000000000" w:firstRow="0" w:lastRow="0" w:firstColumn="0" w:lastColumn="0" w:oddVBand="0" w:evenVBand="0" w:oddHBand="0" w:evenHBand="0" w:firstRowFirstColumn="0" w:firstRowLastColumn="0" w:lastRowFirstColumn="0" w:lastRowLastColumn="0"/>
              <w:rPr>
                <w:rFonts w:cs="BT Curve"/>
              </w:rPr>
            </w:pPr>
            <w:r w:rsidRPr="003C4C15">
              <w:rPr>
                <w:rFonts w:cs="BT Curve"/>
              </w:rPr>
              <w:t>To first successfully completed order</w:t>
            </w:r>
          </w:p>
          <w:p w14:paraId="756551AF" w14:textId="77777777" w:rsidR="003C4C15" w:rsidRPr="003C4C15" w:rsidRDefault="003C4C15" w:rsidP="003C4C15">
            <w:pPr>
              <w:pStyle w:val="ListBullet"/>
              <w:numPr>
                <w:ilvl w:val="0"/>
                <w:numId w:val="171"/>
              </w:numPr>
              <w:cnfStyle w:val="000000000000" w:firstRow="0" w:lastRow="0" w:firstColumn="0" w:lastColumn="0" w:oddVBand="0" w:evenVBand="0" w:oddHBand="0" w:evenHBand="0" w:firstRowFirstColumn="0" w:firstRowLastColumn="0" w:lastRowFirstColumn="0" w:lastRowLastColumn="0"/>
              <w:rPr>
                <w:rFonts w:cs="BT Curve"/>
              </w:rPr>
            </w:pPr>
            <w:r w:rsidRPr="003C4C15">
              <w:rPr>
                <w:rFonts w:cs="BT Curve"/>
              </w:rPr>
              <w:t>Orders must meet defined success criteria (e.g. confirmation received)</w:t>
            </w:r>
          </w:p>
          <w:p w14:paraId="4AFBAD85" w14:textId="77777777" w:rsidR="003C4C15" w:rsidRPr="003C4C15" w:rsidRDefault="003C4C15" w:rsidP="003C4C15">
            <w:pPr>
              <w:pStyle w:val="ListBullet"/>
              <w:numPr>
                <w:ilvl w:val="0"/>
                <w:numId w:val="171"/>
              </w:numPr>
              <w:cnfStyle w:val="000000000000" w:firstRow="0" w:lastRow="0" w:firstColumn="0" w:lastColumn="0" w:oddVBand="0" w:evenVBand="0" w:oddHBand="0" w:evenHBand="0" w:firstRowFirstColumn="0" w:firstRowLastColumn="0" w:lastRowFirstColumn="0" w:lastRowLastColumn="0"/>
              <w:rPr>
                <w:rFonts w:cs="BT Curve"/>
              </w:rPr>
            </w:pPr>
            <w:r w:rsidRPr="003C4C15">
              <w:rPr>
                <w:rFonts w:cs="BT Curve"/>
              </w:rPr>
              <w:t>Progress milestones can be inferred (auth completed, availability checked, order placed)</w:t>
            </w:r>
          </w:p>
          <w:p w14:paraId="343CA667" w14:textId="77777777" w:rsidR="003C4C15" w:rsidRPr="003C4C15" w:rsidRDefault="003C4C15" w:rsidP="003C4C15">
            <w:pPr>
              <w:pStyle w:val="ListBullet"/>
              <w:numPr>
                <w:ilvl w:val="0"/>
                <w:numId w:val="171"/>
              </w:numPr>
              <w:cnfStyle w:val="000000000000" w:firstRow="0" w:lastRow="0" w:firstColumn="0" w:lastColumn="0" w:oddVBand="0" w:evenVBand="0" w:oddHBand="0" w:evenHBand="0" w:firstRowFirstColumn="0" w:firstRowLastColumn="0" w:lastRowFirstColumn="0" w:lastRowLastColumn="0"/>
              <w:rPr>
                <w:rFonts w:cs="BT Curve"/>
              </w:rPr>
            </w:pPr>
            <w:r w:rsidRPr="003C4C15">
              <w:rPr>
                <w:rFonts w:cs="BT Curve"/>
              </w:rPr>
              <w:t>Data supports identifying friction points in the integration journey</w:t>
            </w:r>
          </w:p>
          <w:p w14:paraId="17CC3FE1" w14:textId="77777777" w:rsidR="00CD634E" w:rsidRDefault="00CD634E" w:rsidP="00CD634E">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rFonts w:cs="BT Curve"/>
                <w:b/>
                <w:bCs/>
              </w:rPr>
            </w:pPr>
          </w:p>
          <w:p w14:paraId="15C88427" w14:textId="77777777" w:rsidR="003C4C15" w:rsidRPr="003C4C15" w:rsidRDefault="003C4C15" w:rsidP="00CD634E">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rFonts w:cs="BT Curve"/>
              </w:rPr>
            </w:pPr>
            <w:r w:rsidRPr="003C4C15">
              <w:rPr>
                <w:rFonts w:cs="BT Curve"/>
                <w:b/>
                <w:bCs/>
              </w:rPr>
              <w:t>Examples</w:t>
            </w:r>
          </w:p>
          <w:p w14:paraId="488291A0" w14:textId="77777777" w:rsidR="003C4C15" w:rsidRPr="003C4C15" w:rsidRDefault="003C4C15" w:rsidP="003C4C15">
            <w:pPr>
              <w:pStyle w:val="ListBullet"/>
              <w:numPr>
                <w:ilvl w:val="0"/>
                <w:numId w:val="172"/>
              </w:numPr>
              <w:cnfStyle w:val="000000000000" w:firstRow="0" w:lastRow="0" w:firstColumn="0" w:lastColumn="0" w:oddVBand="0" w:evenVBand="0" w:oddHBand="0" w:evenHBand="0" w:firstRowFirstColumn="0" w:firstRowLastColumn="0" w:lastRowFirstColumn="0" w:lastRowLastColumn="0"/>
              <w:rPr>
                <w:rFonts w:cs="BT Curve"/>
              </w:rPr>
            </w:pPr>
            <w:r w:rsidRPr="003C4C15">
              <w:rPr>
                <w:rFonts w:cs="BT Curve"/>
              </w:rPr>
              <w:t>Average time to first order: 3.2 days</w:t>
            </w:r>
          </w:p>
          <w:p w14:paraId="54198F93" w14:textId="77777777" w:rsidR="003C4C15" w:rsidRPr="003C4C15" w:rsidRDefault="003C4C15" w:rsidP="003C4C15">
            <w:pPr>
              <w:pStyle w:val="ListBullet"/>
              <w:numPr>
                <w:ilvl w:val="0"/>
                <w:numId w:val="172"/>
              </w:numPr>
              <w:cnfStyle w:val="000000000000" w:firstRow="0" w:lastRow="0" w:firstColumn="0" w:lastColumn="0" w:oddVBand="0" w:evenVBand="0" w:oddHBand="0" w:evenHBand="0" w:firstRowFirstColumn="0" w:firstRowLastColumn="0" w:lastRowFirstColumn="0" w:lastRowLastColumn="0"/>
              <w:rPr>
                <w:rFonts w:cs="BT Curve"/>
              </w:rPr>
            </w:pPr>
            <w:r w:rsidRPr="003C4C15">
              <w:rPr>
                <w:rFonts w:cs="BT Curve"/>
              </w:rPr>
              <w:t>Drop</w:t>
            </w:r>
            <w:r w:rsidRPr="003C4C15">
              <w:rPr>
                <w:rFonts w:cs="BT Curve"/>
              </w:rPr>
              <w:noBreakHyphen/>
              <w:t>off identified between availability check and order creation</w:t>
            </w:r>
          </w:p>
          <w:p w14:paraId="60B2435F" w14:textId="77777777" w:rsidR="006A7513" w:rsidRDefault="006A7513">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676" w:author="Matthew Lindley (NCE R)" w:date="2026-04-30T12:48:00Z" w16du:dateUtc="2026-04-30T11:48:00Z"/>
                <w:rFonts w:cs="BT Curve"/>
              </w:rPr>
            </w:pPr>
          </w:p>
        </w:tc>
      </w:tr>
      <w:tr w:rsidR="00DB0A4E" w14:paraId="1D0AB12C" w14:textId="77777777" w:rsidTr="117BB036">
        <w:trPr>
          <w:cnfStyle w:val="000000100000" w:firstRow="0" w:lastRow="0" w:firstColumn="0" w:lastColumn="0" w:oddVBand="0" w:evenVBand="0" w:oddHBand="1" w:evenHBand="0" w:firstRowFirstColumn="0" w:firstRowLastColumn="0" w:lastRowFirstColumn="0" w:lastRowLastColumn="0"/>
          <w:ins w:id="677" w:author="Matthew Lindley (NCE R)" w:date="2026-04-30T12:56:00Z"/>
        </w:trPr>
        <w:tc>
          <w:tcPr>
            <w:cnfStyle w:val="001000000000" w:firstRow="0" w:lastRow="0" w:firstColumn="1" w:lastColumn="0" w:oddVBand="0" w:evenVBand="0" w:oddHBand="0" w:evenHBand="0" w:firstRowFirstColumn="0" w:firstRowLastColumn="0" w:lastRowFirstColumn="0" w:lastRowLastColumn="0"/>
            <w:tcW w:w="1767" w:type="dxa"/>
          </w:tcPr>
          <w:p w14:paraId="2B7E052D" w14:textId="1F8D454C" w:rsidR="00DB0A4E" w:rsidRDefault="00DB0A4E">
            <w:pPr>
              <w:pStyle w:val="ListBullet"/>
              <w:numPr>
                <w:ilvl w:val="0"/>
                <w:numId w:val="0"/>
              </w:numPr>
              <w:rPr>
                <w:ins w:id="678" w:author="Matthew Lindley (NCE R)" w:date="2026-04-30T12:56:00Z" w16du:dateUtc="2026-04-30T11:56:00Z"/>
              </w:rPr>
            </w:pPr>
            <w:ins w:id="679" w:author="Matthew Lindley (NCE R)" w:date="2026-04-30T12:56:00Z" w16du:dateUtc="2026-04-30T11:56:00Z">
              <w:r>
                <w:t>API Product Owner</w:t>
              </w:r>
            </w:ins>
          </w:p>
        </w:tc>
        <w:tc>
          <w:tcPr>
            <w:tcW w:w="2304" w:type="dxa"/>
          </w:tcPr>
          <w:p w14:paraId="1C99545C" w14:textId="7F01A827" w:rsidR="00DB0A4E" w:rsidRDefault="00DB0A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680" w:author="Matthew Lindley (NCE R)" w:date="2026-04-30T12:56:00Z" w16du:dateUtc="2026-04-30T11:56:00Z"/>
                <w:rFonts w:cs="BT Curve"/>
              </w:rPr>
            </w:pPr>
            <w:ins w:id="681" w:author="Matthew Lindley (NCE R)" w:date="2026-04-30T12:56:00Z" w16du:dateUtc="2026-04-30T11:56:00Z">
              <w:r>
                <w:rPr>
                  <w:rFonts w:cs="BT Curve"/>
                </w:rPr>
                <w:t>To monitor the orders being placed</w:t>
              </w:r>
            </w:ins>
          </w:p>
        </w:tc>
        <w:tc>
          <w:tcPr>
            <w:tcW w:w="2658" w:type="dxa"/>
          </w:tcPr>
          <w:p w14:paraId="41460C10" w14:textId="4D04589D" w:rsidR="00DB0A4E" w:rsidRDefault="00F6270C">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682" w:author="Matthew Lindley (NCE R)" w:date="2026-04-30T12:56:00Z" w16du:dateUtc="2026-04-30T11:56:00Z"/>
                <w:rFonts w:cs="BT Curve"/>
              </w:rPr>
            </w:pPr>
            <w:ins w:id="683" w:author="Matthew Lindley (NCE R)" w:date="2026-04-30T12:57:00Z" w16du:dateUtc="2026-04-30T11:57:00Z">
              <w:r>
                <w:rPr>
                  <w:rFonts w:cs="BT Curve"/>
                </w:rPr>
                <w:t>I can generate</w:t>
              </w:r>
              <w:r w:rsidR="00597BE7">
                <w:rPr>
                  <w:rFonts w:cs="BT Curve"/>
                </w:rPr>
                <w:t xml:space="preserve"> se</w:t>
              </w:r>
            </w:ins>
            <w:ins w:id="684" w:author="Matthew Lindley (NCE R)" w:date="2026-04-30T12:58:00Z" w16du:dateUtc="2026-04-30T11:58:00Z">
              <w:r w:rsidR="00597BE7">
                <w:rPr>
                  <w:rFonts w:cs="BT Curve"/>
                </w:rPr>
                <w:t>gmented reports</w:t>
              </w:r>
              <w:r w:rsidR="00EB33D8">
                <w:rPr>
                  <w:rFonts w:cs="BT Curve"/>
                </w:rPr>
                <w:t xml:space="preserve"> to understand customer activity</w:t>
              </w:r>
              <w:r w:rsidR="00102D40">
                <w:rPr>
                  <w:rFonts w:cs="BT Curve"/>
                </w:rPr>
                <w:t xml:space="preserve"> and </w:t>
              </w:r>
              <w:r w:rsidR="0018168C">
                <w:rPr>
                  <w:rFonts w:cs="BT Curve"/>
                </w:rPr>
                <w:t>estimate revenue generation</w:t>
              </w:r>
            </w:ins>
          </w:p>
        </w:tc>
        <w:tc>
          <w:tcPr>
            <w:tcW w:w="4061" w:type="dxa"/>
          </w:tcPr>
          <w:p w14:paraId="35FB7B43" w14:textId="77777777" w:rsidR="00101C22" w:rsidRPr="00101C22" w:rsidRDefault="00101C22" w:rsidP="00101C22">
            <w:pPr>
              <w:pStyle w:val="ListBullet"/>
              <w:numPr>
                <w:ilvl w:val="0"/>
                <w:numId w:val="173"/>
              </w:numPr>
              <w:cnfStyle w:val="000000100000" w:firstRow="0" w:lastRow="0" w:firstColumn="0" w:lastColumn="0" w:oddVBand="0" w:evenVBand="0" w:oddHBand="1" w:evenHBand="0" w:firstRowFirstColumn="0" w:firstRowLastColumn="0" w:lastRowFirstColumn="0" w:lastRowLastColumn="0"/>
              <w:rPr>
                <w:rFonts w:cs="BT Curve"/>
              </w:rPr>
            </w:pPr>
            <w:r w:rsidRPr="00101C22">
              <w:rPr>
                <w:rFonts w:cs="BT Curve"/>
              </w:rPr>
              <w:t xml:space="preserve">Orders can be segmented by: </w:t>
            </w:r>
          </w:p>
          <w:p w14:paraId="0BB49C2C" w14:textId="77777777" w:rsidR="00101C22" w:rsidRPr="00101C22" w:rsidRDefault="00101C22" w:rsidP="00101C22">
            <w:pPr>
              <w:pStyle w:val="ListBullet"/>
              <w:numPr>
                <w:ilvl w:val="1"/>
                <w:numId w:val="173"/>
              </w:numPr>
              <w:cnfStyle w:val="000000100000" w:firstRow="0" w:lastRow="0" w:firstColumn="0" w:lastColumn="0" w:oddVBand="0" w:evenVBand="0" w:oddHBand="1" w:evenHBand="0" w:firstRowFirstColumn="0" w:firstRowLastColumn="0" w:lastRowFirstColumn="0" w:lastRowLastColumn="0"/>
              <w:rPr>
                <w:rFonts w:cs="BT Curve"/>
              </w:rPr>
            </w:pPr>
            <w:r w:rsidRPr="00101C22">
              <w:rPr>
                <w:rFonts w:cs="BT Curve"/>
              </w:rPr>
              <w:t>API Consumer</w:t>
            </w:r>
          </w:p>
          <w:p w14:paraId="2AD80DDE" w14:textId="77777777" w:rsidR="00101C22" w:rsidRPr="00101C22" w:rsidRDefault="00101C22" w:rsidP="00101C22">
            <w:pPr>
              <w:pStyle w:val="ListBullet"/>
              <w:numPr>
                <w:ilvl w:val="1"/>
                <w:numId w:val="173"/>
              </w:numPr>
              <w:cnfStyle w:val="000000100000" w:firstRow="0" w:lastRow="0" w:firstColumn="0" w:lastColumn="0" w:oddVBand="0" w:evenVBand="0" w:oddHBand="1" w:evenHBand="0" w:firstRowFirstColumn="0" w:firstRowLastColumn="0" w:lastRowFirstColumn="0" w:lastRowLastColumn="0"/>
              <w:rPr>
                <w:rFonts w:cs="BT Curve"/>
              </w:rPr>
            </w:pPr>
            <w:r w:rsidRPr="00101C22">
              <w:rPr>
                <w:rFonts w:cs="BT Curve"/>
              </w:rPr>
              <w:t>Product type</w:t>
            </w:r>
          </w:p>
          <w:p w14:paraId="3D98B4DF" w14:textId="77777777" w:rsidR="00101C22" w:rsidRPr="00101C22" w:rsidRDefault="00101C22" w:rsidP="00101C22">
            <w:pPr>
              <w:pStyle w:val="ListBullet"/>
              <w:numPr>
                <w:ilvl w:val="1"/>
                <w:numId w:val="173"/>
              </w:numPr>
              <w:cnfStyle w:val="000000100000" w:firstRow="0" w:lastRow="0" w:firstColumn="0" w:lastColumn="0" w:oddVBand="0" w:evenVBand="0" w:oddHBand="1" w:evenHBand="0" w:firstRowFirstColumn="0" w:firstRowLastColumn="0" w:lastRowFirstColumn="0" w:lastRowLastColumn="0"/>
              <w:rPr>
                <w:rFonts w:cs="BT Curve"/>
              </w:rPr>
            </w:pPr>
            <w:r w:rsidRPr="00101C22">
              <w:rPr>
                <w:rFonts w:cs="BT Curve"/>
              </w:rPr>
              <w:t>Order status</w:t>
            </w:r>
          </w:p>
          <w:p w14:paraId="265FA3D5" w14:textId="77777777" w:rsidR="00101C22" w:rsidRPr="00101C22" w:rsidRDefault="00101C22" w:rsidP="00101C22">
            <w:pPr>
              <w:pStyle w:val="ListBullet"/>
              <w:numPr>
                <w:ilvl w:val="1"/>
                <w:numId w:val="173"/>
              </w:numPr>
              <w:cnfStyle w:val="000000100000" w:firstRow="0" w:lastRow="0" w:firstColumn="0" w:lastColumn="0" w:oddVBand="0" w:evenVBand="0" w:oddHBand="1" w:evenHBand="0" w:firstRowFirstColumn="0" w:firstRowLastColumn="0" w:lastRowFirstColumn="0" w:lastRowLastColumn="0"/>
              <w:rPr>
                <w:rFonts w:cs="BT Curve"/>
              </w:rPr>
            </w:pPr>
            <w:r w:rsidRPr="00101C22">
              <w:rPr>
                <w:rFonts w:cs="BT Curve"/>
              </w:rPr>
              <w:t>Time period</w:t>
            </w:r>
          </w:p>
          <w:p w14:paraId="3E1CED88" w14:textId="77777777" w:rsidR="00101C22" w:rsidRPr="00101C22" w:rsidRDefault="00101C22" w:rsidP="00101C22">
            <w:pPr>
              <w:pStyle w:val="ListBullet"/>
              <w:numPr>
                <w:ilvl w:val="0"/>
                <w:numId w:val="173"/>
              </w:numPr>
              <w:cnfStyle w:val="000000100000" w:firstRow="0" w:lastRow="0" w:firstColumn="0" w:lastColumn="0" w:oddVBand="0" w:evenVBand="0" w:oddHBand="1" w:evenHBand="0" w:firstRowFirstColumn="0" w:firstRowLastColumn="0" w:lastRowFirstColumn="0" w:lastRowLastColumn="0"/>
              <w:rPr>
                <w:rFonts w:cs="BT Curve"/>
              </w:rPr>
            </w:pPr>
            <w:r w:rsidRPr="00101C22">
              <w:rPr>
                <w:rFonts w:cs="BT Curve"/>
              </w:rPr>
              <w:t>Trends are visible over time</w:t>
            </w:r>
          </w:p>
          <w:p w14:paraId="76D15B5C" w14:textId="77777777" w:rsidR="00101C22" w:rsidRPr="00101C22" w:rsidRDefault="00101C22" w:rsidP="00101C22">
            <w:pPr>
              <w:pStyle w:val="ListBullet"/>
              <w:numPr>
                <w:ilvl w:val="0"/>
                <w:numId w:val="173"/>
              </w:numPr>
              <w:cnfStyle w:val="000000100000" w:firstRow="0" w:lastRow="0" w:firstColumn="0" w:lastColumn="0" w:oddVBand="0" w:evenVBand="0" w:oddHBand="1" w:evenHBand="0" w:firstRowFirstColumn="0" w:firstRowLastColumn="0" w:lastRowFirstColumn="0" w:lastRowLastColumn="0"/>
              <w:rPr>
                <w:rFonts w:cs="BT Curve"/>
              </w:rPr>
            </w:pPr>
            <w:r w:rsidRPr="00101C22">
              <w:rPr>
                <w:rFonts w:cs="BT Curve"/>
              </w:rPr>
              <w:t>Data can be aggregated for commercial reporting</w:t>
            </w:r>
          </w:p>
          <w:p w14:paraId="58AADA45" w14:textId="77777777" w:rsidR="00101C22" w:rsidRPr="00101C22" w:rsidRDefault="00101C22" w:rsidP="00101C22">
            <w:pPr>
              <w:pStyle w:val="ListBullet"/>
              <w:numPr>
                <w:ilvl w:val="0"/>
                <w:numId w:val="173"/>
              </w:numPr>
              <w:cnfStyle w:val="000000100000" w:firstRow="0" w:lastRow="0" w:firstColumn="0" w:lastColumn="0" w:oddVBand="0" w:evenVBand="0" w:oddHBand="1" w:evenHBand="0" w:firstRowFirstColumn="0" w:firstRowLastColumn="0" w:lastRowFirstColumn="0" w:lastRowLastColumn="0"/>
              <w:rPr>
                <w:rFonts w:cs="BT Curve"/>
              </w:rPr>
            </w:pPr>
            <w:r w:rsidRPr="00101C22">
              <w:rPr>
                <w:rFonts w:cs="BT Curve"/>
              </w:rPr>
              <w:t>Failed and abandoned orders are included</w:t>
            </w:r>
          </w:p>
          <w:p w14:paraId="4BFF274F" w14:textId="77777777" w:rsidR="00117D2E" w:rsidRDefault="00117D2E" w:rsidP="00117D2E">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rFonts w:cs="BT Curve"/>
                <w:b/>
                <w:bCs/>
              </w:rPr>
            </w:pPr>
          </w:p>
          <w:p w14:paraId="2D848107" w14:textId="77777777" w:rsidR="00101C22" w:rsidRPr="00101C22" w:rsidRDefault="00101C22" w:rsidP="00117D2E">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rFonts w:cs="BT Curve"/>
              </w:rPr>
            </w:pPr>
            <w:r w:rsidRPr="00101C22">
              <w:rPr>
                <w:rFonts w:cs="BT Curve"/>
                <w:b/>
                <w:bCs/>
              </w:rPr>
              <w:t>Examples</w:t>
            </w:r>
          </w:p>
          <w:p w14:paraId="4F56BBF7" w14:textId="77777777" w:rsidR="00101C22" w:rsidRPr="00101C22" w:rsidRDefault="00101C22" w:rsidP="00101C22">
            <w:pPr>
              <w:pStyle w:val="ListBullet"/>
              <w:numPr>
                <w:ilvl w:val="0"/>
                <w:numId w:val="174"/>
              </w:numPr>
              <w:cnfStyle w:val="000000100000" w:firstRow="0" w:lastRow="0" w:firstColumn="0" w:lastColumn="0" w:oddVBand="0" w:evenVBand="0" w:oddHBand="1" w:evenHBand="0" w:firstRowFirstColumn="0" w:firstRowLastColumn="0" w:lastRowFirstColumn="0" w:lastRowLastColumn="0"/>
              <w:rPr>
                <w:rFonts w:cs="BT Curve"/>
              </w:rPr>
            </w:pPr>
            <w:r w:rsidRPr="00101C22">
              <w:rPr>
                <w:rFonts w:cs="BT Curve"/>
              </w:rPr>
              <w:t>Consumer C placed 1,200 orders in the last quarter</w:t>
            </w:r>
          </w:p>
          <w:p w14:paraId="4D75C513" w14:textId="77777777" w:rsidR="00101C22" w:rsidRPr="00101C22" w:rsidRDefault="00101C22" w:rsidP="00101C22">
            <w:pPr>
              <w:pStyle w:val="ListBullet"/>
              <w:numPr>
                <w:ilvl w:val="0"/>
                <w:numId w:val="174"/>
              </w:numPr>
              <w:cnfStyle w:val="000000100000" w:firstRow="0" w:lastRow="0" w:firstColumn="0" w:lastColumn="0" w:oddVBand="0" w:evenVBand="0" w:oddHBand="1" w:evenHBand="0" w:firstRowFirstColumn="0" w:firstRowLastColumn="0" w:lastRowFirstColumn="0" w:lastRowLastColumn="0"/>
              <w:rPr>
                <w:rFonts w:cs="BT Curve"/>
              </w:rPr>
            </w:pPr>
            <w:r w:rsidRPr="00101C22">
              <w:rPr>
                <w:rFonts w:cs="BT Curve"/>
              </w:rPr>
              <w:t>12% increase in completed orders month</w:t>
            </w:r>
            <w:r w:rsidRPr="00101C22">
              <w:rPr>
                <w:rFonts w:cs="BT Curve"/>
              </w:rPr>
              <w:noBreakHyphen/>
              <w:t>on</w:t>
            </w:r>
            <w:r w:rsidRPr="00101C22">
              <w:rPr>
                <w:rFonts w:cs="BT Curve"/>
              </w:rPr>
              <w:noBreakHyphen/>
              <w:t>month</w:t>
            </w:r>
          </w:p>
          <w:p w14:paraId="3A165BA5" w14:textId="658D1B5E" w:rsidR="00101C22" w:rsidRPr="00101C22" w:rsidRDefault="00101C22" w:rsidP="00101C22">
            <w:pPr>
              <w:pStyle w:val="ListBullet"/>
              <w:numPr>
                <w:ilvl w:val="0"/>
                <w:numId w:val="174"/>
              </w:numPr>
              <w:cnfStyle w:val="000000100000" w:firstRow="0" w:lastRow="0" w:firstColumn="0" w:lastColumn="0" w:oddVBand="0" w:evenVBand="0" w:oddHBand="1" w:evenHBand="0" w:firstRowFirstColumn="0" w:firstRowLastColumn="0" w:lastRowFirstColumn="0" w:lastRowLastColumn="0"/>
              <w:rPr>
                <w:rFonts w:cs="BT Curve"/>
              </w:rPr>
            </w:pPr>
            <w:r w:rsidRPr="00101C22">
              <w:rPr>
                <w:rFonts w:cs="BT Curve"/>
              </w:rPr>
              <w:t xml:space="preserve">High abandonment rate identified at </w:t>
            </w:r>
            <w:r w:rsidR="003A5A77">
              <w:rPr>
                <w:rFonts w:cs="BT Curve"/>
              </w:rPr>
              <w:t>appointment</w:t>
            </w:r>
            <w:r w:rsidRPr="00101C22">
              <w:rPr>
                <w:rFonts w:cs="BT Curve"/>
              </w:rPr>
              <w:t xml:space="preserve"> stage</w:t>
            </w:r>
          </w:p>
          <w:p w14:paraId="374995F5" w14:textId="77777777" w:rsidR="00DB0A4E" w:rsidRDefault="00DB0A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685" w:author="Matthew Lindley (NCE R)" w:date="2026-04-30T12:56:00Z" w16du:dateUtc="2026-04-30T11:56:00Z"/>
                <w:rFonts w:cs="BT Curve"/>
              </w:rPr>
            </w:pPr>
          </w:p>
        </w:tc>
      </w:tr>
      <w:tr w:rsidR="006A7513" w14:paraId="5BF3C6B9" w14:textId="77777777" w:rsidTr="117BB036">
        <w:trPr>
          <w:ins w:id="686" w:author="Matthew Lindley (NCE R)" w:date="2026-04-30T12:48:00Z"/>
        </w:trPr>
        <w:tc>
          <w:tcPr>
            <w:cnfStyle w:val="001000000000" w:firstRow="0" w:lastRow="0" w:firstColumn="1" w:lastColumn="0" w:oddVBand="0" w:evenVBand="0" w:oddHBand="0" w:evenHBand="0" w:firstRowFirstColumn="0" w:firstRowLastColumn="0" w:lastRowFirstColumn="0" w:lastRowLastColumn="0"/>
            <w:tcW w:w="1767" w:type="dxa"/>
          </w:tcPr>
          <w:p w14:paraId="57E30C24" w14:textId="61A8C24C" w:rsidR="006A7513" w:rsidRDefault="00F405B3">
            <w:pPr>
              <w:pStyle w:val="ListBullet"/>
              <w:numPr>
                <w:ilvl w:val="0"/>
                <w:numId w:val="0"/>
              </w:numPr>
              <w:rPr>
                <w:ins w:id="687" w:author="Matthew Lindley (NCE R)" w:date="2026-04-30T12:48:00Z" w16du:dateUtc="2026-04-30T11:48:00Z"/>
              </w:rPr>
            </w:pPr>
            <w:ins w:id="688" w:author="Matthew Lindley (NCE R)" w:date="2026-04-30T12:53:00Z" w16du:dateUtc="2026-04-30T11:53:00Z">
              <w:r>
                <w:t>API Product Owner</w:t>
              </w:r>
            </w:ins>
          </w:p>
        </w:tc>
        <w:tc>
          <w:tcPr>
            <w:tcW w:w="2304" w:type="dxa"/>
          </w:tcPr>
          <w:p w14:paraId="3C5593B9" w14:textId="284813A1" w:rsidR="006A7513" w:rsidRDefault="00F405B3">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689" w:author="Matthew Lindley (NCE R)" w:date="2026-04-30T12:48:00Z" w16du:dateUtc="2026-04-30T11:48:00Z"/>
                <w:rFonts w:cs="BT Curve"/>
              </w:rPr>
            </w:pPr>
            <w:ins w:id="690" w:author="Matthew Lindley (NCE R)" w:date="2026-04-30T12:53:00Z" w16du:dateUtc="2026-04-30T11:53:00Z">
              <w:r>
                <w:rPr>
                  <w:rFonts w:cs="BT Curve"/>
                </w:rPr>
                <w:t xml:space="preserve">To measure </w:t>
              </w:r>
            </w:ins>
            <w:ins w:id="691" w:author="Matthew Lindley (NCE R)" w:date="2026-04-30T12:54:00Z" w16du:dateUtc="2026-04-30T11:54:00Z">
              <w:r w:rsidR="00C4651D">
                <w:rPr>
                  <w:rFonts w:cs="BT Curve"/>
                </w:rPr>
                <w:t>developer NPS</w:t>
              </w:r>
            </w:ins>
          </w:p>
        </w:tc>
        <w:tc>
          <w:tcPr>
            <w:tcW w:w="2658" w:type="dxa"/>
          </w:tcPr>
          <w:p w14:paraId="3A110775" w14:textId="62A1131E" w:rsidR="006A7513" w:rsidRDefault="00495E05">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692" w:author="Matthew Lindley (NCE R)" w:date="2026-04-30T12:48:00Z" w16du:dateUtc="2026-04-30T11:48:00Z"/>
                <w:rFonts w:cs="BT Curve"/>
              </w:rPr>
            </w:pPr>
            <w:ins w:id="693" w:author="Matthew Lindley (NCE R)" w:date="2026-04-30T13:05:00Z" w16du:dateUtc="2026-04-30T12:05:00Z">
              <w:r>
                <w:rPr>
                  <w:rFonts w:cs="BT Curve"/>
                </w:rPr>
                <w:t>I can understand</w:t>
              </w:r>
              <w:r w:rsidR="0010779F">
                <w:rPr>
                  <w:rFonts w:cs="BT Curve"/>
                </w:rPr>
                <w:t xml:space="preserve"> how easy</w:t>
              </w:r>
              <w:r w:rsidR="001A6BEB">
                <w:rPr>
                  <w:rFonts w:cs="BT Curve"/>
                </w:rPr>
                <w:t xml:space="preserve"> my product is to work with</w:t>
              </w:r>
            </w:ins>
          </w:p>
        </w:tc>
        <w:tc>
          <w:tcPr>
            <w:tcW w:w="4061" w:type="dxa"/>
          </w:tcPr>
          <w:p w14:paraId="2158FB91" w14:textId="77777777" w:rsidR="00E26E33" w:rsidRPr="00E26E33" w:rsidRDefault="00E26E33" w:rsidP="00E26E33">
            <w:pPr>
              <w:pStyle w:val="ListBullet"/>
              <w:numPr>
                <w:ilvl w:val="0"/>
                <w:numId w:val="175"/>
              </w:numPr>
              <w:cnfStyle w:val="000000000000" w:firstRow="0" w:lastRow="0" w:firstColumn="0" w:lastColumn="0" w:oddVBand="0" w:evenVBand="0" w:oddHBand="0" w:evenHBand="0" w:firstRowFirstColumn="0" w:firstRowLastColumn="0" w:lastRowFirstColumn="0" w:lastRowLastColumn="0"/>
              <w:rPr>
                <w:rFonts w:cs="BT Curve"/>
              </w:rPr>
            </w:pPr>
            <w:r w:rsidRPr="00E26E33">
              <w:rPr>
                <w:rFonts w:cs="BT Curve"/>
              </w:rPr>
              <w:t xml:space="preserve">NPS surveys can be triggered: </w:t>
            </w:r>
          </w:p>
          <w:p w14:paraId="6DB7C0D1" w14:textId="77777777" w:rsidR="00E26E33" w:rsidRPr="00E26E33" w:rsidRDefault="00E26E33" w:rsidP="00E26E33">
            <w:pPr>
              <w:pStyle w:val="ListBullet"/>
              <w:numPr>
                <w:ilvl w:val="1"/>
                <w:numId w:val="175"/>
              </w:numPr>
              <w:cnfStyle w:val="000000000000" w:firstRow="0" w:lastRow="0" w:firstColumn="0" w:lastColumn="0" w:oddVBand="0" w:evenVBand="0" w:oddHBand="0" w:evenHBand="0" w:firstRowFirstColumn="0" w:firstRowLastColumn="0" w:lastRowFirstColumn="0" w:lastRowLastColumn="0"/>
              <w:rPr>
                <w:rFonts w:cs="BT Curve"/>
              </w:rPr>
            </w:pPr>
            <w:r w:rsidRPr="00E26E33">
              <w:rPr>
                <w:rFonts w:cs="BT Curve"/>
              </w:rPr>
              <w:t>After successful integration</w:t>
            </w:r>
          </w:p>
          <w:p w14:paraId="3D6CF548" w14:textId="77777777" w:rsidR="00E26E33" w:rsidRPr="00E26E33" w:rsidRDefault="00E26E33" w:rsidP="00E26E33">
            <w:pPr>
              <w:pStyle w:val="ListBullet"/>
              <w:numPr>
                <w:ilvl w:val="1"/>
                <w:numId w:val="175"/>
              </w:numPr>
              <w:cnfStyle w:val="000000000000" w:firstRow="0" w:lastRow="0" w:firstColumn="0" w:lastColumn="0" w:oddVBand="0" w:evenVBand="0" w:oddHBand="0" w:evenHBand="0" w:firstRowFirstColumn="0" w:firstRowLastColumn="0" w:lastRowFirstColumn="0" w:lastRowLastColumn="0"/>
              <w:rPr>
                <w:rFonts w:cs="BT Curve"/>
              </w:rPr>
            </w:pPr>
            <w:r w:rsidRPr="00E26E33">
              <w:rPr>
                <w:rFonts w:cs="BT Curve"/>
              </w:rPr>
              <w:t>Periodically (e.g. quarterly)</w:t>
            </w:r>
          </w:p>
          <w:p w14:paraId="180A9F9A" w14:textId="77777777" w:rsidR="00E26E33" w:rsidRPr="00E26E33" w:rsidRDefault="00E26E33" w:rsidP="00E26E33">
            <w:pPr>
              <w:pStyle w:val="ListBullet"/>
              <w:numPr>
                <w:ilvl w:val="0"/>
                <w:numId w:val="175"/>
              </w:numPr>
              <w:cnfStyle w:val="000000000000" w:firstRow="0" w:lastRow="0" w:firstColumn="0" w:lastColumn="0" w:oddVBand="0" w:evenVBand="0" w:oddHBand="0" w:evenHBand="0" w:firstRowFirstColumn="0" w:firstRowLastColumn="0" w:lastRowFirstColumn="0" w:lastRowLastColumn="0"/>
              <w:rPr>
                <w:rFonts w:cs="BT Curve"/>
              </w:rPr>
            </w:pPr>
            <w:r w:rsidRPr="00E26E33">
              <w:rPr>
                <w:rFonts w:cs="BT Curve"/>
              </w:rPr>
              <w:t>Results are segmented by API Consumer and product</w:t>
            </w:r>
          </w:p>
          <w:p w14:paraId="6A99A59E" w14:textId="77777777" w:rsidR="00E26E33" w:rsidRPr="00E26E33" w:rsidRDefault="00E26E33" w:rsidP="00E26E33">
            <w:pPr>
              <w:pStyle w:val="ListBullet"/>
              <w:numPr>
                <w:ilvl w:val="0"/>
                <w:numId w:val="175"/>
              </w:numPr>
              <w:cnfStyle w:val="000000000000" w:firstRow="0" w:lastRow="0" w:firstColumn="0" w:lastColumn="0" w:oddVBand="0" w:evenVBand="0" w:oddHBand="0" w:evenHBand="0" w:firstRowFirstColumn="0" w:firstRowLastColumn="0" w:lastRowFirstColumn="0" w:lastRowLastColumn="0"/>
              <w:rPr>
                <w:rFonts w:cs="BT Curve"/>
              </w:rPr>
            </w:pPr>
            <w:r w:rsidRPr="00E26E33">
              <w:rPr>
                <w:rFonts w:cs="BT Curve"/>
              </w:rPr>
              <w:t>Qualitative feedback is captured alongside scores</w:t>
            </w:r>
          </w:p>
          <w:p w14:paraId="237393F7" w14:textId="77777777" w:rsidR="00E26E33" w:rsidRPr="00E26E33" w:rsidRDefault="00E26E33" w:rsidP="00E26E33">
            <w:pPr>
              <w:pStyle w:val="ListBullet"/>
              <w:numPr>
                <w:ilvl w:val="0"/>
                <w:numId w:val="175"/>
              </w:numPr>
              <w:cnfStyle w:val="000000000000" w:firstRow="0" w:lastRow="0" w:firstColumn="0" w:lastColumn="0" w:oddVBand="0" w:evenVBand="0" w:oddHBand="0" w:evenHBand="0" w:firstRowFirstColumn="0" w:firstRowLastColumn="0" w:lastRowFirstColumn="0" w:lastRowLastColumn="0"/>
              <w:rPr>
                <w:rFonts w:cs="BT Curve"/>
              </w:rPr>
            </w:pPr>
            <w:r w:rsidRPr="00E26E33">
              <w:rPr>
                <w:rFonts w:cs="BT Curve"/>
              </w:rPr>
              <w:t>Changes to NPS can be correlated with API changes and documentation updates</w:t>
            </w:r>
          </w:p>
          <w:p w14:paraId="47BB3B42" w14:textId="77777777" w:rsidR="00E26E33" w:rsidRDefault="00E26E33" w:rsidP="00E26E33">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rFonts w:cs="BT Curve"/>
                <w:b/>
                <w:bCs/>
              </w:rPr>
            </w:pPr>
          </w:p>
          <w:p w14:paraId="24001DFC" w14:textId="72732E11" w:rsidR="00E26E33" w:rsidRPr="00E26E33" w:rsidRDefault="00E26E33" w:rsidP="00E26E33">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rFonts w:cs="BT Curve"/>
              </w:rPr>
            </w:pPr>
            <w:r w:rsidRPr="00E26E33">
              <w:rPr>
                <w:rFonts w:cs="BT Curve"/>
                <w:b/>
                <w:bCs/>
              </w:rPr>
              <w:t>Examples</w:t>
            </w:r>
          </w:p>
          <w:p w14:paraId="338B0951" w14:textId="77777777" w:rsidR="00E26E33" w:rsidRPr="00E26E33" w:rsidRDefault="00E26E33" w:rsidP="00E26E33">
            <w:pPr>
              <w:pStyle w:val="ListBullet"/>
              <w:numPr>
                <w:ilvl w:val="0"/>
                <w:numId w:val="176"/>
              </w:numPr>
              <w:cnfStyle w:val="000000000000" w:firstRow="0" w:lastRow="0" w:firstColumn="0" w:lastColumn="0" w:oddVBand="0" w:evenVBand="0" w:oddHBand="0" w:evenHBand="0" w:firstRowFirstColumn="0" w:firstRowLastColumn="0" w:lastRowFirstColumn="0" w:lastRowLastColumn="0"/>
              <w:rPr>
                <w:rFonts w:cs="BT Curve"/>
              </w:rPr>
            </w:pPr>
            <w:r w:rsidRPr="00E26E33">
              <w:rPr>
                <w:rFonts w:cs="BT Curve"/>
              </w:rPr>
              <w:t>Developer NPS improved from +12 to +34 after onboarding improvements</w:t>
            </w:r>
          </w:p>
          <w:p w14:paraId="3A57F8E2" w14:textId="10CBB88A" w:rsidR="006A7513" w:rsidRDefault="00E26E33" w:rsidP="00E26E33">
            <w:pPr>
              <w:pStyle w:val="ListBullet"/>
              <w:numPr>
                <w:ilvl w:val="0"/>
                <w:numId w:val="176"/>
              </w:numPr>
              <w:cnfStyle w:val="000000000000" w:firstRow="0" w:lastRow="0" w:firstColumn="0" w:lastColumn="0" w:oddVBand="0" w:evenVBand="0" w:oddHBand="0" w:evenHBand="0" w:firstRowFirstColumn="0" w:firstRowLastColumn="0" w:lastRowFirstColumn="0" w:lastRowLastColumn="0"/>
              <w:rPr>
                <w:ins w:id="694" w:author="Matthew Lindley (NCE R)" w:date="2026-04-30T12:48:00Z" w16du:dateUtc="2026-04-30T11:48:00Z"/>
                <w:rFonts w:cs="BT Curve"/>
              </w:rPr>
            </w:pPr>
            <w:r w:rsidRPr="00E26E33">
              <w:rPr>
                <w:rFonts w:cs="BT Curve"/>
              </w:rPr>
              <w:t>Repeated feedback citing unclear error messages and missing examples</w:t>
            </w:r>
          </w:p>
        </w:tc>
      </w:tr>
      <w:tr w:rsidR="006A7513" w14:paraId="2A21B6E1" w14:textId="77777777" w:rsidTr="117BB036">
        <w:trPr>
          <w:cnfStyle w:val="000000100000" w:firstRow="0" w:lastRow="0" w:firstColumn="0" w:lastColumn="0" w:oddVBand="0" w:evenVBand="0" w:oddHBand="1" w:evenHBand="0" w:firstRowFirstColumn="0" w:firstRowLastColumn="0" w:lastRowFirstColumn="0" w:lastRowLastColumn="0"/>
          <w:ins w:id="695" w:author="Matthew Lindley (NCE R)" w:date="2026-04-30T12:48:00Z"/>
        </w:trPr>
        <w:tc>
          <w:tcPr>
            <w:cnfStyle w:val="001000000000" w:firstRow="0" w:lastRow="0" w:firstColumn="1" w:lastColumn="0" w:oddVBand="0" w:evenVBand="0" w:oddHBand="0" w:evenHBand="0" w:firstRowFirstColumn="0" w:firstRowLastColumn="0" w:lastRowFirstColumn="0" w:lastRowLastColumn="0"/>
            <w:tcW w:w="1767" w:type="dxa"/>
          </w:tcPr>
          <w:p w14:paraId="48744DA0" w14:textId="4620A629" w:rsidR="006A7513" w:rsidRDefault="003938DB">
            <w:pPr>
              <w:pStyle w:val="ListBullet"/>
              <w:numPr>
                <w:ilvl w:val="0"/>
                <w:numId w:val="0"/>
              </w:numPr>
              <w:rPr>
                <w:ins w:id="696" w:author="Matthew Lindley (NCE R)" w:date="2026-04-30T12:48:00Z" w16du:dateUtc="2026-04-30T11:48:00Z"/>
              </w:rPr>
            </w:pPr>
            <w:ins w:id="697" w:author="Matthew Lindley (NCE R)" w:date="2026-04-30T12:53:00Z" w16du:dateUtc="2026-04-30T11:53:00Z">
              <w:r>
                <w:t>API Product Owner</w:t>
              </w:r>
            </w:ins>
          </w:p>
        </w:tc>
        <w:tc>
          <w:tcPr>
            <w:tcW w:w="2304" w:type="dxa"/>
          </w:tcPr>
          <w:p w14:paraId="30D2D3C9" w14:textId="1691DD49" w:rsidR="006A7513" w:rsidRDefault="00E34212" w:rsidP="00E34212">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698" w:author="Matthew Lindley (NCE R)" w:date="2026-04-30T12:48:00Z" w16du:dateUtc="2026-04-30T11:48:00Z"/>
                <w:rFonts w:cs="BT Curve"/>
              </w:rPr>
            </w:pPr>
            <w:ins w:id="699" w:author="Matthew Lindley (NCE R)" w:date="2026-04-30T12:53:00Z" w16du:dateUtc="2026-04-30T11:53:00Z">
              <w:r>
                <w:rPr>
                  <w:rFonts w:cs="BT Curve"/>
                </w:rPr>
                <w:t>To measure</w:t>
              </w:r>
              <w:r w:rsidR="00B96CE5">
                <w:rPr>
                  <w:rFonts w:cs="BT Curve"/>
                </w:rPr>
                <w:t xml:space="preserve"> </w:t>
              </w:r>
            </w:ins>
            <w:ins w:id="700" w:author="Matthew Lindley (NCE R)" w:date="2026-04-30T12:54:00Z" w16du:dateUtc="2026-04-30T11:54:00Z">
              <w:r w:rsidR="00B96CE5">
                <w:rPr>
                  <w:rFonts w:cs="BT Curve"/>
                </w:rPr>
                <w:t>d</w:t>
              </w:r>
            </w:ins>
            <w:r w:rsidR="00B96CE5">
              <w:rPr>
                <w:rFonts w:cs="BT Curve"/>
              </w:rPr>
              <w:t>ocumentation usage</w:t>
            </w:r>
          </w:p>
        </w:tc>
        <w:tc>
          <w:tcPr>
            <w:tcW w:w="2658" w:type="dxa"/>
          </w:tcPr>
          <w:p w14:paraId="231385A3" w14:textId="21B68169" w:rsidR="006A7513" w:rsidRDefault="00E34212">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701" w:author="Matthew Lindley (NCE R)" w:date="2026-04-30T12:48:00Z" w16du:dateUtc="2026-04-30T11:48:00Z"/>
                <w:rFonts w:cs="BT Curve"/>
              </w:rPr>
            </w:pPr>
            <w:r>
              <w:rPr>
                <w:rFonts w:cs="BT Curve"/>
              </w:rPr>
              <w:t>I can understand how developers a</w:t>
            </w:r>
            <w:r w:rsidR="00FF2C9E">
              <w:rPr>
                <w:rFonts w:cs="BT Curve"/>
              </w:rPr>
              <w:t xml:space="preserve">re </w:t>
            </w:r>
            <w:r w:rsidR="007D1D2D">
              <w:rPr>
                <w:rFonts w:cs="BT Curve"/>
              </w:rPr>
              <w:t>learning to use the APIs</w:t>
            </w:r>
          </w:p>
        </w:tc>
        <w:tc>
          <w:tcPr>
            <w:tcW w:w="4061" w:type="dxa"/>
          </w:tcPr>
          <w:p w14:paraId="42A5D0B5" w14:textId="6EF77D55" w:rsidR="005A5301" w:rsidRPr="005A5301" w:rsidRDefault="005A5301" w:rsidP="7C40D3E9">
            <w:pPr>
              <w:pStyle w:val="ListBullet"/>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rPr>
              <w:t xml:space="preserve">Documentation usage is tracked per: </w:t>
            </w:r>
          </w:p>
          <w:p w14:paraId="6E4498F3" w14:textId="5AC72E8C" w:rsidR="005A5301" w:rsidRPr="005A5301" w:rsidRDefault="005A5301" w:rsidP="7C40D3E9">
            <w:pPr>
              <w:pStyle w:val="ListBullet"/>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rPr>
              <w:t>Page / section (e.g. authentication, orders, examples)</w:t>
            </w:r>
          </w:p>
          <w:p w14:paraId="58ACA361" w14:textId="30EB0760" w:rsidR="005A5301" w:rsidRPr="005A5301" w:rsidRDefault="005A5301" w:rsidP="7C40D3E9">
            <w:pPr>
              <w:pStyle w:val="ListBullet"/>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rPr>
              <w:t>API version</w:t>
            </w:r>
          </w:p>
          <w:p w14:paraId="720498E0" w14:textId="369A04EF" w:rsidR="005A5301" w:rsidRPr="005A5301" w:rsidRDefault="005A5301" w:rsidP="7C40D3E9">
            <w:pPr>
              <w:pStyle w:val="ListBullet"/>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rPr>
              <w:t>API Consumer (where identifiable)</w:t>
            </w:r>
          </w:p>
          <w:p w14:paraId="3569C502" w14:textId="7E0DB676" w:rsidR="005A5301" w:rsidRPr="005A5301" w:rsidRDefault="005A5301" w:rsidP="7C40D3E9">
            <w:pPr>
              <w:pStyle w:val="ListBullet"/>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rPr>
              <w:t xml:space="preserve">Metrics include: </w:t>
            </w:r>
          </w:p>
          <w:p w14:paraId="35B7AC7A" w14:textId="1C0FC203" w:rsidR="005A5301" w:rsidRPr="005A5301" w:rsidRDefault="005A5301" w:rsidP="7C40D3E9">
            <w:pPr>
              <w:pStyle w:val="ListBullet"/>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rPr>
              <w:t>Page views</w:t>
            </w:r>
          </w:p>
          <w:p w14:paraId="62609A7C" w14:textId="4285EDC7" w:rsidR="005A5301" w:rsidRPr="005A5301" w:rsidRDefault="005A5301" w:rsidP="7C40D3E9">
            <w:pPr>
              <w:pStyle w:val="ListBullet"/>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rPr>
              <w:t>Unique visitors</w:t>
            </w:r>
          </w:p>
          <w:p w14:paraId="2F1382E8" w14:textId="60A5A58D" w:rsidR="005A5301" w:rsidRPr="005A5301" w:rsidRDefault="005A5301" w:rsidP="7C40D3E9">
            <w:pPr>
              <w:pStyle w:val="ListBullet"/>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rPr>
              <w:t>Time spent on page</w:t>
            </w:r>
          </w:p>
          <w:p w14:paraId="1A91BB6D" w14:textId="0CD1B58B" w:rsidR="005A5301" w:rsidRPr="005A5301" w:rsidRDefault="005A5301" w:rsidP="7C40D3E9">
            <w:pPr>
              <w:pStyle w:val="ListBullet"/>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rPr>
              <w:t>Entry and exit pages</w:t>
            </w:r>
          </w:p>
          <w:p w14:paraId="63D00077" w14:textId="02F53280" w:rsidR="005A5301" w:rsidRPr="005A5301" w:rsidRDefault="005A5301" w:rsidP="7C40D3E9">
            <w:pPr>
              <w:pStyle w:val="ListBullet"/>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rPr>
              <w:t>Drop</w:t>
            </w:r>
            <w:r>
              <w:noBreakHyphen/>
            </w:r>
            <w:r w:rsidRPr="7C40D3E9">
              <w:rPr>
                <w:rFonts w:cs="BT Curve"/>
              </w:rPr>
              <w:t>off points within documentation journeys can be identified</w:t>
            </w:r>
          </w:p>
          <w:p w14:paraId="3DAEB417" w14:textId="2DC63B5D" w:rsidR="005A5301" w:rsidRPr="005A5301" w:rsidRDefault="005A5301" w:rsidP="7C40D3E9">
            <w:pPr>
              <w:pStyle w:val="ListBullet"/>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rPr>
              <w:t xml:space="preserve">Usage can be correlated with: </w:t>
            </w:r>
          </w:p>
          <w:p w14:paraId="723FAE8B" w14:textId="109EE617" w:rsidR="005A5301" w:rsidRPr="005A5301" w:rsidRDefault="005A5301" w:rsidP="7C40D3E9">
            <w:pPr>
              <w:pStyle w:val="ListBullet"/>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rPr>
              <w:t>Time to first successful request</w:t>
            </w:r>
          </w:p>
          <w:p w14:paraId="101802AF" w14:textId="05B9EF46" w:rsidR="005A5301" w:rsidRPr="005A5301" w:rsidRDefault="005A5301" w:rsidP="7C40D3E9">
            <w:pPr>
              <w:pStyle w:val="ListBullet"/>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rPr>
              <w:t>Support queries and error rates</w:t>
            </w:r>
          </w:p>
          <w:p w14:paraId="042BB48B" w14:textId="5CCADD76" w:rsidR="005A5301" w:rsidRPr="005A5301" w:rsidRDefault="005A5301" w:rsidP="7C40D3E9">
            <w:pPr>
              <w:pStyle w:val="ListBullet"/>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rPr>
              <w:t>Data is available over configurable time periods (daily, weekly, monthly)</w:t>
            </w:r>
          </w:p>
          <w:p w14:paraId="01344739" w14:textId="68225245" w:rsidR="005A5301" w:rsidRDefault="005A5301" w:rsidP="005A5301">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rFonts w:cs="BT Curve"/>
                <w:b/>
                <w:bCs/>
              </w:rPr>
            </w:pPr>
          </w:p>
          <w:p w14:paraId="1BB9D81E" w14:textId="1C801FB6" w:rsidR="005A5301" w:rsidRPr="005A5301" w:rsidRDefault="005A5301" w:rsidP="005A5301">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b/>
                <w:bCs/>
              </w:rPr>
              <w:t>Examples</w:t>
            </w:r>
          </w:p>
          <w:p w14:paraId="43A4C366" w14:textId="02320020" w:rsidR="005A5301" w:rsidRPr="005A5301" w:rsidRDefault="005A5301" w:rsidP="7C40D3E9">
            <w:pPr>
              <w:pStyle w:val="ListBullet"/>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rPr>
              <w:t>70% of developers visit the authentication guide, but only 35% reach the “create order” example</w:t>
            </w:r>
          </w:p>
          <w:p w14:paraId="22E90B5B" w14:textId="0883FC71" w:rsidR="005A5301" w:rsidRPr="005A5301" w:rsidRDefault="005A5301" w:rsidP="7C40D3E9">
            <w:pPr>
              <w:pStyle w:val="ListBullet"/>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rPr>
              <w:t>High traffic on error</w:t>
            </w:r>
            <w:r>
              <w:noBreakHyphen/>
            </w:r>
            <w:r w:rsidRPr="7C40D3E9">
              <w:rPr>
                <w:rFonts w:cs="BT Curve"/>
              </w:rPr>
              <w:t>handling documentation following a new API release</w:t>
            </w:r>
          </w:p>
          <w:p w14:paraId="616559BB" w14:textId="67567AAF" w:rsidR="005A5301" w:rsidRPr="005A5301" w:rsidRDefault="005A5301" w:rsidP="7C40D3E9">
            <w:pPr>
              <w:pStyle w:val="ListBullet"/>
              <w:cnfStyle w:val="000000100000" w:firstRow="0" w:lastRow="0" w:firstColumn="0" w:lastColumn="0" w:oddVBand="0" w:evenVBand="0" w:oddHBand="1" w:evenHBand="0" w:firstRowFirstColumn="0" w:firstRowLastColumn="0" w:lastRowFirstColumn="0" w:lastRowLastColumn="0"/>
              <w:rPr>
                <w:rFonts w:cs="BT Curve"/>
              </w:rPr>
            </w:pPr>
            <w:r w:rsidRPr="7C40D3E9">
              <w:rPr>
                <w:rFonts w:cs="BT Curve"/>
              </w:rPr>
              <w:t>API Consumers with longer onboarding times spend more time on configuration pages</w:t>
            </w:r>
          </w:p>
          <w:p w14:paraId="3EFA79DC" w14:textId="410285BC" w:rsidR="006A7513" w:rsidRDefault="006A7513">
            <w:pPr>
              <w:pStyle w:val="ListBullet"/>
              <w:numPr>
                <w:ilvl w:val="0"/>
                <w:numId w:val="0"/>
              </w:numPr>
              <w:cnfStyle w:val="000000100000" w:firstRow="0" w:lastRow="0" w:firstColumn="0" w:lastColumn="0" w:oddVBand="0" w:evenVBand="0" w:oddHBand="1" w:evenHBand="0" w:firstRowFirstColumn="0" w:firstRowLastColumn="0" w:lastRowFirstColumn="0" w:lastRowLastColumn="0"/>
              <w:rPr>
                <w:ins w:id="702" w:author="Matthew Lindley (NCE R)" w:date="2026-04-30T12:48:00Z" w16du:dateUtc="2026-04-30T11:48:00Z"/>
                <w:rFonts w:cs="BT Curve"/>
              </w:rPr>
            </w:pPr>
          </w:p>
        </w:tc>
      </w:tr>
      <w:tr w:rsidR="006A7513" w14:paraId="243BD51B" w14:textId="77777777" w:rsidTr="117BB036">
        <w:trPr>
          <w:ins w:id="703" w:author="Matthew Lindley (NCE R)" w:date="2026-04-30T12:48:00Z"/>
        </w:trPr>
        <w:tc>
          <w:tcPr>
            <w:cnfStyle w:val="001000000000" w:firstRow="0" w:lastRow="0" w:firstColumn="1" w:lastColumn="0" w:oddVBand="0" w:evenVBand="0" w:oddHBand="0" w:evenHBand="0" w:firstRowFirstColumn="0" w:firstRowLastColumn="0" w:lastRowFirstColumn="0" w:lastRowLastColumn="0"/>
            <w:tcW w:w="1767" w:type="dxa"/>
          </w:tcPr>
          <w:p w14:paraId="5372C35E" w14:textId="6E07EF93" w:rsidR="006A7513" w:rsidRDefault="003465F7">
            <w:pPr>
              <w:pStyle w:val="ListBullet"/>
              <w:numPr>
                <w:ilvl w:val="0"/>
                <w:numId w:val="0"/>
              </w:numPr>
              <w:rPr>
                <w:ins w:id="704" w:author="Matthew Lindley (NCE R)" w:date="2026-04-30T12:48:00Z" w16du:dateUtc="2026-04-30T11:48:00Z"/>
              </w:rPr>
            </w:pPr>
            <w:ins w:id="705" w:author="Matthew Lindley (NCE R)" w:date="2026-04-30T12:53:00Z" w16du:dateUtc="2026-04-30T11:53:00Z">
              <w:r>
                <w:t>API Product Owner</w:t>
              </w:r>
            </w:ins>
          </w:p>
        </w:tc>
        <w:tc>
          <w:tcPr>
            <w:tcW w:w="2304" w:type="dxa"/>
          </w:tcPr>
          <w:p w14:paraId="74BDC08A" w14:textId="206A85AD" w:rsidR="006A7513" w:rsidRDefault="003465F7">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706" w:author="Matthew Lindley (NCE R)" w:date="2026-04-30T12:48:00Z" w16du:dateUtc="2026-04-30T11:48:00Z"/>
                <w:rFonts w:cs="BT Curve"/>
              </w:rPr>
            </w:pPr>
            <w:r>
              <w:rPr>
                <w:rFonts w:cs="BT Curve"/>
              </w:rPr>
              <w:t>To monitor API version</w:t>
            </w:r>
            <w:r w:rsidR="00020F28">
              <w:rPr>
                <w:rFonts w:cs="BT Curve"/>
              </w:rPr>
              <w:t xml:space="preserve"> adoption</w:t>
            </w:r>
          </w:p>
        </w:tc>
        <w:tc>
          <w:tcPr>
            <w:tcW w:w="2658" w:type="dxa"/>
          </w:tcPr>
          <w:p w14:paraId="2E9074B5" w14:textId="260E62DE" w:rsidR="006A7513" w:rsidRDefault="00020F28">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707" w:author="Matthew Lindley (NCE R)" w:date="2026-04-30T12:48:00Z" w16du:dateUtc="2026-04-30T11:48:00Z"/>
                <w:rFonts w:cs="BT Curve"/>
              </w:rPr>
            </w:pPr>
            <w:r>
              <w:rPr>
                <w:rFonts w:cs="BT Curve"/>
              </w:rPr>
              <w:t xml:space="preserve">I can understand </w:t>
            </w:r>
            <w:r w:rsidR="000E2A9E">
              <w:rPr>
                <w:rFonts w:cs="BT Curve"/>
              </w:rPr>
              <w:t>upgrade behaviour, reduce technical debt and plan deprecations safely</w:t>
            </w:r>
          </w:p>
        </w:tc>
        <w:tc>
          <w:tcPr>
            <w:tcW w:w="4061" w:type="dxa"/>
          </w:tcPr>
          <w:p w14:paraId="636023C6" w14:textId="0959DAEE" w:rsidR="000A149F" w:rsidRPr="000A149F" w:rsidRDefault="000A149F" w:rsidP="000A149F">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000A149F">
              <w:rPr>
                <w:rFonts w:cs="BT Curve"/>
              </w:rPr>
              <w:t xml:space="preserve">API usage is segmented by: </w:t>
            </w:r>
          </w:p>
          <w:p w14:paraId="7A493C04" w14:textId="46987F6C" w:rsidR="000A149F" w:rsidRPr="000A149F" w:rsidRDefault="000A149F" w:rsidP="45524D45">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000A149F">
              <w:rPr>
                <w:rFonts w:cs="BT Curve"/>
              </w:rPr>
              <w:t>Version (e.g. v1, v2, v3)</w:t>
            </w:r>
          </w:p>
          <w:p w14:paraId="66906488" w14:textId="60FC0465" w:rsidR="000A149F" w:rsidRPr="000A149F" w:rsidRDefault="000A149F" w:rsidP="45524D45">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000A149F">
              <w:rPr>
                <w:rFonts w:cs="BT Curve"/>
              </w:rPr>
              <w:t>API Consumer</w:t>
            </w:r>
          </w:p>
          <w:p w14:paraId="4C6D91A4" w14:textId="3327010C" w:rsidR="000A149F" w:rsidRPr="000A149F" w:rsidRDefault="000A149F" w:rsidP="45524D45">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000A149F">
              <w:rPr>
                <w:rFonts w:cs="BT Curve"/>
              </w:rPr>
              <w:t>Endpoint</w:t>
            </w:r>
          </w:p>
          <w:p w14:paraId="2279316C" w14:textId="234DD542" w:rsidR="000A149F" w:rsidRPr="000A149F" w:rsidRDefault="000A149F" w:rsidP="000A149F">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000A149F">
              <w:rPr>
                <w:rFonts w:cs="BT Curve"/>
              </w:rPr>
              <w:t xml:space="preserve">Adoption metrics show: </w:t>
            </w:r>
          </w:p>
          <w:p w14:paraId="1E69C4D8" w14:textId="7F7E0C8C" w:rsidR="000A149F" w:rsidRPr="000A149F" w:rsidRDefault="000A149F" w:rsidP="45524D45">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000A149F">
              <w:rPr>
                <w:rFonts w:cs="BT Curve"/>
              </w:rPr>
              <w:t>Percentage of traffic per version</w:t>
            </w:r>
          </w:p>
          <w:p w14:paraId="5AB14651" w14:textId="1DC45A9E" w:rsidR="000A149F" w:rsidRPr="000A149F" w:rsidRDefault="000A149F" w:rsidP="45524D45">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000A149F">
              <w:rPr>
                <w:rFonts w:cs="BT Curve"/>
              </w:rPr>
              <w:t>Number of active consumers per version</w:t>
            </w:r>
          </w:p>
          <w:p w14:paraId="5DE385F0" w14:textId="416197FD" w:rsidR="000A149F" w:rsidRPr="000A149F" w:rsidRDefault="000A149F" w:rsidP="000A149F">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000A149F">
              <w:rPr>
                <w:rFonts w:cs="BT Curve"/>
              </w:rPr>
              <w:t xml:space="preserve">Trends are visible over time: </w:t>
            </w:r>
          </w:p>
          <w:p w14:paraId="7C963355" w14:textId="68CEC2FF" w:rsidR="000A149F" w:rsidRPr="000A149F" w:rsidRDefault="000A149F" w:rsidP="45524D45">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000A149F">
              <w:rPr>
                <w:rFonts w:cs="BT Curve"/>
              </w:rPr>
              <w:t>Migration rates between versions</w:t>
            </w:r>
          </w:p>
          <w:p w14:paraId="293C3A58" w14:textId="06A5BF4E" w:rsidR="000A149F" w:rsidRPr="000A149F" w:rsidRDefault="000A149F" w:rsidP="45524D45">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000A149F">
              <w:rPr>
                <w:rFonts w:cs="BT Curve"/>
              </w:rPr>
              <w:t>Decline of deprecated versions</w:t>
            </w:r>
          </w:p>
          <w:p w14:paraId="0696FC31" w14:textId="15653EE8" w:rsidR="000A149F" w:rsidRPr="000A149F" w:rsidRDefault="000A149F" w:rsidP="000A149F">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000A149F">
              <w:rPr>
                <w:rFonts w:cs="BT Curve"/>
              </w:rPr>
              <w:t>Consumers using deprecated or end</w:t>
            </w:r>
            <w:r>
              <w:noBreakHyphen/>
            </w:r>
            <w:r w:rsidRPr="000A149F">
              <w:rPr>
                <w:rFonts w:cs="BT Curve"/>
              </w:rPr>
              <w:t>of</w:t>
            </w:r>
            <w:r>
              <w:noBreakHyphen/>
            </w:r>
            <w:r w:rsidRPr="000A149F">
              <w:rPr>
                <w:rFonts w:cs="BT Curve"/>
              </w:rPr>
              <w:t xml:space="preserve">life versions are clearly identifiable </w:t>
            </w:r>
          </w:p>
          <w:p w14:paraId="69559C72" w14:textId="3B201CF3" w:rsidR="000A149F" w:rsidRPr="000A149F" w:rsidRDefault="000A149F" w:rsidP="000A149F">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000A149F">
              <w:rPr>
                <w:rFonts w:cs="BT Curve"/>
              </w:rPr>
              <w:t>Data supports targeted communications to specific consumers</w:t>
            </w:r>
          </w:p>
          <w:p w14:paraId="2C72D2B2" w14:textId="73376C6C" w:rsidR="00545F54" w:rsidRDefault="00545F54" w:rsidP="00545F54">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b/>
                <w:bCs/>
              </w:rPr>
            </w:pPr>
          </w:p>
          <w:p w14:paraId="52257F1E" w14:textId="28128A25" w:rsidR="00545F54" w:rsidRPr="00545F54" w:rsidRDefault="00545F54" w:rsidP="00545F54">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rPr>
            </w:pPr>
            <w:r w:rsidRPr="5F9118DE">
              <w:rPr>
                <w:rFonts w:cs="BT Curve"/>
                <w:b/>
                <w:bCs/>
              </w:rPr>
              <w:t>Examples</w:t>
            </w:r>
          </w:p>
          <w:p w14:paraId="038A8076" w14:textId="1A41482F" w:rsidR="00545F54" w:rsidRPr="00545F54" w:rsidRDefault="00545F54" w:rsidP="5F9118DE">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5F9118DE">
              <w:rPr>
                <w:rFonts w:cs="BT Curve"/>
              </w:rPr>
              <w:t>82% of traffic has migrated to v3 within three months of release</w:t>
            </w:r>
          </w:p>
          <w:p w14:paraId="736EEB2F" w14:textId="6DC0CC6E" w:rsidR="00545F54" w:rsidRPr="00545F54" w:rsidRDefault="00545F54" w:rsidP="5F9118DE">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5F9118DE">
              <w:rPr>
                <w:rFonts w:cs="BT Curve"/>
              </w:rPr>
              <w:t>Consumer D remains the only consumer using v1 six months after deprecation notice</w:t>
            </w:r>
          </w:p>
          <w:p w14:paraId="01414C62" w14:textId="699D3809" w:rsidR="00545F54" w:rsidRPr="00545F54" w:rsidRDefault="00545F54" w:rsidP="5F9118DE">
            <w:pPr>
              <w:pStyle w:val="ListBullet"/>
              <w:cnfStyle w:val="000000000000" w:firstRow="0" w:lastRow="0" w:firstColumn="0" w:lastColumn="0" w:oddVBand="0" w:evenVBand="0" w:oddHBand="0" w:evenHBand="0" w:firstRowFirstColumn="0" w:firstRowLastColumn="0" w:lastRowFirstColumn="0" w:lastRowLastColumn="0"/>
              <w:rPr>
                <w:rFonts w:cs="BT Curve"/>
              </w:rPr>
            </w:pPr>
            <w:r w:rsidRPr="5F9118DE">
              <w:rPr>
                <w:rFonts w:cs="BT Curve"/>
              </w:rPr>
              <w:t>Slow adoption of v4 correlated with missing documentation or SDK support</w:t>
            </w:r>
          </w:p>
          <w:p w14:paraId="554D8E48" w14:textId="35924B7D" w:rsidR="00545F54" w:rsidRPr="000A149F" w:rsidRDefault="00545F54" w:rsidP="00545F54">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rFonts w:cs="BT Curve"/>
              </w:rPr>
            </w:pPr>
          </w:p>
          <w:p w14:paraId="76D9FFEB" w14:textId="3F13B785" w:rsidR="006A7513" w:rsidRDefault="006A7513">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ns w:id="708" w:author="Matthew Lindley (NCE R)" w:date="2026-04-30T12:48:00Z" w16du:dateUtc="2026-04-30T11:48:00Z"/>
                <w:rFonts w:cs="BT Curve"/>
              </w:rPr>
            </w:pPr>
          </w:p>
        </w:tc>
      </w:tr>
    </w:tbl>
    <w:p w14:paraId="41918974" w14:textId="01191BBF" w:rsidR="2A05BED8" w:rsidRDefault="2A05BED8" w:rsidP="117BB036">
      <w:pPr>
        <w:rPr>
          <w:rFonts w:ascii="Aptos Display" w:eastAsia="Aptos Display" w:hAnsi="Aptos Display" w:cs="Aptos Display"/>
          <w:color w:val="0F4761"/>
          <w:sz w:val="32"/>
          <w:szCs w:val="32"/>
        </w:rPr>
      </w:pPr>
    </w:p>
    <w:p w14:paraId="1F3ED12D" w14:textId="62935432" w:rsidR="07AEC0B6" w:rsidRDefault="07AEC0B6" w:rsidP="07AEC0B6">
      <w:pPr>
        <w:spacing w:after="0"/>
      </w:pPr>
    </w:p>
    <w:p w14:paraId="492763DA" w14:textId="0022B09A" w:rsidR="07AEC0B6" w:rsidRDefault="07AEC0B6" w:rsidP="07AEC0B6">
      <w:pPr>
        <w:spacing w:after="0"/>
      </w:pPr>
    </w:p>
    <w:p w14:paraId="403EA6E5" w14:textId="77777777" w:rsidR="009B291E" w:rsidRDefault="009B291E">
      <w:pPr>
        <w:rPr>
          <w:rFonts w:asciiTheme="majorHAnsi" w:eastAsiaTheme="majorEastAsia" w:hAnsiTheme="majorHAnsi" w:cstheme="majorBidi"/>
          <w:b/>
          <w:bCs/>
          <w:color w:val="365F91" w:themeColor="accent1" w:themeShade="BF"/>
          <w:sz w:val="28"/>
          <w:szCs w:val="28"/>
        </w:rPr>
      </w:pPr>
      <w:r>
        <w:br w:type="page"/>
      </w:r>
    </w:p>
    <w:p w14:paraId="32A91441" w14:textId="151ACD32" w:rsidR="32D0D63C" w:rsidRDefault="6F6A0331" w:rsidP="07AEC0B6">
      <w:pPr>
        <w:pStyle w:val="Heading1"/>
      </w:pPr>
      <w:bookmarkStart w:id="709" w:name="_Toc232667936"/>
      <w:r>
        <w:t>Appendix – Use cases</w:t>
      </w:r>
      <w:bookmarkEnd w:id="709"/>
    </w:p>
    <w:p w14:paraId="26EADB84" w14:textId="77777777" w:rsidR="47FE0934" w:rsidRDefault="47FE0934" w:rsidP="117BB036">
      <w:pPr>
        <w:pStyle w:val="Heading1"/>
      </w:pPr>
      <w:bookmarkStart w:id="710" w:name="_Toc232667937"/>
      <w:r>
        <w:t>Functional Requirements – Core Portal</w:t>
      </w:r>
      <w:bookmarkEnd w:id="710"/>
    </w:p>
    <w:p w14:paraId="3778B454" w14:textId="0095269F" w:rsidR="50C5E41F" w:rsidRDefault="66988460" w:rsidP="036785DE">
      <w:pPr>
        <w:pStyle w:val="Heading2"/>
      </w:pPr>
      <w:bookmarkStart w:id="711" w:name="_Toc232667938"/>
      <w:r>
        <w:t>UX, Content and Design Foundations</w:t>
      </w:r>
      <w:bookmarkEnd w:id="711"/>
    </w:p>
    <w:p w14:paraId="0792FFD7" w14:textId="4E96AAEF" w:rsidR="50C5E41F" w:rsidRDefault="66988460" w:rsidP="036785DE">
      <w:pPr>
        <w:pStyle w:val="Heading3"/>
      </w:pPr>
      <w:bookmarkStart w:id="712" w:name="Bookmark22"/>
      <w:bookmarkStart w:id="713" w:name="_Toc232667939"/>
      <w:r>
        <w:t>UI</w:t>
      </w:r>
      <w:bookmarkEnd w:id="712"/>
      <w:r>
        <w:t>/UX Design and Content</w:t>
      </w:r>
      <w:bookmarkEnd w:id="713"/>
    </w:p>
    <w:tbl>
      <w:tblPr>
        <w:tblStyle w:val="GridTable4-Accent4"/>
        <w:tblW w:w="0" w:type="auto"/>
        <w:tblLook w:val="04A0" w:firstRow="1" w:lastRow="0" w:firstColumn="1" w:lastColumn="0" w:noHBand="0" w:noVBand="1"/>
      </w:tblPr>
      <w:tblGrid>
        <w:gridCol w:w="1413"/>
        <w:gridCol w:w="1843"/>
        <w:gridCol w:w="2126"/>
        <w:gridCol w:w="5070"/>
      </w:tblGrid>
      <w:tr w:rsidR="036785DE" w14:paraId="59E4E1CF" w14:textId="77777777" w:rsidTr="036785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5F40208" w14:textId="77777777" w:rsidR="036785DE" w:rsidRDefault="036785DE" w:rsidP="036785DE">
            <w:pPr>
              <w:pStyle w:val="ListBullet"/>
              <w:numPr>
                <w:ilvl w:val="0"/>
                <w:numId w:val="0"/>
              </w:numPr>
              <w:rPr>
                <w:rFonts w:cs="BT Curve"/>
              </w:rPr>
            </w:pPr>
            <w:r w:rsidRPr="036785DE">
              <w:rPr>
                <w:rFonts w:cs="BT Curve"/>
              </w:rPr>
              <w:t>As a</w:t>
            </w:r>
          </w:p>
        </w:tc>
        <w:tc>
          <w:tcPr>
            <w:tcW w:w="1843" w:type="dxa"/>
          </w:tcPr>
          <w:p w14:paraId="13E80110" w14:textId="38924DD8"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I want</w:t>
            </w:r>
          </w:p>
        </w:tc>
        <w:tc>
          <w:tcPr>
            <w:tcW w:w="2126" w:type="dxa"/>
          </w:tcPr>
          <w:p w14:paraId="47870A85"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So that</w:t>
            </w:r>
          </w:p>
        </w:tc>
        <w:tc>
          <w:tcPr>
            <w:tcW w:w="5070" w:type="dxa"/>
          </w:tcPr>
          <w:p w14:paraId="6301DDAE"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Acceptance criteria</w:t>
            </w:r>
          </w:p>
        </w:tc>
      </w:tr>
      <w:tr w:rsidR="036785DE" w14:paraId="7E9BA62A" w14:textId="77777777" w:rsidTr="03678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F003509" w14:textId="79BB1C6E" w:rsidR="036785DE" w:rsidRDefault="036785DE" w:rsidP="036785DE">
            <w:pPr>
              <w:spacing w:line="300" w:lineRule="auto"/>
            </w:pPr>
            <w:r w:rsidRPr="036785DE">
              <w:rPr>
                <w:rFonts w:ascii="Segoe UI" w:eastAsia="Segoe UI" w:hAnsi="Segoe UI" w:cs="Segoe UI"/>
                <w:b w:val="0"/>
                <w:bCs w:val="0"/>
                <w:sz w:val="21"/>
                <w:szCs w:val="21"/>
              </w:rPr>
              <w:t>Product Team / UX Designer</w:t>
            </w:r>
          </w:p>
          <w:p w14:paraId="32854445" w14:textId="5E3ABE47" w:rsidR="036785DE" w:rsidRDefault="036785DE" w:rsidP="036785DE">
            <w:pPr>
              <w:pStyle w:val="ListBullet"/>
              <w:numPr>
                <w:ilvl w:val="0"/>
                <w:numId w:val="0"/>
              </w:numPr>
              <w:rPr>
                <w:rFonts w:cs="BT Curve"/>
              </w:rPr>
            </w:pPr>
          </w:p>
        </w:tc>
        <w:tc>
          <w:tcPr>
            <w:tcW w:w="1843" w:type="dxa"/>
          </w:tcPr>
          <w:p w14:paraId="2F0D6F8E" w14:textId="0519A1B7"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use shared design patterns across all journeys</w:t>
            </w:r>
          </w:p>
          <w:p w14:paraId="344A6538" w14:textId="20C55780" w:rsidR="036785DE" w:rsidRDefault="036785DE" w:rsidP="036785D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BT Curve"/>
              </w:rPr>
            </w:pPr>
          </w:p>
        </w:tc>
        <w:tc>
          <w:tcPr>
            <w:tcW w:w="2126" w:type="dxa"/>
          </w:tcPr>
          <w:p w14:paraId="3918F411" w14:textId="24A9E0E9"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users experience consistent and intuitive interactions across the portal</w:t>
            </w:r>
          </w:p>
          <w:p w14:paraId="2DE433D5" w14:textId="3EF8E9D1" w:rsidR="036785DE" w:rsidRDefault="036785DE" w:rsidP="036785D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BT Curve"/>
              </w:rPr>
            </w:pPr>
          </w:p>
        </w:tc>
        <w:tc>
          <w:tcPr>
            <w:tcW w:w="5070" w:type="dxa"/>
          </w:tcPr>
          <w:p w14:paraId="35920319" w14:textId="4AA6D03D"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 xml:space="preserve">Established design patterns are available for: </w:t>
            </w:r>
          </w:p>
          <w:p w14:paraId="762EC1D0" w14:textId="292D0715"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Dashboard layouts</w:t>
            </w:r>
          </w:p>
          <w:p w14:paraId="4DD86742" w14:textId="783A1B97"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Tables and lists</w:t>
            </w:r>
          </w:p>
          <w:p w14:paraId="45287EFF" w14:textId="10C229B1"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Filters and search</w:t>
            </w:r>
          </w:p>
          <w:p w14:paraId="4EB59A6B" w14:textId="092AE76A"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Forms and stepper journeys</w:t>
            </w:r>
          </w:p>
          <w:p w14:paraId="051EBA4B" w14:textId="1C8EA3AA"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 xml:space="preserve">Patterns are reused across: </w:t>
            </w:r>
          </w:p>
          <w:p w14:paraId="4C500182" w14:textId="0B207D67"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Orders</w:t>
            </w:r>
          </w:p>
          <w:p w14:paraId="6342AFD2" w14:textId="046D4E84"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Services</w:t>
            </w:r>
          </w:p>
          <w:p w14:paraId="57252BE2" w14:textId="369F6C6F"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Faults</w:t>
            </w:r>
          </w:p>
          <w:p w14:paraId="44DFDD1D" w14:textId="0B957CDB"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Billing</w:t>
            </w:r>
          </w:p>
          <w:p w14:paraId="55E9212C" w14:textId="30A5EB9D"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Navigation, layout, and interaction behaviour are consistent across screens</w:t>
            </w:r>
          </w:p>
          <w:p w14:paraId="20A1772B" w14:textId="4D5D95C4"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New journeys follow approved design standards before release</w:t>
            </w:r>
          </w:p>
        </w:tc>
      </w:tr>
      <w:tr w:rsidR="036785DE" w14:paraId="336B4674" w14:textId="77777777" w:rsidTr="036785DE">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7771818" w14:textId="26BEC30A" w:rsidR="036785DE" w:rsidRDefault="036785DE" w:rsidP="036785DE">
            <w:pPr>
              <w:spacing w:line="300" w:lineRule="auto"/>
            </w:pPr>
            <w:r w:rsidRPr="036785DE">
              <w:rPr>
                <w:rFonts w:ascii="Segoe UI" w:eastAsia="Segoe UI" w:hAnsi="Segoe UI" w:cs="Segoe UI"/>
                <w:b w:val="0"/>
                <w:bCs w:val="0"/>
                <w:sz w:val="21"/>
                <w:szCs w:val="21"/>
              </w:rPr>
              <w:t>UI Developer</w:t>
            </w:r>
          </w:p>
          <w:p w14:paraId="63CAD530" w14:textId="00F263BC" w:rsidR="036785DE" w:rsidRDefault="036785DE" w:rsidP="036785DE">
            <w:pPr>
              <w:pStyle w:val="ListBullet"/>
              <w:numPr>
                <w:ilvl w:val="0"/>
                <w:numId w:val="0"/>
              </w:numPr>
              <w:rPr>
                <w:rFonts w:cs="BT Curve"/>
              </w:rPr>
            </w:pPr>
          </w:p>
        </w:tc>
        <w:tc>
          <w:tcPr>
            <w:tcW w:w="1843" w:type="dxa"/>
          </w:tcPr>
          <w:p w14:paraId="2246B31E" w14:textId="50A71945"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use reusable UI components</w:t>
            </w:r>
          </w:p>
          <w:p w14:paraId="31D91D11" w14:textId="31BCB0ED" w:rsidR="036785DE" w:rsidRDefault="036785DE" w:rsidP="036785D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rPr>
            </w:pPr>
          </w:p>
        </w:tc>
        <w:tc>
          <w:tcPr>
            <w:tcW w:w="2126" w:type="dxa"/>
          </w:tcPr>
          <w:p w14:paraId="6180502E" w14:textId="7C48A2D7"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I can build features faster and maintain consistency</w:t>
            </w:r>
          </w:p>
          <w:p w14:paraId="5CCF34E0" w14:textId="2727CA92" w:rsidR="036785DE" w:rsidRDefault="036785DE" w:rsidP="036785D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rPr>
            </w:pPr>
          </w:p>
        </w:tc>
        <w:tc>
          <w:tcPr>
            <w:tcW w:w="5070" w:type="dxa"/>
          </w:tcPr>
          <w:p w14:paraId="7D8FBC30" w14:textId="596C8E24"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 xml:space="preserve">A shared component library is available, including: </w:t>
            </w:r>
          </w:p>
          <w:p w14:paraId="525C7DC3" w14:textId="2412F69C" w:rsidR="036785DE" w:rsidRDefault="036785DE" w:rsidP="036785DE">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Buttons, modals, tables, cards</w:t>
            </w:r>
          </w:p>
          <w:p w14:paraId="6209F1B8" w14:textId="2AC1127F" w:rsidR="036785DE" w:rsidRDefault="036785DE" w:rsidP="036785DE">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Stepper / journey components</w:t>
            </w:r>
          </w:p>
          <w:p w14:paraId="2DE85FD4" w14:textId="0D0EF075" w:rsidR="036785DE" w:rsidRDefault="036785DE" w:rsidP="036785DE">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Notifications and alerts</w:t>
            </w:r>
          </w:p>
          <w:p w14:paraId="559B3548" w14:textId="24D70CCE"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 xml:space="preserve">Components are: </w:t>
            </w:r>
          </w:p>
          <w:p w14:paraId="4603A0BB" w14:textId="2869C154" w:rsidR="036785DE" w:rsidRDefault="036785DE" w:rsidP="036785DE">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Version controlled</w:t>
            </w:r>
          </w:p>
          <w:p w14:paraId="57B781FA" w14:textId="0B98F3AA" w:rsidR="036785DE" w:rsidRDefault="036785DE" w:rsidP="036785DE">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Reusable across applications (Hub, future portals)</w:t>
            </w:r>
          </w:p>
          <w:p w14:paraId="7FFEF260" w14:textId="5B175406"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Components follow consistent styling and behaviour guidelines</w:t>
            </w:r>
          </w:p>
          <w:p w14:paraId="592B3FEE" w14:textId="1AB982B8"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Changes to components propagate across all consuming journeys</w:t>
            </w:r>
          </w:p>
          <w:p w14:paraId="7EDBB113" w14:textId="448F75E0" w:rsidR="036785DE" w:rsidRDefault="036785DE" w:rsidP="036785D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rPr>
            </w:pPr>
          </w:p>
        </w:tc>
      </w:tr>
      <w:tr w:rsidR="036785DE" w14:paraId="50156882" w14:textId="77777777" w:rsidTr="03678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3006F3E" w14:textId="0FE08C23" w:rsidR="036785DE" w:rsidRDefault="036785DE" w:rsidP="036785DE">
            <w:pPr>
              <w:spacing w:line="300" w:lineRule="auto"/>
            </w:pPr>
            <w:r w:rsidRPr="036785DE">
              <w:rPr>
                <w:rFonts w:ascii="Segoe UI" w:eastAsia="Segoe UI" w:hAnsi="Segoe UI" w:cs="Segoe UI"/>
                <w:b w:val="0"/>
                <w:bCs w:val="0"/>
                <w:sz w:val="21"/>
                <w:szCs w:val="21"/>
              </w:rPr>
              <w:t>Wholesale Customer</w:t>
            </w:r>
          </w:p>
          <w:p w14:paraId="5552EFC5" w14:textId="1B448F43" w:rsidR="036785DE" w:rsidRPr="004A5DCC" w:rsidRDefault="036785DE" w:rsidP="036785DE">
            <w:pPr>
              <w:pStyle w:val="ListBullet"/>
              <w:numPr>
                <w:ilvl w:val="0"/>
                <w:numId w:val="0"/>
              </w:numPr>
              <w:rPr>
                <w:rFonts w:cs="BT Curve"/>
              </w:rPr>
            </w:pPr>
          </w:p>
        </w:tc>
        <w:tc>
          <w:tcPr>
            <w:tcW w:w="1843" w:type="dxa"/>
          </w:tcPr>
          <w:p w14:paraId="17541365" w14:textId="3C1676D9"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see consistent terminology and language</w:t>
            </w:r>
          </w:p>
          <w:p w14:paraId="775E2FC8" w14:textId="08214098" w:rsidR="036785DE" w:rsidRDefault="036785DE" w:rsidP="036785D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BT Curve"/>
              </w:rPr>
            </w:pPr>
          </w:p>
        </w:tc>
        <w:tc>
          <w:tcPr>
            <w:tcW w:w="2126" w:type="dxa"/>
          </w:tcPr>
          <w:p w14:paraId="200978A7" w14:textId="434014CD"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I can easily understand and navigate the portal</w:t>
            </w:r>
          </w:p>
          <w:p w14:paraId="510F4DFF" w14:textId="759C5EB4" w:rsidR="036785DE" w:rsidRDefault="036785DE" w:rsidP="036785D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BT Curve"/>
              </w:rPr>
            </w:pPr>
          </w:p>
        </w:tc>
        <w:tc>
          <w:tcPr>
            <w:tcW w:w="5070" w:type="dxa"/>
          </w:tcPr>
          <w:p w14:paraId="49369709" w14:textId="348A5270"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 xml:space="preserve">A central content glossary defines: </w:t>
            </w:r>
          </w:p>
          <w:p w14:paraId="316368EB" w14:textId="37A0D1C8"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Key terms (Order, Service, Fault, Customer, Site, etc.)</w:t>
            </w:r>
          </w:p>
          <w:p w14:paraId="4CFC39D3" w14:textId="6B72992C"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 xml:space="preserve">Terminology is consistent across: </w:t>
            </w:r>
          </w:p>
          <w:p w14:paraId="10359F33" w14:textId="6509CA3D"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UI labels</w:t>
            </w:r>
          </w:p>
          <w:p w14:paraId="05315CAE" w14:textId="5DF78427"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Help content</w:t>
            </w:r>
          </w:p>
          <w:p w14:paraId="374A36BE" w14:textId="6351FEBB"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Notifications</w:t>
            </w:r>
          </w:p>
          <w:p w14:paraId="65BC0CCA" w14:textId="5CB65006"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Ambiguous or legacy terms are avoided</w:t>
            </w:r>
          </w:p>
          <w:p w14:paraId="09434BDC" w14:textId="0EE7A0D5"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 xml:space="preserve">Language is aligned to: </w:t>
            </w:r>
          </w:p>
          <w:p w14:paraId="48E3D5B0" w14:textId="36804357"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Wholesale context</w:t>
            </w:r>
          </w:p>
          <w:p w14:paraId="5FC79A02" w14:textId="19711D8C"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Business users (not overly technical)</w:t>
            </w:r>
          </w:p>
          <w:p w14:paraId="49A78BBA" w14:textId="62B8BF1C" w:rsidR="036785DE" w:rsidRPr="004A5DCC" w:rsidRDefault="036785DE" w:rsidP="036785D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BT Curve"/>
              </w:rPr>
            </w:pPr>
          </w:p>
        </w:tc>
      </w:tr>
      <w:tr w:rsidR="036785DE" w14:paraId="0A9819EB" w14:textId="77777777" w:rsidTr="036785DE">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3A1535A" w14:textId="1429485F" w:rsidR="036785DE" w:rsidRDefault="036785DE" w:rsidP="036785DE">
            <w:pPr>
              <w:spacing w:line="300" w:lineRule="auto"/>
            </w:pPr>
            <w:r w:rsidRPr="036785DE">
              <w:rPr>
                <w:rFonts w:ascii="Segoe UI" w:eastAsia="Segoe UI" w:hAnsi="Segoe UI" w:cs="Segoe UI"/>
                <w:b w:val="0"/>
                <w:bCs w:val="0"/>
                <w:sz w:val="21"/>
                <w:szCs w:val="21"/>
              </w:rPr>
              <w:t>Wholesale Reseller</w:t>
            </w:r>
          </w:p>
          <w:p w14:paraId="22FA4308" w14:textId="0C458FFF" w:rsidR="036785DE" w:rsidRDefault="036785DE" w:rsidP="036785DE">
            <w:pPr>
              <w:pStyle w:val="ListBullet"/>
              <w:numPr>
                <w:ilvl w:val="0"/>
                <w:numId w:val="0"/>
              </w:numPr>
              <w:rPr>
                <w:rFonts w:cs="BT Curve"/>
              </w:rPr>
            </w:pPr>
          </w:p>
        </w:tc>
        <w:tc>
          <w:tcPr>
            <w:tcW w:w="1843" w:type="dxa"/>
          </w:tcPr>
          <w:p w14:paraId="40381C39" w14:textId="4B9D9A93"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receive clear guidance during journeys</w:t>
            </w:r>
          </w:p>
          <w:p w14:paraId="31F2AEBB" w14:textId="0822F435" w:rsidR="036785DE" w:rsidRDefault="036785DE" w:rsidP="036785D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rPr>
            </w:pPr>
          </w:p>
        </w:tc>
        <w:tc>
          <w:tcPr>
            <w:tcW w:w="2126" w:type="dxa"/>
          </w:tcPr>
          <w:p w14:paraId="320F04D7" w14:textId="1AF1F80D"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I can complete tasks correctly without external support</w:t>
            </w:r>
          </w:p>
          <w:p w14:paraId="60BF9948" w14:textId="798A2695" w:rsidR="036785DE" w:rsidRDefault="036785DE" w:rsidP="036785D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rPr>
            </w:pPr>
          </w:p>
        </w:tc>
        <w:tc>
          <w:tcPr>
            <w:tcW w:w="5070" w:type="dxa"/>
          </w:tcPr>
          <w:p w14:paraId="052899DE" w14:textId="5FAB2C48"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 xml:space="preserve">Forms include: </w:t>
            </w:r>
          </w:p>
          <w:p w14:paraId="6D7F2F63" w14:textId="2592EF0D" w:rsidR="036785DE" w:rsidRDefault="036785DE" w:rsidP="036785DE">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Field-level guidance</w:t>
            </w:r>
          </w:p>
          <w:p w14:paraId="27182386" w14:textId="689E3974" w:rsidR="036785DE" w:rsidRDefault="036785DE" w:rsidP="036785DE">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Inline help text</w:t>
            </w:r>
          </w:p>
          <w:p w14:paraId="4F1BC730" w14:textId="726A7D9D"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 xml:space="preserve">Complex steps include: </w:t>
            </w:r>
          </w:p>
          <w:p w14:paraId="2D5F2771" w14:textId="7FCFA6EC" w:rsidR="036785DE" w:rsidRDefault="036785DE" w:rsidP="036785DE">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Contextual instructions</w:t>
            </w:r>
          </w:p>
          <w:p w14:paraId="3CFFAD4C" w14:textId="42D98FA8" w:rsidR="036785DE" w:rsidRDefault="036785DE" w:rsidP="036785DE">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Examples where required</w:t>
            </w:r>
          </w:p>
          <w:p w14:paraId="572B8290" w14:textId="18137BE2"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 xml:space="preserve">Validation messages are: </w:t>
            </w:r>
          </w:p>
          <w:p w14:paraId="3E5642DE" w14:textId="1FE29365" w:rsidR="036785DE" w:rsidRDefault="036785DE" w:rsidP="036785DE">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Clear</w:t>
            </w:r>
          </w:p>
          <w:p w14:paraId="17BF4075" w14:textId="5C0BE47D" w:rsidR="036785DE" w:rsidRDefault="036785DE" w:rsidP="036785DE">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Actionable</w:t>
            </w:r>
          </w:p>
          <w:p w14:paraId="157B13D4" w14:textId="4FB07733" w:rsidR="036785DE" w:rsidRDefault="036785DE" w:rsidP="036785DE">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Non-technical</w:t>
            </w:r>
          </w:p>
          <w:p w14:paraId="408663CA" w14:textId="2BFCEAB9"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Users can access relevant help content from within the journey</w:t>
            </w:r>
          </w:p>
          <w:p w14:paraId="5F8733FC" w14:textId="3AB5127A" w:rsidR="036785DE" w:rsidRPr="004A5DCC" w:rsidRDefault="036785DE" w:rsidP="036785D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rPr>
            </w:pPr>
          </w:p>
        </w:tc>
      </w:tr>
      <w:tr w:rsidR="036785DE" w14:paraId="4B1D7E21" w14:textId="77777777" w:rsidTr="03678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2D2C0FA" w14:textId="70EB9A67" w:rsidR="036785DE" w:rsidRDefault="036785DE" w:rsidP="036785DE">
            <w:pPr>
              <w:spacing w:line="300" w:lineRule="auto"/>
            </w:pPr>
            <w:r w:rsidRPr="036785DE">
              <w:rPr>
                <w:rFonts w:ascii="Segoe UI" w:eastAsia="Segoe UI" w:hAnsi="Segoe UI" w:cs="Segoe UI"/>
                <w:b w:val="0"/>
                <w:bCs w:val="0"/>
                <w:sz w:val="21"/>
                <w:szCs w:val="21"/>
              </w:rPr>
              <w:t>Platform Owner</w:t>
            </w:r>
          </w:p>
          <w:p w14:paraId="0C09BFFF" w14:textId="7150BC76" w:rsidR="036785DE" w:rsidRPr="004A5DCC" w:rsidRDefault="036785DE" w:rsidP="036785DE">
            <w:pPr>
              <w:pStyle w:val="ListBullet"/>
              <w:numPr>
                <w:ilvl w:val="0"/>
                <w:numId w:val="0"/>
              </w:numPr>
              <w:rPr>
                <w:rFonts w:cs="BT Curve"/>
              </w:rPr>
            </w:pPr>
          </w:p>
        </w:tc>
        <w:tc>
          <w:tcPr>
            <w:tcW w:w="1843" w:type="dxa"/>
          </w:tcPr>
          <w:p w14:paraId="4CB93CB4" w14:textId="5107CDDD"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ensure the portal meets accessibility and usability standards</w:t>
            </w:r>
          </w:p>
          <w:p w14:paraId="1EA46781" w14:textId="509A8C52"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p w14:paraId="3A3041D0" w14:textId="7A9B7180" w:rsidR="036785DE" w:rsidRDefault="036785DE" w:rsidP="036785D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BT Curve"/>
              </w:rPr>
            </w:pPr>
          </w:p>
        </w:tc>
        <w:tc>
          <w:tcPr>
            <w:tcW w:w="2126" w:type="dxa"/>
          </w:tcPr>
          <w:p w14:paraId="3E5B3DDE" w14:textId="17AFB9A7"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all users can effectively interact with the system</w:t>
            </w:r>
          </w:p>
          <w:p w14:paraId="06DD9371" w14:textId="2A9F41F6" w:rsidR="036785DE" w:rsidRDefault="036785DE" w:rsidP="036785D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BT Curve"/>
              </w:rPr>
            </w:pPr>
          </w:p>
        </w:tc>
        <w:tc>
          <w:tcPr>
            <w:tcW w:w="5070" w:type="dxa"/>
          </w:tcPr>
          <w:p w14:paraId="10A5E9B0" w14:textId="5410250F"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UI components meet accessibility standards (e.g. keyboard navigation, contrast)</w:t>
            </w:r>
          </w:p>
          <w:p w14:paraId="54B23F98" w14:textId="711C95C1"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Forms and interactions are usable across devices (desktop-first, responsive where applicable)</w:t>
            </w:r>
          </w:p>
          <w:p w14:paraId="3AC401A4" w14:textId="16AEA19F"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Error states, loading states, and empty states are clearly defined</w:t>
            </w:r>
          </w:p>
          <w:p w14:paraId="1863FEBF" w14:textId="64D194D7"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Consistent focus and interaction behaviour across journeys</w:t>
            </w:r>
          </w:p>
          <w:p w14:paraId="0419BD4F" w14:textId="63842C75" w:rsidR="036785DE" w:rsidRPr="004A5DCC" w:rsidRDefault="036785DE" w:rsidP="036785D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BT Curve"/>
              </w:rPr>
            </w:pPr>
          </w:p>
        </w:tc>
      </w:tr>
      <w:tr w:rsidR="036785DE" w14:paraId="2BDBB890" w14:textId="77777777" w:rsidTr="036785DE">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8AF0716" w14:textId="2862CCBD" w:rsidR="036785DE" w:rsidRDefault="036785DE" w:rsidP="036785DE">
            <w:pPr>
              <w:spacing w:line="300" w:lineRule="auto"/>
            </w:pPr>
            <w:commentRangeStart w:id="714"/>
            <w:commentRangeStart w:id="715"/>
            <w:commentRangeStart w:id="716"/>
            <w:r w:rsidRPr="036785DE">
              <w:rPr>
                <w:rFonts w:ascii="Segoe UI" w:eastAsia="Segoe UI" w:hAnsi="Segoe UI" w:cs="Segoe UI"/>
                <w:b w:val="0"/>
                <w:bCs w:val="0"/>
                <w:sz w:val="21"/>
                <w:szCs w:val="21"/>
              </w:rPr>
              <w:t>Wholesale Customer</w:t>
            </w:r>
          </w:p>
          <w:p w14:paraId="73205429" w14:textId="107BE9AD" w:rsidR="036785DE" w:rsidRPr="004A5DCC" w:rsidRDefault="036785DE" w:rsidP="036785DE">
            <w:pPr>
              <w:pStyle w:val="ListBullet"/>
              <w:numPr>
                <w:ilvl w:val="0"/>
                <w:numId w:val="0"/>
              </w:numPr>
              <w:rPr>
                <w:rFonts w:cs="BT Curve"/>
              </w:rPr>
            </w:pPr>
          </w:p>
        </w:tc>
        <w:tc>
          <w:tcPr>
            <w:tcW w:w="1843" w:type="dxa"/>
          </w:tcPr>
          <w:p w14:paraId="245EF889" w14:textId="71017D55"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have a consistent experience across products</w:t>
            </w:r>
          </w:p>
          <w:p w14:paraId="19BA609F" w14:textId="54260A5F" w:rsidR="036785DE" w:rsidRDefault="036785DE" w:rsidP="036785DE">
            <w:pPr>
              <w:pStyle w:val="ListBullet"/>
              <w:numPr>
                <w:ilvl w:val="0"/>
                <w:numId w:val="0"/>
              </w:numPr>
              <w:cnfStyle w:val="000000000000" w:firstRow="0" w:lastRow="0" w:firstColumn="0" w:lastColumn="0" w:oddVBand="0" w:evenVBand="0" w:oddHBand="0" w:evenHBand="0" w:firstRowFirstColumn="0" w:firstRowLastColumn="0" w:lastRowFirstColumn="0" w:lastRowLastColumn="0"/>
            </w:pPr>
          </w:p>
        </w:tc>
        <w:tc>
          <w:tcPr>
            <w:tcW w:w="2126" w:type="dxa"/>
          </w:tcPr>
          <w:p w14:paraId="3AB1ED5C" w14:textId="03D5592C"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I can easily switch between journeys without relearning workflows</w:t>
            </w:r>
          </w:p>
          <w:p w14:paraId="516778FC" w14:textId="5C4079E5" w:rsidR="036785DE" w:rsidRDefault="036785DE" w:rsidP="036785D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rPr>
            </w:pPr>
          </w:p>
        </w:tc>
        <w:tc>
          <w:tcPr>
            <w:tcW w:w="5070" w:type="dxa"/>
          </w:tcPr>
          <w:p w14:paraId="332F2763" w14:textId="18883238"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 xml:space="preserve">Journeys for different products (DV, BBone) follow: </w:t>
            </w:r>
          </w:p>
          <w:p w14:paraId="22C1DA31" w14:textId="4AFED492" w:rsidR="036785DE" w:rsidRDefault="036785DE" w:rsidP="036785DE">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Same navigation patterns</w:t>
            </w:r>
          </w:p>
          <w:p w14:paraId="4864BE16" w14:textId="4D933C4A" w:rsidR="036785DE" w:rsidRDefault="036785DE" w:rsidP="036785DE">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Same layout structure</w:t>
            </w:r>
          </w:p>
          <w:p w14:paraId="47D9EC37" w14:textId="391E756B" w:rsidR="036785DE" w:rsidRDefault="036785DE" w:rsidP="036785DE">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Same interaction behaviour</w:t>
            </w:r>
          </w:p>
          <w:p w14:paraId="3EC05CC1" w14:textId="075950AD"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 xml:space="preserve">Product-specific differences are: </w:t>
            </w:r>
          </w:p>
          <w:p w14:paraId="00A7FB8F" w14:textId="7E692EFC" w:rsidR="036785DE" w:rsidRDefault="036785DE" w:rsidP="036785DE">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Clearly contextualised</w:t>
            </w:r>
          </w:p>
          <w:p w14:paraId="04E2AAF1" w14:textId="5D9E64F6" w:rsidR="036785DE" w:rsidRDefault="036785DE" w:rsidP="036785DE">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Not structurally inconsistent</w:t>
            </w:r>
          </w:p>
          <w:p w14:paraId="13BCEA52" w14:textId="44E50C93"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Cross-product tasks (orders, faults) feel unified</w:t>
            </w:r>
            <w:commentRangeEnd w:id="714"/>
            <w:r w:rsidR="00D016A0">
              <w:rPr>
                <w:rStyle w:val="CommentReference"/>
                <w:rFonts w:ascii="Segoe UI" w:eastAsia="Segoe UI" w:hAnsi="Segoe UI" w:cs="Segoe UI"/>
                <w:sz w:val="21"/>
                <w:szCs w:val="21"/>
              </w:rPr>
              <w:commentReference w:id="714"/>
            </w:r>
            <w:commentRangeEnd w:id="715"/>
            <w:r w:rsidR="00716EC2">
              <w:rPr>
                <w:rStyle w:val="CommentReference"/>
                <w:rFonts w:ascii="Segoe UI" w:eastAsia="Segoe UI" w:hAnsi="Segoe UI" w:cs="Segoe UI"/>
                <w:sz w:val="21"/>
                <w:szCs w:val="21"/>
              </w:rPr>
              <w:commentReference w:id="715"/>
            </w:r>
            <w:commentRangeEnd w:id="716"/>
            <w:r w:rsidR="00A9112A">
              <w:rPr>
                <w:rStyle w:val="CommentReference"/>
                <w:rFonts w:ascii="Segoe UI" w:eastAsia="Segoe UI" w:hAnsi="Segoe UI" w:cs="Segoe UI"/>
                <w:sz w:val="21"/>
                <w:szCs w:val="21"/>
              </w:rPr>
              <w:commentReference w:id="716"/>
            </w:r>
          </w:p>
          <w:p w14:paraId="5D4978C3" w14:textId="79761864" w:rsidR="036785DE" w:rsidRPr="004A5DCC" w:rsidRDefault="036785DE" w:rsidP="036785D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BT Curve"/>
              </w:rPr>
            </w:pPr>
          </w:p>
        </w:tc>
      </w:tr>
      <w:tr w:rsidR="036785DE" w14:paraId="15310318" w14:textId="77777777" w:rsidTr="03678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91619DB" w14:textId="17A5D231" w:rsidR="036785DE" w:rsidRDefault="036785DE" w:rsidP="036785DE">
            <w:pPr>
              <w:spacing w:line="300" w:lineRule="auto"/>
            </w:pPr>
            <w:r w:rsidRPr="036785DE">
              <w:rPr>
                <w:rFonts w:ascii="Segoe UI" w:eastAsia="Segoe UI" w:hAnsi="Segoe UI" w:cs="Segoe UI"/>
                <w:b w:val="0"/>
                <w:bCs w:val="0"/>
                <w:sz w:val="21"/>
                <w:szCs w:val="21"/>
              </w:rPr>
              <w:t>Content Author / Platform Owner</w:t>
            </w:r>
          </w:p>
          <w:p w14:paraId="3FE38FB2" w14:textId="451C2AFE" w:rsidR="036785DE" w:rsidRPr="004A5DCC" w:rsidRDefault="036785DE" w:rsidP="036785DE">
            <w:pPr>
              <w:pStyle w:val="ListBullet"/>
              <w:numPr>
                <w:ilvl w:val="0"/>
                <w:numId w:val="0"/>
              </w:numPr>
              <w:rPr>
                <w:rFonts w:cs="BT Curve"/>
              </w:rPr>
            </w:pPr>
          </w:p>
        </w:tc>
        <w:tc>
          <w:tcPr>
            <w:tcW w:w="1843" w:type="dxa"/>
          </w:tcPr>
          <w:p w14:paraId="31432528" w14:textId="6A45E1C6"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reuse content across portal pages and support channels</w:t>
            </w:r>
          </w:p>
          <w:p w14:paraId="09DD242B" w14:textId="04CCEC37" w:rsidR="036785DE" w:rsidRDefault="036785DE" w:rsidP="036785D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BT Curve"/>
              </w:rPr>
            </w:pPr>
          </w:p>
        </w:tc>
        <w:tc>
          <w:tcPr>
            <w:tcW w:w="2126" w:type="dxa"/>
          </w:tcPr>
          <w:p w14:paraId="7A9DFD32" w14:textId="14303577"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users receive consistent guidance everywhere</w:t>
            </w:r>
          </w:p>
          <w:p w14:paraId="1FFD2014" w14:textId="2195B632" w:rsidR="036785DE" w:rsidRDefault="036785DE" w:rsidP="036785D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BT Curve"/>
              </w:rPr>
            </w:pPr>
          </w:p>
        </w:tc>
        <w:tc>
          <w:tcPr>
            <w:tcW w:w="5070" w:type="dxa"/>
          </w:tcPr>
          <w:p w14:paraId="486A4D6E" w14:textId="67D931B2"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Content is structured and managed centrally</w:t>
            </w:r>
          </w:p>
          <w:p w14:paraId="4796BD76" w14:textId="5A049F7B"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UI, help content, and chatbot (if applicable) consume the same content source</w:t>
            </w:r>
          </w:p>
          <w:p w14:paraId="5B289353" w14:textId="77A4682A"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 xml:space="preserve">Updates to content are reflected across: </w:t>
            </w:r>
          </w:p>
          <w:p w14:paraId="56841737" w14:textId="4893DBC5"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Portal pages</w:t>
            </w:r>
          </w:p>
          <w:p w14:paraId="37D6A217" w14:textId="5AD594B8"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Help sections</w:t>
            </w:r>
          </w:p>
          <w:p w14:paraId="3C14117E" w14:textId="19636F9F"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Guided assistance</w:t>
            </w:r>
          </w:p>
          <w:p w14:paraId="64DA883D" w14:textId="24678DCB"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Duplicate content is avoided</w:t>
            </w:r>
          </w:p>
        </w:tc>
      </w:tr>
    </w:tbl>
    <w:p w14:paraId="7A81F29C" w14:textId="7628178C" w:rsidR="036785DE" w:rsidRDefault="036785DE" w:rsidP="036785DE">
      <w:pPr>
        <w:spacing w:after="0"/>
        <w:rPr>
          <w:rFonts w:ascii="Aptos" w:eastAsia="Aptos" w:hAnsi="Aptos" w:cs="Aptos"/>
          <w:sz w:val="24"/>
          <w:szCs w:val="24"/>
        </w:rPr>
      </w:pPr>
    </w:p>
    <w:p w14:paraId="708DBBE6" w14:textId="6FE9D9BD" w:rsidR="19C149F5" w:rsidRDefault="474127DE" w:rsidP="036785DE">
      <w:pPr>
        <w:pStyle w:val="Heading3"/>
      </w:pPr>
      <w:bookmarkStart w:id="717" w:name="Bookmark21"/>
      <w:bookmarkStart w:id="718" w:name="_Toc232667940"/>
      <w:bookmarkStart w:id="719" w:name="OLE_LINK29"/>
      <w:r>
        <w:t>Boilerplate</w:t>
      </w:r>
      <w:bookmarkEnd w:id="717"/>
      <w:r>
        <w:t xml:space="preserve"> / bootstrapped design</w:t>
      </w:r>
      <w:bookmarkEnd w:id="718"/>
      <w:r>
        <w:t xml:space="preserve">  </w:t>
      </w:r>
    </w:p>
    <w:tbl>
      <w:tblPr>
        <w:tblStyle w:val="GridTable4-Accent4"/>
        <w:tblW w:w="0" w:type="auto"/>
        <w:tblLook w:val="04A0" w:firstRow="1" w:lastRow="0" w:firstColumn="1" w:lastColumn="0" w:noHBand="0" w:noVBand="1"/>
      </w:tblPr>
      <w:tblGrid>
        <w:gridCol w:w="1413"/>
        <w:gridCol w:w="1843"/>
        <w:gridCol w:w="2126"/>
        <w:gridCol w:w="5070"/>
      </w:tblGrid>
      <w:tr w:rsidR="036785DE" w14:paraId="4EF1550D" w14:textId="77777777" w:rsidTr="036785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bookmarkEnd w:id="719"/>
          <w:p w14:paraId="401FAE14" w14:textId="77777777" w:rsidR="036785DE" w:rsidRDefault="036785DE" w:rsidP="036785DE">
            <w:pPr>
              <w:pStyle w:val="ListBullet"/>
              <w:numPr>
                <w:ilvl w:val="0"/>
                <w:numId w:val="0"/>
              </w:numPr>
              <w:rPr>
                <w:rFonts w:cs="BT Curve"/>
              </w:rPr>
            </w:pPr>
            <w:r w:rsidRPr="036785DE">
              <w:rPr>
                <w:rFonts w:cs="BT Curve"/>
              </w:rPr>
              <w:t>As a</w:t>
            </w:r>
          </w:p>
        </w:tc>
        <w:tc>
          <w:tcPr>
            <w:tcW w:w="1843" w:type="dxa"/>
          </w:tcPr>
          <w:p w14:paraId="15EFFB63" w14:textId="38924DD8"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I want</w:t>
            </w:r>
          </w:p>
        </w:tc>
        <w:tc>
          <w:tcPr>
            <w:tcW w:w="2126" w:type="dxa"/>
          </w:tcPr>
          <w:p w14:paraId="5A67EE17"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So that</w:t>
            </w:r>
          </w:p>
        </w:tc>
        <w:tc>
          <w:tcPr>
            <w:tcW w:w="5070" w:type="dxa"/>
          </w:tcPr>
          <w:p w14:paraId="7053D63D"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Acceptance criteria</w:t>
            </w:r>
          </w:p>
        </w:tc>
      </w:tr>
      <w:tr w:rsidR="036785DE" w14:paraId="584BBF48" w14:textId="77777777" w:rsidTr="03678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E8F5609" w14:textId="236826A6" w:rsidR="036785DE" w:rsidRDefault="036785DE" w:rsidP="036785DE">
            <w:pPr>
              <w:spacing w:line="300" w:lineRule="auto"/>
            </w:pPr>
            <w:r w:rsidRPr="036785DE">
              <w:rPr>
                <w:rFonts w:ascii="Segoe UI" w:eastAsia="Segoe UI" w:hAnsi="Segoe UI" w:cs="Segoe UI"/>
                <w:b w:val="0"/>
                <w:bCs w:val="0"/>
                <w:sz w:val="21"/>
                <w:szCs w:val="21"/>
              </w:rPr>
              <w:t>Product Team</w:t>
            </w:r>
          </w:p>
          <w:p w14:paraId="619229B0" w14:textId="5E3ABE47" w:rsidR="036785DE" w:rsidRDefault="036785DE" w:rsidP="036785DE">
            <w:pPr>
              <w:pStyle w:val="ListBullet"/>
              <w:numPr>
                <w:ilvl w:val="0"/>
                <w:numId w:val="0"/>
              </w:numPr>
              <w:rPr>
                <w:rFonts w:cs="BT Curve"/>
              </w:rPr>
            </w:pPr>
          </w:p>
        </w:tc>
        <w:tc>
          <w:tcPr>
            <w:tcW w:w="1843" w:type="dxa"/>
          </w:tcPr>
          <w:p w14:paraId="03F38D12" w14:textId="04466DB9"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use boilerplate design templates</w:t>
            </w:r>
          </w:p>
          <w:p w14:paraId="7B464177" w14:textId="4C9D942B" w:rsidR="036785DE" w:rsidRDefault="036785DE" w:rsidP="036785D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BT Curve"/>
              </w:rPr>
            </w:pPr>
          </w:p>
        </w:tc>
        <w:tc>
          <w:tcPr>
            <w:tcW w:w="2126" w:type="dxa"/>
          </w:tcPr>
          <w:p w14:paraId="74304C74" w14:textId="3C036DBC"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new journeys can be created quickly and consistently</w:t>
            </w:r>
          </w:p>
          <w:p w14:paraId="3E56340F" w14:textId="2D8F155F" w:rsidR="036785DE" w:rsidRDefault="036785DE" w:rsidP="036785D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BT Curve"/>
              </w:rPr>
            </w:pPr>
          </w:p>
        </w:tc>
        <w:tc>
          <w:tcPr>
            <w:tcW w:w="5070" w:type="dxa"/>
          </w:tcPr>
          <w:p w14:paraId="7A3655F4" w14:textId="569A175B"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 xml:space="preserve">Predefined templates exist for: </w:t>
            </w:r>
          </w:p>
          <w:p w14:paraId="3B9EB5A2" w14:textId="760218AA"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Order journey</w:t>
            </w:r>
          </w:p>
          <w:p w14:paraId="451F0838" w14:textId="59D60991"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Service management</w:t>
            </w:r>
          </w:p>
          <w:p w14:paraId="4399ACDA" w14:textId="389B1B00"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Fault management</w:t>
            </w:r>
          </w:p>
          <w:p w14:paraId="3A864476" w14:textId="7FEA8718"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Dashboard views</w:t>
            </w:r>
          </w:p>
          <w:p w14:paraId="1EC1D3A1" w14:textId="6A75E742"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 xml:space="preserve">Templates include: </w:t>
            </w:r>
          </w:p>
          <w:p w14:paraId="14182357" w14:textId="3018A588"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Layout structure</w:t>
            </w:r>
          </w:p>
          <w:p w14:paraId="488033FC" w14:textId="2CAA868C"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Standard components</w:t>
            </w:r>
          </w:p>
          <w:p w14:paraId="6492348E" w14:textId="32772B28" w:rsidR="036785DE" w:rsidRDefault="036785DE" w:rsidP="036785DE">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Content placeholders</w:t>
            </w:r>
          </w:p>
          <w:p w14:paraId="1E7E0201" w14:textId="2CB2E2A1"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Teams can extend templates without breaking design standards</w:t>
            </w:r>
          </w:p>
          <w:p w14:paraId="70BDDFCD" w14:textId="0E2E4BD9"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New journeys are reviewed against design foundations</w:t>
            </w:r>
          </w:p>
        </w:tc>
      </w:tr>
    </w:tbl>
    <w:p w14:paraId="2774B263" w14:textId="5538ADB7" w:rsidR="036785DE" w:rsidRDefault="036785DE" w:rsidP="036785DE"/>
    <w:p w14:paraId="107DBBEE" w14:textId="668799B6" w:rsidR="036785DE" w:rsidRDefault="036785DE" w:rsidP="036785DE">
      <w:pPr>
        <w:pStyle w:val="Heading2"/>
        <w:spacing w:line="300" w:lineRule="auto"/>
      </w:pPr>
    </w:p>
    <w:p w14:paraId="5EF0E977" w14:textId="1A18B5CF" w:rsidR="32D0D63C" w:rsidRDefault="6F6A0331" w:rsidP="036785DE">
      <w:pPr>
        <w:pStyle w:val="Heading2"/>
        <w:spacing w:line="300" w:lineRule="auto"/>
      </w:pPr>
      <w:bookmarkStart w:id="720" w:name="_Toc232667941"/>
      <w:bookmarkStart w:id="721" w:name="OLE_LINK28"/>
      <w:r>
        <w:t>Access &amp; Onboarding</w:t>
      </w:r>
      <w:bookmarkEnd w:id="720"/>
    </w:p>
    <w:p w14:paraId="5FF3958C" w14:textId="361761F3" w:rsidR="0BB9235F" w:rsidRDefault="7536EED5" w:rsidP="07AEC0B6">
      <w:pPr>
        <w:pStyle w:val="Heading3"/>
      </w:pPr>
      <w:bookmarkStart w:id="722" w:name="_Table_-_Customer"/>
      <w:bookmarkStart w:id="723" w:name="_Toc232667942"/>
      <w:bookmarkStart w:id="724" w:name="OLE_LINK30"/>
      <w:bookmarkEnd w:id="721"/>
      <w:r>
        <w:t>Customer Establishment (Reseller</w:t>
      </w:r>
      <w:bookmarkStart w:id="725" w:name="Bookmark1"/>
      <w:r>
        <w:t>)</w:t>
      </w:r>
      <w:bookmarkEnd w:id="722"/>
      <w:bookmarkEnd w:id="723"/>
      <w:bookmarkEnd w:id="725"/>
    </w:p>
    <w:tbl>
      <w:tblPr>
        <w:tblStyle w:val="GridTable4-Accent4"/>
        <w:tblW w:w="0" w:type="auto"/>
        <w:tblLook w:val="04A0" w:firstRow="1" w:lastRow="0" w:firstColumn="1" w:lastColumn="0" w:noHBand="0" w:noVBand="1"/>
      </w:tblPr>
      <w:tblGrid>
        <w:gridCol w:w="1665"/>
        <w:gridCol w:w="2085"/>
        <w:gridCol w:w="2236"/>
        <w:gridCol w:w="4661"/>
      </w:tblGrid>
      <w:tr w:rsidR="07AEC0B6" w14:paraId="4ADEE7B8"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Pr>
          <w:p w14:paraId="25157050" w14:textId="77777777" w:rsidR="07AEC0B6" w:rsidRDefault="07AEC0B6" w:rsidP="07AEC0B6">
            <w:pPr>
              <w:pStyle w:val="ListBullet"/>
              <w:numPr>
                <w:ilvl w:val="0"/>
                <w:numId w:val="0"/>
              </w:numPr>
              <w:rPr>
                <w:rFonts w:cs="BT Curve"/>
              </w:rPr>
            </w:pPr>
            <w:bookmarkStart w:id="726" w:name="_Hlk233650908"/>
            <w:bookmarkEnd w:id="724"/>
            <w:r w:rsidRPr="07AEC0B6">
              <w:rPr>
                <w:rFonts w:cs="BT Curve"/>
              </w:rPr>
              <w:t>As a</w:t>
            </w:r>
          </w:p>
        </w:tc>
        <w:tc>
          <w:tcPr>
            <w:tcW w:w="2085" w:type="dxa"/>
          </w:tcPr>
          <w:p w14:paraId="244B5CCF" w14:textId="77777777" w:rsidR="07AEC0B6" w:rsidRDefault="07AEC0B6" w:rsidP="07AEC0B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7AEC0B6">
              <w:rPr>
                <w:rFonts w:cs="BT Curve"/>
              </w:rPr>
              <w:t>I want to</w:t>
            </w:r>
          </w:p>
        </w:tc>
        <w:tc>
          <w:tcPr>
            <w:tcW w:w="2236" w:type="dxa"/>
          </w:tcPr>
          <w:p w14:paraId="44E07B16" w14:textId="77777777" w:rsidR="07AEC0B6" w:rsidRDefault="07AEC0B6" w:rsidP="07AEC0B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7AEC0B6">
              <w:rPr>
                <w:rFonts w:cs="BT Curve"/>
              </w:rPr>
              <w:t>So that</w:t>
            </w:r>
          </w:p>
        </w:tc>
        <w:tc>
          <w:tcPr>
            <w:tcW w:w="4661" w:type="dxa"/>
          </w:tcPr>
          <w:p w14:paraId="2B8666CB" w14:textId="77777777" w:rsidR="07AEC0B6" w:rsidRDefault="07AEC0B6" w:rsidP="07AEC0B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7AEC0B6">
              <w:rPr>
                <w:rFonts w:cs="BT Curve"/>
              </w:rPr>
              <w:t>Acceptance criteria</w:t>
            </w:r>
          </w:p>
        </w:tc>
      </w:tr>
      <w:tr w:rsidR="07AEC0B6" w14:paraId="5CDD0A77"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Pr>
          <w:p w14:paraId="42BA7D09" w14:textId="6B177A88" w:rsidR="07AEC0B6" w:rsidRDefault="07AEC0B6" w:rsidP="07AEC0B6">
            <w:pPr>
              <w:spacing w:line="300" w:lineRule="auto"/>
              <w:rPr>
                <w:rFonts w:eastAsia="BT Curve" w:cs="BT Curve"/>
                <w:b w:val="0"/>
                <w:bCs w:val="0"/>
              </w:rPr>
            </w:pPr>
            <w:bookmarkStart w:id="727" w:name="_Hlk233650976"/>
            <w:r w:rsidRPr="07AEC0B6">
              <w:rPr>
                <w:rFonts w:eastAsia="BT Curve" w:cs="BT Curve"/>
                <w:b w:val="0"/>
                <w:bCs w:val="0"/>
              </w:rPr>
              <w:t>BT Internal Admin</w:t>
            </w:r>
          </w:p>
        </w:tc>
        <w:tc>
          <w:tcPr>
            <w:tcW w:w="2085" w:type="dxa"/>
          </w:tcPr>
          <w:p w14:paraId="413D74AA" w14:textId="38FD6ECF"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rPr>
                <w:rFonts w:eastAsia="BT Curve" w:cs="BT Curve"/>
              </w:rPr>
            </w:pPr>
            <w:r w:rsidRPr="07AEC0B6">
              <w:rPr>
                <w:rFonts w:eastAsia="BT Curve" w:cs="BT Curve"/>
              </w:rPr>
              <w:t>create a new customer organisation (reseller) and initial Organisation Administrator</w:t>
            </w:r>
          </w:p>
        </w:tc>
        <w:tc>
          <w:tcPr>
            <w:tcW w:w="2236" w:type="dxa"/>
          </w:tcPr>
          <w:p w14:paraId="6062F8EA" w14:textId="029066CA"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rPr>
                <w:rFonts w:eastAsia="BT Curve" w:cs="BT Curve"/>
              </w:rPr>
            </w:pPr>
            <w:r w:rsidRPr="07AEC0B6">
              <w:rPr>
                <w:rFonts w:eastAsia="BT Curve" w:cs="BT Curve"/>
              </w:rPr>
              <w:t>the customer can securely access products and journeys, with all downstream systems configured</w:t>
            </w:r>
          </w:p>
        </w:tc>
        <w:tc>
          <w:tcPr>
            <w:tcW w:w="4661" w:type="dxa"/>
          </w:tcPr>
          <w:p w14:paraId="2C5C0A19" w14:textId="6FCE1514"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rPr>
                <w:rFonts w:eastAsia="BT Curve" w:cs="BT Curve"/>
              </w:rPr>
            </w:pPr>
            <w:bookmarkStart w:id="728" w:name="OLE_LINK27"/>
            <w:r w:rsidRPr="07AEC0B6">
              <w:rPr>
                <w:rFonts w:eastAsia="BT Curve" w:cs="BT Curve"/>
              </w:rPr>
              <w:t>When the BT Admin creates a customer organisation, a unique organisation record is created</w:t>
            </w:r>
          </w:p>
          <w:p w14:paraId="7C7EFB77" w14:textId="544192A6"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rPr>
                <w:rFonts w:eastAsia="BT Curve" w:cs="BT Curve"/>
              </w:rPr>
            </w:pPr>
            <w:r w:rsidRPr="07AEC0B6">
              <w:rPr>
                <w:rFonts w:eastAsia="BT Curve" w:cs="BT Curve"/>
              </w:rPr>
              <w:t>Relevant downstream systems are automatically provisioned (e.g. Identity, CUG, billing references)</w:t>
            </w:r>
          </w:p>
          <w:p w14:paraId="16518751" w14:textId="5047BBA9" w:rsidR="07AEC0B6" w:rsidRDefault="4944C98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eastAsia="BT Curve" w:cs="BT Curve"/>
              </w:rPr>
              <w:t>Provisioning status is visible (success / failure)</w:t>
            </w:r>
            <w:r w:rsidR="664A0407" w:rsidRPr="117BB036">
              <w:rPr>
                <w:rFonts w:eastAsia="BT Curve" w:cs="BT Curve"/>
              </w:rPr>
              <w:t xml:space="preserve"> </w:t>
            </w:r>
            <w:r w:rsidR="664A0407" w:rsidRPr="117BB036">
              <w:rPr>
                <w:rFonts w:ascii="Segoe UI" w:eastAsia="Segoe UI" w:hAnsi="Segoe UI" w:cs="Segoe UI"/>
                <w:sz w:val="21"/>
                <w:szCs w:val="21"/>
              </w:rPr>
              <w:t>with retry capability for failures</w:t>
            </w:r>
          </w:p>
          <w:p w14:paraId="01A54B7E" w14:textId="06D75F54" w:rsidR="07AEC0B6" w:rsidRDefault="2AC96FB7" w:rsidP="117BB036">
            <w:pPr>
              <w:spacing w:line="300" w:lineRule="auto"/>
              <w:cnfStyle w:val="000000100000" w:firstRow="0" w:lastRow="0" w:firstColumn="0" w:lastColumn="0" w:oddVBand="0" w:evenVBand="0" w:oddHBand="1" w:evenHBand="0" w:firstRowFirstColumn="0" w:firstRowLastColumn="0" w:lastRowFirstColumn="0" w:lastRowLastColumn="0"/>
              <w:rPr>
                <w:rFonts w:eastAsia="BT Curve" w:cs="BT Curve"/>
              </w:rPr>
            </w:pPr>
            <w:r w:rsidRPr="117BB036">
              <w:rPr>
                <w:rFonts w:eastAsia="BT Curve" w:cs="BT Curve"/>
              </w:rPr>
              <w:t>BT Admin can enable one or products/ journeys for the organisation post onboarding</w:t>
            </w:r>
          </w:p>
          <w:p w14:paraId="1EED71D6" w14:textId="10DF93A8" w:rsidR="07AEC0B6" w:rsidRDefault="2AC96FB7"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Multiple admin users can be created per organisation</w:t>
            </w:r>
          </w:p>
          <w:p w14:paraId="51539EFC" w14:textId="2EABD5A3" w:rsidR="07AEC0B6" w:rsidRDefault="2F8E9E09"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 xml:space="preserve">Admin roles can be scoped by: </w:t>
            </w:r>
          </w:p>
          <w:p w14:paraId="61E4BD89" w14:textId="5EB06987" w:rsidR="07AEC0B6" w:rsidRDefault="2F8E9E09" w:rsidP="117BB036">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Product (e.g. DV4B, BBone)</w:t>
            </w:r>
          </w:p>
          <w:p w14:paraId="12FAADC7" w14:textId="5353E3B9" w:rsidR="07AEC0B6" w:rsidRDefault="2F8E9E09" w:rsidP="117BB036">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Journey (Order, Service Mgmt, Billing)</w:t>
            </w:r>
          </w:p>
          <w:p w14:paraId="49FD1746" w14:textId="123CA35C" w:rsidR="07AEC0B6" w:rsidRDefault="2F8E9E09" w:rsidP="117BB036">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Permissions are enforced consistently across portal and APIs</w:t>
            </w:r>
          </w:p>
          <w:p w14:paraId="40B45229" w14:textId="6911495C" w:rsidR="07AEC0B6" w:rsidRDefault="13387811"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RBAC controls access to features, data, and journeys</w:t>
            </w:r>
          </w:p>
          <w:p w14:paraId="20FDCF7C" w14:textId="62921CC1" w:rsidR="07AEC0B6" w:rsidRDefault="13387811"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Organisation and admin details can be updated post creation</w:t>
            </w:r>
          </w:p>
          <w:p w14:paraId="517667F9" w14:textId="0139989A" w:rsidR="07AEC0B6" w:rsidRDefault="13387811"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Additional users can be invited and assigned roles</w:t>
            </w:r>
          </w:p>
          <w:p w14:paraId="44524C1C" w14:textId="54A30135" w:rsidR="07AEC0B6" w:rsidRDefault="13387811"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During order journeys, only existing organisations can be selected (no duplicate creation)</w:t>
            </w:r>
          </w:p>
          <w:bookmarkEnd w:id="728"/>
          <w:p w14:paraId="4D977E0F" w14:textId="28593D9F"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rPr>
                <w:rFonts w:eastAsia="BT Curve" w:cs="BT Curve"/>
              </w:rPr>
            </w:pPr>
          </w:p>
        </w:tc>
      </w:tr>
      <w:bookmarkEnd w:id="726"/>
      <w:bookmarkEnd w:id="727"/>
    </w:tbl>
    <w:p w14:paraId="593DD38E" w14:textId="7F39A44F" w:rsidR="07AEC0B6" w:rsidRDefault="07AEC0B6" w:rsidP="07AEC0B6">
      <w:pPr>
        <w:spacing w:after="0" w:line="300" w:lineRule="auto"/>
        <w:rPr>
          <w:rFonts w:ascii="Segoe UI" w:eastAsia="Segoe UI" w:hAnsi="Segoe UI" w:cs="Segoe UI"/>
          <w:sz w:val="21"/>
          <w:szCs w:val="21"/>
        </w:rPr>
      </w:pPr>
    </w:p>
    <w:p w14:paraId="661263CC" w14:textId="48FD95F6" w:rsidR="0BB9235F" w:rsidRDefault="7536EED5" w:rsidP="07AEC0B6">
      <w:pPr>
        <w:pStyle w:val="Heading3"/>
      </w:pPr>
      <w:bookmarkStart w:id="729" w:name="_Sub_–_Reseller"/>
      <w:bookmarkStart w:id="730" w:name="_Toc232667943"/>
      <w:bookmarkStart w:id="731" w:name="OLE_LINK31"/>
      <w:r>
        <w:t>Sub – Reseller Establishment</w:t>
      </w:r>
      <w:bookmarkEnd w:id="729"/>
      <w:bookmarkEnd w:id="730"/>
      <w:r>
        <w:t xml:space="preserve"> </w:t>
      </w:r>
      <w:bookmarkStart w:id="732" w:name="Bookmark2"/>
      <w:bookmarkEnd w:id="732"/>
    </w:p>
    <w:tbl>
      <w:tblPr>
        <w:tblStyle w:val="GridTable4-Accent4"/>
        <w:tblW w:w="0" w:type="auto"/>
        <w:tblLook w:val="04A0" w:firstRow="1" w:lastRow="0" w:firstColumn="1" w:lastColumn="0" w:noHBand="0" w:noVBand="1"/>
      </w:tblPr>
      <w:tblGrid>
        <w:gridCol w:w="1665"/>
        <w:gridCol w:w="2115"/>
        <w:gridCol w:w="2265"/>
        <w:gridCol w:w="4617"/>
      </w:tblGrid>
      <w:tr w:rsidR="07AEC0B6" w14:paraId="649DD121" w14:textId="77777777" w:rsidTr="139CAC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Pr>
          <w:p w14:paraId="15A9D724" w14:textId="77777777" w:rsidR="07AEC0B6" w:rsidRDefault="07AEC0B6" w:rsidP="07AEC0B6">
            <w:pPr>
              <w:rPr>
                <w:rFonts w:eastAsia="BT Curve" w:cs="BT Curve"/>
              </w:rPr>
            </w:pPr>
            <w:bookmarkStart w:id="733" w:name="_Hlk233651671"/>
            <w:bookmarkEnd w:id="731"/>
            <w:commentRangeStart w:id="734"/>
            <w:commentRangeStart w:id="735"/>
            <w:r w:rsidRPr="07AEC0B6">
              <w:rPr>
                <w:rFonts w:eastAsia="BT Curve" w:cs="BT Curve"/>
              </w:rPr>
              <w:t>As a</w:t>
            </w:r>
          </w:p>
        </w:tc>
        <w:tc>
          <w:tcPr>
            <w:tcW w:w="2115" w:type="dxa"/>
          </w:tcPr>
          <w:p w14:paraId="6C82CED4" w14:textId="77777777" w:rsidR="07AEC0B6" w:rsidRDefault="07AEC0B6" w:rsidP="07AEC0B6">
            <w:pPr>
              <w:cnfStyle w:val="100000000000" w:firstRow="1" w:lastRow="0" w:firstColumn="0" w:lastColumn="0" w:oddVBand="0" w:evenVBand="0" w:oddHBand="0" w:evenHBand="0" w:firstRowFirstColumn="0" w:firstRowLastColumn="0" w:lastRowFirstColumn="0" w:lastRowLastColumn="0"/>
              <w:rPr>
                <w:rFonts w:eastAsia="BT Curve" w:cs="BT Curve"/>
              </w:rPr>
            </w:pPr>
            <w:r w:rsidRPr="07AEC0B6">
              <w:rPr>
                <w:rFonts w:eastAsia="BT Curve" w:cs="BT Curve"/>
              </w:rPr>
              <w:t>I want to</w:t>
            </w:r>
          </w:p>
        </w:tc>
        <w:tc>
          <w:tcPr>
            <w:tcW w:w="2265" w:type="dxa"/>
          </w:tcPr>
          <w:p w14:paraId="600B66DF" w14:textId="77777777" w:rsidR="07AEC0B6" w:rsidRDefault="07AEC0B6" w:rsidP="07AEC0B6">
            <w:pPr>
              <w:cnfStyle w:val="100000000000" w:firstRow="1" w:lastRow="0" w:firstColumn="0" w:lastColumn="0" w:oddVBand="0" w:evenVBand="0" w:oddHBand="0" w:evenHBand="0" w:firstRowFirstColumn="0" w:firstRowLastColumn="0" w:lastRowFirstColumn="0" w:lastRowLastColumn="0"/>
              <w:rPr>
                <w:rFonts w:eastAsia="BT Curve" w:cs="BT Curve"/>
              </w:rPr>
            </w:pPr>
            <w:r w:rsidRPr="07AEC0B6">
              <w:rPr>
                <w:rFonts w:eastAsia="BT Curve" w:cs="BT Curve"/>
              </w:rPr>
              <w:t>So that</w:t>
            </w:r>
          </w:p>
        </w:tc>
        <w:tc>
          <w:tcPr>
            <w:tcW w:w="4617" w:type="dxa"/>
          </w:tcPr>
          <w:p w14:paraId="57158712" w14:textId="77777777" w:rsidR="07AEC0B6" w:rsidRDefault="07AEC0B6" w:rsidP="07AEC0B6">
            <w:pPr>
              <w:cnfStyle w:val="100000000000" w:firstRow="1" w:lastRow="0" w:firstColumn="0" w:lastColumn="0" w:oddVBand="0" w:evenVBand="0" w:oddHBand="0" w:evenHBand="0" w:firstRowFirstColumn="0" w:firstRowLastColumn="0" w:lastRowFirstColumn="0" w:lastRowLastColumn="0"/>
              <w:rPr>
                <w:rFonts w:eastAsia="BT Curve" w:cs="BT Curve"/>
              </w:rPr>
            </w:pPr>
            <w:r w:rsidRPr="07AEC0B6">
              <w:rPr>
                <w:rFonts w:eastAsia="BT Curve" w:cs="BT Curve"/>
              </w:rPr>
              <w:t>Acceptance criteria</w:t>
            </w:r>
          </w:p>
        </w:tc>
      </w:tr>
      <w:tr w:rsidR="07AEC0B6" w14:paraId="0905A2B6" w14:textId="77777777" w:rsidTr="139CAC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Pr>
          <w:p w14:paraId="55D07298" w14:textId="6CDB6C4B" w:rsidR="07AEC0B6" w:rsidRDefault="07AEC0B6">
            <w:pPr>
              <w:rPr>
                <w:b w:val="0"/>
                <w:bCs w:val="0"/>
              </w:rPr>
            </w:pPr>
            <w:r>
              <w:rPr>
                <w:b w:val="0"/>
                <w:bCs w:val="0"/>
              </w:rPr>
              <w:t>BT Internal Admin</w:t>
            </w:r>
          </w:p>
        </w:tc>
        <w:tc>
          <w:tcPr>
            <w:tcW w:w="2115" w:type="dxa"/>
          </w:tcPr>
          <w:p w14:paraId="66AB88AF" w14:textId="0AAB7DEC"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rPr>
                <w:rFonts w:eastAsia="BT Curve" w:cs="BT Curve"/>
                <w:sz w:val="20"/>
                <w:szCs w:val="20"/>
              </w:rPr>
            </w:pPr>
            <w:r w:rsidRPr="07AEC0B6">
              <w:rPr>
                <w:rFonts w:eastAsia="BT Curve" w:cs="BT Curve"/>
                <w:sz w:val="20"/>
                <w:szCs w:val="20"/>
              </w:rPr>
              <w:t>create a sub</w:t>
            </w:r>
            <w:r>
              <w:noBreakHyphen/>
            </w:r>
            <w:r w:rsidRPr="07AEC0B6">
              <w:rPr>
                <w:rFonts w:eastAsia="BT Curve" w:cs="BT Curve"/>
                <w:sz w:val="20"/>
                <w:szCs w:val="20"/>
              </w:rPr>
              <w:t>reseller organisation under an existing reseller and assign its initial admin under a reseller</w:t>
            </w:r>
          </w:p>
        </w:tc>
        <w:tc>
          <w:tcPr>
            <w:tcW w:w="2265" w:type="dxa"/>
          </w:tcPr>
          <w:p w14:paraId="235EE4B1" w14:textId="477C343C" w:rsidR="07AEC0B6" w:rsidRDefault="07AEC0B6" w:rsidP="07AEC0B6">
            <w:pPr>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7AEC0B6">
              <w:rPr>
                <w:rFonts w:ascii="Segoe UI" w:eastAsia="Segoe UI" w:hAnsi="Segoe UI" w:cs="Segoe UI"/>
                <w:sz w:val="21"/>
                <w:szCs w:val="21"/>
              </w:rPr>
              <w:t>the sub</w:t>
            </w:r>
            <w:r>
              <w:noBreakHyphen/>
            </w:r>
            <w:r w:rsidRPr="07AEC0B6">
              <w:rPr>
                <w:rFonts w:ascii="Segoe UI" w:eastAsia="Segoe UI" w:hAnsi="Segoe UI" w:cs="Segoe UI"/>
                <w:sz w:val="21"/>
                <w:szCs w:val="21"/>
              </w:rPr>
              <w:t>reseller can access permitted products and journeys with correct governance</w:t>
            </w:r>
          </w:p>
        </w:tc>
        <w:tc>
          <w:tcPr>
            <w:tcW w:w="4617" w:type="dxa"/>
          </w:tcPr>
          <w:p w14:paraId="62F0D991" w14:textId="14F08D63" w:rsidR="07AEC0B6" w:rsidRDefault="07AEC0B6"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 new sub</w:t>
            </w:r>
            <w:r>
              <w:noBreakHyphen/>
            </w:r>
            <w:r w:rsidRPr="139CAC64">
              <w:rPr>
                <w:rFonts w:ascii="Segoe UI" w:eastAsia="Segoe UI" w:hAnsi="Segoe UI" w:cs="Segoe UI"/>
                <w:sz w:val="21"/>
                <w:szCs w:val="21"/>
              </w:rPr>
              <w:t>reseller organisation is created and linked to the parent reseller</w:t>
            </w:r>
          </w:p>
          <w:p w14:paraId="651EC49F" w14:textId="17AB4369" w:rsidR="4944C98C" w:rsidRDefault="70B3282E"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The sub</w:t>
            </w:r>
            <w:r w:rsidR="4944C98C">
              <w:noBreakHyphen/>
            </w:r>
            <w:r w:rsidRPr="139CAC64">
              <w:rPr>
                <w:rFonts w:ascii="Segoe UI" w:eastAsia="Segoe UI" w:hAnsi="Segoe UI" w:cs="Segoe UI"/>
                <w:sz w:val="21"/>
                <w:szCs w:val="21"/>
              </w:rPr>
              <w:t>reseller inherits constraints from the parent reseller</w:t>
            </w:r>
          </w:p>
          <w:p w14:paraId="79DA0A37" w14:textId="47CF74AB" w:rsidR="5FEB58FF" w:rsidRDefault="68C229CE" w:rsidP="117BB036">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Product eligibility</w:t>
            </w:r>
          </w:p>
          <w:p w14:paraId="01B7AFE0" w14:textId="5D84B7A0" w:rsidR="60088D10" w:rsidRDefault="7FE19239" w:rsidP="117BB036">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Governance policies</w:t>
            </w:r>
          </w:p>
          <w:p w14:paraId="18AB37C9" w14:textId="4FF01CEC" w:rsidR="5FEB58FF" w:rsidRDefault="68C229CE"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Sub</w:t>
            </w:r>
            <w:r w:rsidR="5FEB58FF">
              <w:noBreakHyphen/>
            </w:r>
            <w:r w:rsidRPr="139CAC64">
              <w:rPr>
                <w:rFonts w:ascii="Segoe UI" w:eastAsia="Segoe UI" w:hAnsi="Segoe UI" w:cs="Segoe UI"/>
                <w:sz w:val="21"/>
                <w:szCs w:val="21"/>
              </w:rPr>
              <w:t>reseller cannot exceed parent permissions</w:t>
            </w:r>
          </w:p>
          <w:p w14:paraId="6279FD99" w14:textId="47E695A2" w:rsidR="23FA1B99" w:rsidRDefault="0F63042D"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BT Admin can enable products/journeys for the sub</w:t>
            </w:r>
            <w:r w:rsidR="23FA1B99">
              <w:noBreakHyphen/>
            </w:r>
            <w:r w:rsidRPr="139CAC64">
              <w:rPr>
                <w:rFonts w:ascii="Segoe UI" w:eastAsia="Segoe UI" w:hAnsi="Segoe UI" w:cs="Segoe UI"/>
                <w:sz w:val="21"/>
                <w:szCs w:val="21"/>
              </w:rPr>
              <w:t>reseller:</w:t>
            </w:r>
          </w:p>
          <w:p w14:paraId="2D7C1EB7" w14:textId="7402F86B" w:rsidR="23FA1B99" w:rsidRDefault="0F63042D" w:rsidP="117BB036">
            <w:pPr>
              <w:pStyle w:val="ListParagraph"/>
              <w:numPr>
                <w:ilvl w:val="0"/>
                <w:numId w:val="36"/>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Equal to or subset of parent reseller capabilities</w:t>
            </w:r>
          </w:p>
          <w:p w14:paraId="6BD58EB2" w14:textId="771D0D93" w:rsidR="07AEC0B6" w:rsidRDefault="335D70A4"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 xml:space="preserve">One or more </w:t>
            </w:r>
            <w:r w:rsidR="70B3282E" w:rsidRPr="139CAC64">
              <w:rPr>
                <w:rFonts w:ascii="Segoe UI" w:eastAsia="Segoe UI" w:hAnsi="Segoe UI" w:cs="Segoe UI"/>
                <w:sz w:val="21"/>
                <w:szCs w:val="21"/>
              </w:rPr>
              <w:t xml:space="preserve"> Sub</w:t>
            </w:r>
            <w:r w:rsidR="43757385">
              <w:noBreakHyphen/>
            </w:r>
            <w:r w:rsidR="70B3282E" w:rsidRPr="139CAC64">
              <w:rPr>
                <w:rFonts w:ascii="Segoe UI" w:eastAsia="Segoe UI" w:hAnsi="Segoe UI" w:cs="Segoe UI"/>
                <w:sz w:val="21"/>
                <w:szCs w:val="21"/>
              </w:rPr>
              <w:t xml:space="preserve">Reseller Organisation Administrator </w:t>
            </w:r>
            <w:r w:rsidR="60D6B16D" w:rsidRPr="139CAC64">
              <w:rPr>
                <w:rFonts w:ascii="Segoe UI" w:eastAsia="Segoe UI" w:hAnsi="Segoe UI" w:cs="Segoe UI"/>
                <w:sz w:val="21"/>
                <w:szCs w:val="21"/>
              </w:rPr>
              <w:t xml:space="preserve">can be </w:t>
            </w:r>
            <w:r w:rsidR="70B3282E" w:rsidRPr="139CAC64">
              <w:rPr>
                <w:rFonts w:ascii="Segoe UI" w:eastAsia="Segoe UI" w:hAnsi="Segoe UI" w:cs="Segoe UI"/>
                <w:sz w:val="21"/>
                <w:szCs w:val="21"/>
              </w:rPr>
              <w:t>created, linked only to the sub</w:t>
            </w:r>
            <w:r w:rsidR="43757385">
              <w:noBreakHyphen/>
            </w:r>
            <w:r w:rsidR="70B3282E" w:rsidRPr="139CAC64">
              <w:rPr>
                <w:rFonts w:ascii="Segoe UI" w:eastAsia="Segoe UI" w:hAnsi="Segoe UI" w:cs="Segoe UI"/>
                <w:sz w:val="21"/>
                <w:szCs w:val="21"/>
              </w:rPr>
              <w:t>reseller organisation</w:t>
            </w:r>
          </w:p>
        </w:tc>
      </w:tr>
      <w:tr w:rsidR="07AEC0B6" w14:paraId="60129373" w14:textId="77777777" w:rsidTr="139CAC64">
        <w:trPr>
          <w:trHeight w:val="300"/>
        </w:trPr>
        <w:tc>
          <w:tcPr>
            <w:cnfStyle w:val="001000000000" w:firstRow="0" w:lastRow="0" w:firstColumn="1" w:lastColumn="0" w:oddVBand="0" w:evenVBand="0" w:oddHBand="0" w:evenHBand="0" w:firstRowFirstColumn="0" w:firstRowLastColumn="0" w:lastRowFirstColumn="0" w:lastRowLastColumn="0"/>
            <w:tcW w:w="1665" w:type="dxa"/>
          </w:tcPr>
          <w:p w14:paraId="67FC0846" w14:textId="379B45D7" w:rsidR="07AEC0B6" w:rsidRDefault="07AEC0B6" w:rsidP="07AEC0B6">
            <w:pPr>
              <w:spacing w:line="300" w:lineRule="auto"/>
              <w:rPr>
                <w:rFonts w:eastAsia="BT Curve" w:cs="BT Curve"/>
                <w:b w:val="0"/>
                <w:bCs w:val="0"/>
              </w:rPr>
            </w:pPr>
            <w:r w:rsidRPr="07AEC0B6">
              <w:rPr>
                <w:rFonts w:eastAsia="BT Curve" w:cs="BT Curve"/>
                <w:b w:val="0"/>
                <w:bCs w:val="0"/>
              </w:rPr>
              <w:t>BT Internal Admin</w:t>
            </w:r>
          </w:p>
        </w:tc>
        <w:tc>
          <w:tcPr>
            <w:tcW w:w="2115" w:type="dxa"/>
          </w:tcPr>
          <w:p w14:paraId="1FA4D3D3" w14:textId="4AE68130"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rPr>
                <w:rFonts w:eastAsia="BT Curve" w:cs="BT Curve"/>
                <w:sz w:val="20"/>
                <w:szCs w:val="20"/>
              </w:rPr>
            </w:pPr>
            <w:r w:rsidRPr="07AEC0B6">
              <w:rPr>
                <w:rFonts w:eastAsia="BT Curve" w:cs="BT Curve"/>
                <w:sz w:val="20"/>
                <w:szCs w:val="20"/>
              </w:rPr>
              <w:t>All relevant downstream systems to be automatically provisioned for the sub</w:t>
            </w:r>
            <w:r>
              <w:noBreakHyphen/>
            </w:r>
            <w:r w:rsidRPr="07AEC0B6">
              <w:rPr>
                <w:rFonts w:eastAsia="BT Curve" w:cs="BT Curve"/>
                <w:sz w:val="20"/>
                <w:szCs w:val="20"/>
              </w:rPr>
              <w:t>reseller</w:t>
            </w:r>
          </w:p>
        </w:tc>
        <w:tc>
          <w:tcPr>
            <w:tcW w:w="2265" w:type="dxa"/>
          </w:tcPr>
          <w:p w14:paraId="446A61B3" w14:textId="626A6F88"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rPr>
                <w:rFonts w:eastAsia="BT Curve" w:cs="BT Curve"/>
                <w:sz w:val="20"/>
                <w:szCs w:val="20"/>
              </w:rPr>
            </w:pPr>
            <w:r w:rsidRPr="07AEC0B6">
              <w:rPr>
                <w:rFonts w:eastAsia="BT Curve" w:cs="BT Curve"/>
                <w:sz w:val="20"/>
                <w:szCs w:val="20"/>
              </w:rPr>
              <w:t>the sub</w:t>
            </w:r>
            <w:r>
              <w:noBreakHyphen/>
            </w:r>
            <w:r w:rsidRPr="07AEC0B6">
              <w:rPr>
                <w:rFonts w:eastAsia="BT Curve" w:cs="BT Curve"/>
                <w:sz w:val="20"/>
                <w:szCs w:val="20"/>
              </w:rPr>
              <w:t>reseller can operate without manual configuration</w:t>
            </w:r>
          </w:p>
        </w:tc>
        <w:tc>
          <w:tcPr>
            <w:tcW w:w="4617" w:type="dxa"/>
          </w:tcPr>
          <w:p w14:paraId="17A3B465" w14:textId="77777777"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rPr>
                <w:rFonts w:eastAsia="BT Curve" w:cs="BT Curve"/>
              </w:rPr>
            </w:pPr>
            <w:r w:rsidRPr="07AEC0B6">
              <w:rPr>
                <w:rFonts w:eastAsia="BT Curve" w:cs="BT Curve"/>
              </w:rPr>
              <w:t>Relevant downstream systems are automatically provisioned (e.g. Identity, CUG, billing references)</w:t>
            </w:r>
          </w:p>
          <w:p w14:paraId="61F3C274" w14:textId="77777777" w:rsidR="07AEC0B6" w:rsidRDefault="4944C98C" w:rsidP="07AEC0B6">
            <w:pPr>
              <w:spacing w:line="300" w:lineRule="auto"/>
              <w:cnfStyle w:val="000000000000" w:firstRow="0" w:lastRow="0" w:firstColumn="0" w:lastColumn="0" w:oddVBand="0" w:evenVBand="0" w:oddHBand="0" w:evenHBand="0" w:firstRowFirstColumn="0" w:firstRowLastColumn="0" w:lastRowFirstColumn="0" w:lastRowLastColumn="0"/>
              <w:rPr>
                <w:rFonts w:eastAsia="BT Curve" w:cs="BT Curve"/>
              </w:rPr>
            </w:pPr>
            <w:r w:rsidRPr="117BB036">
              <w:rPr>
                <w:rFonts w:eastAsia="BT Curve" w:cs="BT Curve"/>
              </w:rPr>
              <w:t>Provisioning status is visible (success / failure)</w:t>
            </w:r>
          </w:p>
          <w:p w14:paraId="713F4601" w14:textId="0E837C4A" w:rsidR="07AEC0B6" w:rsidRDefault="4B21FFE7"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Sub</w:t>
            </w:r>
            <w:r w:rsidR="07AEC0B6">
              <w:noBreakHyphen/>
            </w:r>
            <w:r w:rsidRPr="117BB036">
              <w:rPr>
                <w:rFonts w:ascii="Segoe UI" w:eastAsia="Segoe UI" w:hAnsi="Segoe UI" w:cs="Segoe UI"/>
                <w:sz w:val="21"/>
                <w:szCs w:val="21"/>
              </w:rPr>
              <w:t xml:space="preserve">reseller admin access is restricted to: </w:t>
            </w:r>
          </w:p>
          <w:p w14:paraId="4B0F8705" w14:textId="000602F6" w:rsidR="07AEC0B6" w:rsidRDefault="4B21FFE7" w:rsidP="117BB036">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Their own organisation</w:t>
            </w:r>
          </w:p>
          <w:p w14:paraId="06EE13FE" w14:textId="5B18FA59" w:rsidR="07AEC0B6" w:rsidRDefault="4B21FFE7" w:rsidP="117BB036">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Their downstream customers only</w:t>
            </w:r>
          </w:p>
          <w:p w14:paraId="60C1C842" w14:textId="6696C287" w:rsidR="07AEC0B6" w:rsidRDefault="4B21FFE7"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 xml:space="preserve">Parent reseller </w:t>
            </w:r>
            <w:r w:rsidR="3BE7B526" w:rsidRPr="117BB036">
              <w:rPr>
                <w:rFonts w:ascii="Segoe UI" w:eastAsia="Segoe UI" w:hAnsi="Segoe UI" w:cs="Segoe UI"/>
                <w:sz w:val="21"/>
                <w:szCs w:val="21"/>
              </w:rPr>
              <w:t>can</w:t>
            </w:r>
            <w:r w:rsidRPr="117BB036">
              <w:rPr>
                <w:rFonts w:ascii="Segoe UI" w:eastAsia="Segoe UI" w:hAnsi="Segoe UI" w:cs="Segoe UI"/>
                <w:sz w:val="21"/>
                <w:szCs w:val="21"/>
              </w:rPr>
              <w:t xml:space="preserve">: </w:t>
            </w:r>
          </w:p>
          <w:p w14:paraId="4174DC43" w14:textId="6ADC745F" w:rsidR="07AEC0B6" w:rsidRDefault="4B21FFE7" w:rsidP="117BB036">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Have visibility/control over sub</w:t>
            </w:r>
            <w:r w:rsidR="07AEC0B6">
              <w:noBreakHyphen/>
            </w:r>
            <w:r w:rsidRPr="117BB036">
              <w:rPr>
                <w:rFonts w:ascii="Segoe UI" w:eastAsia="Segoe UI" w:hAnsi="Segoe UI" w:cs="Segoe UI"/>
                <w:sz w:val="21"/>
                <w:szCs w:val="21"/>
              </w:rPr>
              <w:t>reseller (configurable)</w:t>
            </w:r>
          </w:p>
          <w:p w14:paraId="778454D3" w14:textId="2B27243B" w:rsidR="07AEC0B6" w:rsidRDefault="40F86E4E" w:rsidP="117BB036">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View sub</w:t>
            </w:r>
            <w:r w:rsidR="07AEC0B6">
              <w:noBreakHyphen/>
            </w:r>
            <w:r w:rsidRPr="117BB036">
              <w:rPr>
                <w:rFonts w:ascii="Segoe UI" w:eastAsia="Segoe UI" w:hAnsi="Segoe UI" w:cs="Segoe UI"/>
                <w:sz w:val="21"/>
                <w:szCs w:val="21"/>
              </w:rPr>
              <w:t>reseller organisations and status</w:t>
            </w:r>
          </w:p>
          <w:p w14:paraId="46BE3630" w14:textId="425BB42B" w:rsidR="07AEC0B6" w:rsidRDefault="40F86E4E" w:rsidP="117BB036">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(Optional) manage or support sub</w:t>
            </w:r>
            <w:r w:rsidR="07AEC0B6">
              <w:noBreakHyphen/>
            </w:r>
            <w:r w:rsidRPr="117BB036">
              <w:rPr>
                <w:rFonts w:ascii="Segoe UI" w:eastAsia="Segoe UI" w:hAnsi="Segoe UI" w:cs="Segoe UI"/>
                <w:sz w:val="21"/>
                <w:szCs w:val="21"/>
              </w:rPr>
              <w:t>reseller operations</w:t>
            </w:r>
          </w:p>
          <w:p w14:paraId="4124A3FB" w14:textId="6E45C2F1" w:rsidR="07AEC0B6" w:rsidRDefault="458821A1"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Billing relationship is defined:</w:t>
            </w:r>
          </w:p>
          <w:p w14:paraId="10C232E0" w14:textId="1A83FB55" w:rsidR="07AEC0B6" w:rsidRDefault="458821A1" w:rsidP="117BB036">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Parent billed (default) or independent (configurable)</w:t>
            </w:r>
          </w:p>
          <w:p w14:paraId="4A94B332" w14:textId="0E105C9D" w:rsidR="07AEC0B6" w:rsidRDefault="458821A1"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Sub</w:t>
            </w:r>
            <w:r w:rsidR="07AEC0B6">
              <w:noBreakHyphen/>
            </w:r>
            <w:r w:rsidRPr="117BB036">
              <w:rPr>
                <w:rFonts w:ascii="Segoe UI" w:eastAsia="Segoe UI" w:hAnsi="Segoe UI" w:cs="Segoe UI"/>
                <w:sz w:val="21"/>
                <w:szCs w:val="21"/>
              </w:rPr>
              <w:t>reseller organisation must be uniquely identifiable within hierarchy</w:t>
            </w:r>
          </w:p>
          <w:p w14:paraId="445EA833" w14:textId="30DC07E3" w:rsidR="07AEC0B6" w:rsidRDefault="458821A1"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Sub</w:t>
            </w:r>
            <w:r w:rsidR="07AEC0B6">
              <w:noBreakHyphen/>
            </w:r>
            <w:r w:rsidRPr="117BB036">
              <w:rPr>
                <w:rFonts w:ascii="Segoe UI" w:eastAsia="Segoe UI" w:hAnsi="Segoe UI" w:cs="Segoe UI"/>
                <w:sz w:val="21"/>
                <w:szCs w:val="21"/>
              </w:rPr>
              <w:t>reseller can:</w:t>
            </w:r>
          </w:p>
          <w:p w14:paraId="5633B167" w14:textId="5A1F48FC" w:rsidR="07AEC0B6" w:rsidRDefault="458821A1" w:rsidP="117BB036">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Access enabled products</w:t>
            </w:r>
          </w:p>
          <w:p w14:paraId="35F62154" w14:textId="6A94767A" w:rsidR="07AEC0B6" w:rsidRDefault="458821A1" w:rsidP="117BB036">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Initiate and manage orders within their scope</w:t>
            </w:r>
            <w:commentRangeEnd w:id="734"/>
            <w:r w:rsidR="007E140A">
              <w:rPr>
                <w:rStyle w:val="CommentReference"/>
                <w:rFonts w:ascii="Segoe UI" w:eastAsia="Segoe UI" w:hAnsi="Segoe UI" w:cs="Segoe UI"/>
                <w:sz w:val="21"/>
                <w:szCs w:val="21"/>
              </w:rPr>
              <w:commentReference w:id="734"/>
            </w:r>
            <w:commentRangeEnd w:id="735"/>
            <w:r w:rsidR="00B54B8B">
              <w:rPr>
                <w:rStyle w:val="CommentReference"/>
                <w:rFonts w:ascii="Segoe UI" w:eastAsia="Segoe UI" w:hAnsi="Segoe UI" w:cs="Segoe UI"/>
                <w:sz w:val="21"/>
                <w:szCs w:val="21"/>
              </w:rPr>
              <w:commentReference w:id="735"/>
            </w:r>
          </w:p>
          <w:p w14:paraId="322F5536" w14:textId="07C9F5F6"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rPr>
                <w:rFonts w:eastAsia="BT Curve" w:cs="BT Curve"/>
              </w:rPr>
            </w:pPr>
          </w:p>
        </w:tc>
      </w:tr>
    </w:tbl>
    <w:p w14:paraId="68BBF8BF" w14:textId="06CDF483" w:rsidR="0BB9235F" w:rsidRDefault="7536EED5" w:rsidP="07AEC0B6">
      <w:pPr>
        <w:pStyle w:val="Heading3"/>
      </w:pPr>
      <w:bookmarkStart w:id="736" w:name="_Table_-_Organisation"/>
      <w:bookmarkStart w:id="737" w:name="_Toc232667944"/>
      <w:bookmarkEnd w:id="733"/>
      <w:r>
        <w:t>Organisation Hierarchy</w:t>
      </w:r>
      <w:bookmarkStart w:id="738" w:name="Bookmark3"/>
      <w:bookmarkEnd w:id="736"/>
      <w:bookmarkEnd w:id="737"/>
      <w:bookmarkEnd w:id="738"/>
    </w:p>
    <w:tbl>
      <w:tblPr>
        <w:tblStyle w:val="GridTable4-Accent4"/>
        <w:tblW w:w="0" w:type="auto"/>
        <w:tblLook w:val="04A0" w:firstRow="1" w:lastRow="0" w:firstColumn="1" w:lastColumn="0" w:noHBand="0" w:noVBand="1"/>
      </w:tblPr>
      <w:tblGrid>
        <w:gridCol w:w="1635"/>
        <w:gridCol w:w="2145"/>
        <w:gridCol w:w="2265"/>
        <w:gridCol w:w="4745"/>
      </w:tblGrid>
      <w:tr w:rsidR="07AEC0B6" w14:paraId="2F4B9824" w14:textId="77777777" w:rsidTr="139CAC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tcPr>
          <w:p w14:paraId="1582BA2B" w14:textId="77777777" w:rsidR="07AEC0B6" w:rsidRDefault="07AEC0B6">
            <w:r>
              <w:t>As a</w:t>
            </w:r>
          </w:p>
        </w:tc>
        <w:tc>
          <w:tcPr>
            <w:tcW w:w="2145" w:type="dxa"/>
          </w:tcPr>
          <w:p w14:paraId="152F2854" w14:textId="77777777" w:rsidR="07AEC0B6" w:rsidRDefault="07AEC0B6">
            <w:pPr>
              <w:cnfStyle w:val="100000000000" w:firstRow="1" w:lastRow="0" w:firstColumn="0" w:lastColumn="0" w:oddVBand="0" w:evenVBand="0" w:oddHBand="0" w:evenHBand="0" w:firstRowFirstColumn="0" w:firstRowLastColumn="0" w:lastRowFirstColumn="0" w:lastRowLastColumn="0"/>
            </w:pPr>
            <w:r>
              <w:t>I want to</w:t>
            </w:r>
          </w:p>
        </w:tc>
        <w:tc>
          <w:tcPr>
            <w:tcW w:w="2265" w:type="dxa"/>
          </w:tcPr>
          <w:p w14:paraId="4DEC144C" w14:textId="77777777" w:rsidR="07AEC0B6" w:rsidRDefault="07AEC0B6">
            <w:pPr>
              <w:cnfStyle w:val="100000000000" w:firstRow="1" w:lastRow="0" w:firstColumn="0" w:lastColumn="0" w:oddVBand="0" w:evenVBand="0" w:oddHBand="0" w:evenHBand="0" w:firstRowFirstColumn="0" w:firstRowLastColumn="0" w:lastRowFirstColumn="0" w:lastRowLastColumn="0"/>
            </w:pPr>
            <w:r>
              <w:t>So that</w:t>
            </w:r>
          </w:p>
        </w:tc>
        <w:tc>
          <w:tcPr>
            <w:tcW w:w="4745" w:type="dxa"/>
          </w:tcPr>
          <w:p w14:paraId="627B872D" w14:textId="77777777" w:rsidR="07AEC0B6" w:rsidRDefault="07AEC0B6">
            <w:pPr>
              <w:cnfStyle w:val="100000000000" w:firstRow="1" w:lastRow="0" w:firstColumn="0" w:lastColumn="0" w:oddVBand="0" w:evenVBand="0" w:oddHBand="0" w:evenHBand="0" w:firstRowFirstColumn="0" w:firstRowLastColumn="0" w:lastRowFirstColumn="0" w:lastRowLastColumn="0"/>
            </w:pPr>
            <w:r>
              <w:t>Acceptance criteria</w:t>
            </w:r>
          </w:p>
        </w:tc>
      </w:tr>
      <w:tr w:rsidR="07AEC0B6" w14:paraId="375AF28C" w14:textId="77777777" w:rsidTr="139CAC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tcPr>
          <w:p w14:paraId="1FF06A1B" w14:textId="49305728" w:rsidR="07AEC0B6" w:rsidRDefault="07AEC0B6" w:rsidP="07AEC0B6">
            <w:pPr>
              <w:rPr>
                <w:rFonts w:ascii="Segoe UI" w:eastAsia="Segoe UI" w:hAnsi="Segoe UI" w:cs="Segoe UI"/>
                <w:sz w:val="21"/>
                <w:szCs w:val="21"/>
              </w:rPr>
            </w:pPr>
            <w:r w:rsidRPr="07AEC0B6">
              <w:rPr>
                <w:rFonts w:ascii="Segoe UI" w:eastAsia="Segoe UI" w:hAnsi="Segoe UI" w:cs="Segoe UI"/>
                <w:b w:val="0"/>
                <w:bCs w:val="0"/>
                <w:sz w:val="21"/>
                <w:szCs w:val="21"/>
              </w:rPr>
              <w:t>Wholesale Partner Administrator</w:t>
            </w:r>
          </w:p>
        </w:tc>
        <w:tc>
          <w:tcPr>
            <w:tcW w:w="2145" w:type="dxa"/>
          </w:tcPr>
          <w:p w14:paraId="62DBFB9D" w14:textId="186222EE" w:rsidR="07AEC0B6" w:rsidRDefault="07AEC0B6">
            <w:pPr>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to view my organisation and its sub</w:t>
            </w:r>
            <w:r>
              <w:noBreakHyphen/>
            </w:r>
            <w:r w:rsidRPr="07AEC0B6">
              <w:rPr>
                <w:rFonts w:ascii="Segoe UI" w:eastAsia="Segoe UI" w:hAnsi="Segoe UI" w:cs="Segoe UI"/>
                <w:sz w:val="21"/>
                <w:szCs w:val="21"/>
              </w:rPr>
              <w:t xml:space="preserve">resellers  </w:t>
            </w:r>
          </w:p>
        </w:tc>
        <w:tc>
          <w:tcPr>
            <w:tcW w:w="2265" w:type="dxa"/>
          </w:tcPr>
          <w:p w14:paraId="7F46EEA8" w14:textId="5786316F"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rPr>
                <w:rFonts w:eastAsia="BT Curve" w:cs="BT Curve"/>
              </w:rPr>
            </w:pPr>
            <w:r w:rsidRPr="07AEC0B6">
              <w:rPr>
                <w:rFonts w:eastAsia="BT Curve" w:cs="BT Curve"/>
              </w:rPr>
              <w:t xml:space="preserve">I have visibility of delegated structures and access  </w:t>
            </w:r>
          </w:p>
        </w:tc>
        <w:tc>
          <w:tcPr>
            <w:tcW w:w="4745" w:type="dxa"/>
          </w:tcPr>
          <w:p w14:paraId="0FC5FC1D" w14:textId="2A6BA484" w:rsidR="07AEC0B6" w:rsidRDefault="305A1755"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The system displays the full hierarchy across all levels (partner, sub</w:t>
            </w:r>
            <w:r w:rsidR="425908DE">
              <w:noBreakHyphen/>
            </w:r>
            <w:r w:rsidRPr="139CAC64">
              <w:rPr>
                <w:rFonts w:ascii="Segoe UI" w:eastAsia="Segoe UI" w:hAnsi="Segoe UI" w:cs="Segoe UI"/>
                <w:sz w:val="21"/>
                <w:szCs w:val="21"/>
              </w:rPr>
              <w:t>resellers, downstream entities)</w:t>
            </w:r>
          </w:p>
          <w:p w14:paraId="5C3CE9CA" w14:textId="79DD1A4E" w:rsidR="07AEC0B6" w:rsidRDefault="305A1755"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Each entity shows its status (e.g. active, inactive, restricted)</w:t>
            </w:r>
          </w:p>
          <w:p w14:paraId="7B31425C" w14:textId="02C9843F" w:rsidR="07AEC0B6" w:rsidRDefault="305A1755"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Users can only view organisations within their permitted hierarchy scope</w:t>
            </w:r>
          </w:p>
          <w:p w14:paraId="5489D043" w14:textId="505F173C" w:rsidR="07AEC0B6" w:rsidRDefault="305A1755"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 xml:space="preserve">Access rights are clearly visible for each entity, including: </w:t>
            </w:r>
          </w:p>
          <w:p w14:paraId="2FF21BAE" w14:textId="6E8B8F6B" w:rsidR="07AEC0B6" w:rsidRDefault="305A1755" w:rsidP="139CAC64">
            <w:pPr>
              <w:pStyle w:val="ListParagraph"/>
              <w:numPr>
                <w:ilvl w:val="0"/>
                <w:numId w:val="13"/>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Role</w:t>
            </w:r>
          </w:p>
          <w:p w14:paraId="26B71B4F" w14:textId="1C99AE33" w:rsidR="07AEC0B6" w:rsidRDefault="305A1755" w:rsidP="139CAC64">
            <w:pPr>
              <w:pStyle w:val="ListParagraph"/>
              <w:numPr>
                <w:ilvl w:val="0"/>
                <w:numId w:val="13"/>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Product access</w:t>
            </w:r>
          </w:p>
          <w:p w14:paraId="0C80E7B6" w14:textId="7BC75064" w:rsidR="07AEC0B6" w:rsidRDefault="305A1755" w:rsidP="139CAC64">
            <w:pPr>
              <w:pStyle w:val="ListParagraph"/>
              <w:numPr>
                <w:ilvl w:val="0"/>
                <w:numId w:val="13"/>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Journey/feature permissions</w:t>
            </w:r>
          </w:p>
          <w:p w14:paraId="0EDF707B" w14:textId="27FBBF42" w:rsidR="07AEC0B6" w:rsidRDefault="305A1755"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Parent organisations can view all downstream entities</w:t>
            </w:r>
          </w:p>
          <w:p w14:paraId="7D6E258C" w14:textId="42925496" w:rsidR="07AEC0B6" w:rsidRDefault="305A1755"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Sub</w:t>
            </w:r>
            <w:r w:rsidR="425908DE">
              <w:noBreakHyphen/>
            </w:r>
            <w:r w:rsidRPr="139CAC64">
              <w:rPr>
                <w:rFonts w:ascii="Segoe UI" w:eastAsia="Segoe UI" w:hAnsi="Segoe UI" w:cs="Segoe UI"/>
                <w:sz w:val="21"/>
                <w:szCs w:val="21"/>
              </w:rPr>
              <w:t>resellers can only view their own organisation and their downstream entities</w:t>
            </w:r>
          </w:p>
        </w:tc>
      </w:tr>
      <w:tr w:rsidR="07AEC0B6" w14:paraId="5FC27555" w14:textId="77777777" w:rsidTr="139CAC64">
        <w:trPr>
          <w:trHeight w:val="300"/>
        </w:trPr>
        <w:tc>
          <w:tcPr>
            <w:cnfStyle w:val="001000000000" w:firstRow="0" w:lastRow="0" w:firstColumn="1" w:lastColumn="0" w:oddVBand="0" w:evenVBand="0" w:oddHBand="0" w:evenHBand="0" w:firstRowFirstColumn="0" w:firstRowLastColumn="0" w:lastRowFirstColumn="0" w:lastRowLastColumn="0"/>
            <w:tcW w:w="1635" w:type="dxa"/>
          </w:tcPr>
          <w:p w14:paraId="5F9F1704" w14:textId="49EC5212" w:rsidR="07AEC0B6" w:rsidRDefault="07AEC0B6" w:rsidP="07AEC0B6">
            <w:pPr>
              <w:spacing w:line="300" w:lineRule="auto"/>
              <w:rPr>
                <w:rFonts w:eastAsia="BT Curve" w:cs="BT Curve"/>
                <w:b w:val="0"/>
                <w:bCs w:val="0"/>
              </w:rPr>
            </w:pPr>
            <w:r w:rsidRPr="07AEC0B6">
              <w:rPr>
                <w:rFonts w:eastAsia="BT Curve" w:cs="BT Curve"/>
                <w:b w:val="0"/>
                <w:bCs w:val="0"/>
              </w:rPr>
              <w:t>Compliance or Platform Owner</w:t>
            </w:r>
          </w:p>
        </w:tc>
        <w:tc>
          <w:tcPr>
            <w:tcW w:w="2145" w:type="dxa"/>
          </w:tcPr>
          <w:p w14:paraId="7B08C7E1" w14:textId="7B81E1B0"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rPr>
                <w:rFonts w:eastAsia="BT Curve" w:cs="BT Curve"/>
                <w:sz w:val="20"/>
                <w:szCs w:val="20"/>
              </w:rPr>
            </w:pPr>
            <w:r w:rsidRPr="07AEC0B6">
              <w:rPr>
                <w:rFonts w:eastAsia="BT Curve" w:cs="BT Curve"/>
                <w:sz w:val="20"/>
                <w:szCs w:val="20"/>
              </w:rPr>
              <w:t>all organisation and sub</w:t>
            </w:r>
            <w:r>
              <w:noBreakHyphen/>
            </w:r>
            <w:r w:rsidRPr="07AEC0B6">
              <w:rPr>
                <w:rFonts w:eastAsia="BT Curve" w:cs="BT Curve"/>
                <w:sz w:val="20"/>
                <w:szCs w:val="20"/>
              </w:rPr>
              <w:t>reseller access changes to be auditable</w:t>
            </w:r>
          </w:p>
        </w:tc>
        <w:tc>
          <w:tcPr>
            <w:tcW w:w="2265" w:type="dxa"/>
          </w:tcPr>
          <w:p w14:paraId="2D202A88" w14:textId="0B9F2766"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rPr>
                <w:rFonts w:eastAsia="BT Curve" w:cs="BT Curve"/>
              </w:rPr>
            </w:pPr>
            <w:r w:rsidRPr="07AEC0B6">
              <w:rPr>
                <w:rFonts w:eastAsia="BT Curve" w:cs="BT Curve"/>
              </w:rPr>
              <w:t>governance and compliance requirements are met</w:t>
            </w:r>
          </w:p>
        </w:tc>
        <w:tc>
          <w:tcPr>
            <w:tcW w:w="4745" w:type="dxa"/>
          </w:tcPr>
          <w:p w14:paraId="3217C939" w14:textId="1CE3F796" w:rsidR="07AEC0B6" w:rsidRDefault="17FD9E74" w:rsidP="139CAC64">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All changes to organisational structure and access are logged</w:t>
            </w:r>
          </w:p>
          <w:p w14:paraId="29EC2410" w14:textId="2E6116C2" w:rsidR="07AEC0B6" w:rsidRDefault="17FD9E74" w:rsidP="139CAC64">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 xml:space="preserve">Audit records capture: </w:t>
            </w:r>
          </w:p>
          <w:p w14:paraId="4E55D164" w14:textId="26ACECB2" w:rsidR="07AEC0B6" w:rsidRDefault="17FD9E74" w:rsidP="139CAC64">
            <w:pPr>
              <w:pStyle w:val="ListParagraph"/>
              <w:numPr>
                <w:ilvl w:val="0"/>
                <w:numId w:val="12"/>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Who made the change</w:t>
            </w:r>
          </w:p>
          <w:p w14:paraId="46FF08A0" w14:textId="255A4178" w:rsidR="07AEC0B6" w:rsidRDefault="17FD9E74" w:rsidP="139CAC64">
            <w:pPr>
              <w:pStyle w:val="ListParagraph"/>
              <w:numPr>
                <w:ilvl w:val="0"/>
                <w:numId w:val="12"/>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What was changed (including previous and new values)</w:t>
            </w:r>
          </w:p>
          <w:p w14:paraId="26195B29" w14:textId="61BD527F" w:rsidR="07AEC0B6" w:rsidRDefault="17FD9E74" w:rsidP="139CAC64">
            <w:pPr>
              <w:pStyle w:val="ListParagraph"/>
              <w:numPr>
                <w:ilvl w:val="0"/>
                <w:numId w:val="12"/>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When the change was made (timestamp with timezone)</w:t>
            </w:r>
          </w:p>
          <w:p w14:paraId="548BD62F" w14:textId="13369122" w:rsidR="07AEC0B6" w:rsidRDefault="17FD9E74" w:rsidP="139CAC64">
            <w:pPr>
              <w:pStyle w:val="ListParagraph"/>
              <w:numPr>
                <w:ilvl w:val="0"/>
                <w:numId w:val="12"/>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Outcome of the change (success or failure)</w:t>
            </w:r>
          </w:p>
          <w:p w14:paraId="41C7C4B6" w14:textId="0260CFDC" w:rsidR="07AEC0B6" w:rsidRDefault="17FD9E74" w:rsidP="139CAC64">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Audit records are immutable and cannot be altered</w:t>
            </w:r>
          </w:p>
          <w:p w14:paraId="717F53AC" w14:textId="0CBB7685" w:rsidR="07AEC0B6" w:rsidRDefault="17FD9E74" w:rsidP="139CAC64">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Audit records are searchable and filterable</w:t>
            </w:r>
          </w:p>
          <w:p w14:paraId="48DBE4D4" w14:textId="25D51A42" w:rsidR="07AEC0B6" w:rsidRDefault="17FD9E74" w:rsidP="139CAC64">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Audit records are accessible only to authorised roles</w:t>
            </w:r>
          </w:p>
          <w:p w14:paraId="7D803668" w14:textId="260986C4"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rPr>
                <w:rFonts w:eastAsia="BT Curve" w:cs="BT Curve"/>
              </w:rPr>
            </w:pPr>
          </w:p>
        </w:tc>
      </w:tr>
    </w:tbl>
    <w:p w14:paraId="720D62BB" w14:textId="0D982956" w:rsidR="07AEC0B6" w:rsidRDefault="07AEC0B6" w:rsidP="07AEC0B6">
      <w:pPr>
        <w:spacing w:after="0" w:line="300" w:lineRule="auto"/>
      </w:pPr>
    </w:p>
    <w:p w14:paraId="484F9A81" w14:textId="742618EF" w:rsidR="0BB9235F" w:rsidRDefault="7536EED5" w:rsidP="07AEC0B6">
      <w:pPr>
        <w:pStyle w:val="Heading3"/>
      </w:pPr>
      <w:bookmarkStart w:id="739" w:name="_User_Onboarding_(Self-Serve)"/>
      <w:bookmarkStart w:id="740" w:name="_Toc232667945"/>
      <w:r>
        <w:t>User Onboarding (Self-</w:t>
      </w:r>
      <w:bookmarkStart w:id="741" w:name="Bookmark4"/>
      <w:r>
        <w:t>Serve</w:t>
      </w:r>
      <w:bookmarkEnd w:id="741"/>
      <w:r>
        <w:t>)</w:t>
      </w:r>
      <w:bookmarkEnd w:id="739"/>
      <w:bookmarkEnd w:id="740"/>
    </w:p>
    <w:tbl>
      <w:tblPr>
        <w:tblStyle w:val="GridTable4-Accent4"/>
        <w:tblW w:w="0" w:type="auto"/>
        <w:tblLook w:val="04A0" w:firstRow="1" w:lastRow="0" w:firstColumn="1" w:lastColumn="0" w:noHBand="0" w:noVBand="1"/>
      </w:tblPr>
      <w:tblGrid>
        <w:gridCol w:w="1665"/>
        <w:gridCol w:w="2085"/>
        <w:gridCol w:w="2236"/>
        <w:gridCol w:w="4661"/>
      </w:tblGrid>
      <w:tr w:rsidR="07AEC0B6" w14:paraId="48E32E9E" w14:textId="77777777" w:rsidTr="139CAC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Pr>
          <w:p w14:paraId="3523D368" w14:textId="77777777" w:rsidR="07AEC0B6" w:rsidRDefault="07AEC0B6">
            <w:r>
              <w:t>As a</w:t>
            </w:r>
          </w:p>
        </w:tc>
        <w:tc>
          <w:tcPr>
            <w:tcW w:w="2085" w:type="dxa"/>
          </w:tcPr>
          <w:p w14:paraId="21F50458" w14:textId="77777777" w:rsidR="07AEC0B6" w:rsidRDefault="07AEC0B6">
            <w:pPr>
              <w:cnfStyle w:val="100000000000" w:firstRow="1" w:lastRow="0" w:firstColumn="0" w:lastColumn="0" w:oddVBand="0" w:evenVBand="0" w:oddHBand="0" w:evenHBand="0" w:firstRowFirstColumn="0" w:firstRowLastColumn="0" w:lastRowFirstColumn="0" w:lastRowLastColumn="0"/>
            </w:pPr>
            <w:r>
              <w:t>I want to</w:t>
            </w:r>
          </w:p>
        </w:tc>
        <w:tc>
          <w:tcPr>
            <w:tcW w:w="2236" w:type="dxa"/>
          </w:tcPr>
          <w:p w14:paraId="74268879" w14:textId="77777777" w:rsidR="07AEC0B6" w:rsidRDefault="07AEC0B6">
            <w:pPr>
              <w:cnfStyle w:val="100000000000" w:firstRow="1" w:lastRow="0" w:firstColumn="0" w:lastColumn="0" w:oddVBand="0" w:evenVBand="0" w:oddHBand="0" w:evenHBand="0" w:firstRowFirstColumn="0" w:firstRowLastColumn="0" w:lastRowFirstColumn="0" w:lastRowLastColumn="0"/>
            </w:pPr>
            <w:r>
              <w:t>So that</w:t>
            </w:r>
          </w:p>
        </w:tc>
        <w:tc>
          <w:tcPr>
            <w:tcW w:w="4661" w:type="dxa"/>
          </w:tcPr>
          <w:p w14:paraId="3B627BBC" w14:textId="77777777" w:rsidR="07AEC0B6" w:rsidRDefault="07AEC0B6">
            <w:pPr>
              <w:cnfStyle w:val="100000000000" w:firstRow="1" w:lastRow="0" w:firstColumn="0" w:lastColumn="0" w:oddVBand="0" w:evenVBand="0" w:oddHBand="0" w:evenHBand="0" w:firstRowFirstColumn="0" w:firstRowLastColumn="0" w:lastRowFirstColumn="0" w:lastRowLastColumn="0"/>
            </w:pPr>
            <w:r>
              <w:t>Acceptance criteria</w:t>
            </w:r>
          </w:p>
        </w:tc>
      </w:tr>
      <w:tr w:rsidR="07AEC0B6" w14:paraId="4C8640E9" w14:textId="77777777" w:rsidTr="139CAC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Pr>
          <w:p w14:paraId="1701FBC9" w14:textId="49305728" w:rsidR="07AEC0B6" w:rsidRDefault="07AEC0B6" w:rsidP="07AEC0B6">
            <w:pPr>
              <w:rPr>
                <w:rFonts w:ascii="Segoe UI" w:eastAsia="Segoe UI" w:hAnsi="Segoe UI" w:cs="Segoe UI"/>
                <w:sz w:val="21"/>
                <w:szCs w:val="21"/>
              </w:rPr>
            </w:pPr>
            <w:r w:rsidRPr="07AEC0B6">
              <w:rPr>
                <w:rFonts w:ascii="Segoe UI" w:eastAsia="Segoe UI" w:hAnsi="Segoe UI" w:cs="Segoe UI"/>
                <w:b w:val="0"/>
                <w:bCs w:val="0"/>
                <w:sz w:val="21"/>
                <w:szCs w:val="21"/>
              </w:rPr>
              <w:t>Wholesale Partner Administrator</w:t>
            </w:r>
          </w:p>
        </w:tc>
        <w:tc>
          <w:tcPr>
            <w:tcW w:w="2085" w:type="dxa"/>
          </w:tcPr>
          <w:p w14:paraId="67BE97EF" w14:textId="4FCC110B" w:rsidR="07AEC0B6" w:rsidRDefault="07AEC0B6" w:rsidP="07AEC0B6">
            <w:pPr>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7AEC0B6">
              <w:rPr>
                <w:rFonts w:ascii="Segoe UI" w:eastAsia="Segoe UI" w:hAnsi="Segoe UI" w:cs="Segoe UI"/>
                <w:sz w:val="21"/>
                <w:szCs w:val="21"/>
              </w:rPr>
              <w:t>manage users in my organisation</w:t>
            </w:r>
          </w:p>
        </w:tc>
        <w:tc>
          <w:tcPr>
            <w:tcW w:w="2236" w:type="dxa"/>
          </w:tcPr>
          <w:p w14:paraId="221CD894" w14:textId="1547D9B6" w:rsidR="07AEC0B6" w:rsidRDefault="07AEC0B6" w:rsidP="07AEC0B6">
            <w:pPr>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7AEC0B6">
              <w:rPr>
                <w:rFonts w:ascii="Segoe UI" w:eastAsia="Segoe UI" w:hAnsi="Segoe UI" w:cs="Segoe UI"/>
                <w:sz w:val="21"/>
                <w:szCs w:val="21"/>
              </w:rPr>
              <w:t>my team has the right access without relying on BT service desks</w:t>
            </w:r>
          </w:p>
        </w:tc>
        <w:tc>
          <w:tcPr>
            <w:tcW w:w="4661" w:type="dxa"/>
          </w:tcPr>
          <w:p w14:paraId="5A82BF5A" w14:textId="09EEDEB5" w:rsidR="07AEC0B6" w:rsidRDefault="68D949CE"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Admin can create users by sending an invitation email with a registration link</w:t>
            </w:r>
          </w:p>
          <w:p w14:paraId="7149C8EC" w14:textId="30718A12" w:rsidR="07AEC0B6" w:rsidRDefault="68D949CE"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Invitations have expiry and can be resent if required</w:t>
            </w:r>
          </w:p>
          <w:p w14:paraId="6AD935F9" w14:textId="76BB37B1" w:rsidR="07AEC0B6" w:rsidRDefault="68D949CE"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Users authenticate using the standard identity model (SSO)</w:t>
            </w:r>
          </w:p>
          <w:p w14:paraId="2E9C869C" w14:textId="4B7B64EF" w:rsidR="07AEC0B6" w:rsidRDefault="68D949CE"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If a user already exists, access is linked instead of creating a duplicate identity</w:t>
            </w:r>
          </w:p>
          <w:p w14:paraId="67BDE759" w14:textId="1925377D" w:rsidR="07AEC0B6" w:rsidRDefault="68D949CE"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Roles and permissions determine access to:</w:t>
            </w:r>
          </w:p>
          <w:p w14:paraId="48F76A67" w14:textId="11343F4B" w:rsidR="07AEC0B6" w:rsidRDefault="68D949CE" w:rsidP="139CAC64">
            <w:pPr>
              <w:pStyle w:val="ListParagraph"/>
              <w:numPr>
                <w:ilvl w:val="0"/>
                <w:numId w:val="1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Portal features</w:t>
            </w:r>
          </w:p>
          <w:p w14:paraId="7E24E223" w14:textId="10C06D58" w:rsidR="07AEC0B6" w:rsidRDefault="68D949CE" w:rsidP="139CAC64">
            <w:pPr>
              <w:pStyle w:val="ListParagraph"/>
              <w:numPr>
                <w:ilvl w:val="0"/>
                <w:numId w:val="1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APIs</w:t>
            </w:r>
          </w:p>
          <w:p w14:paraId="179267CB" w14:textId="45EF36BE" w:rsidR="07AEC0B6" w:rsidRDefault="68D949CE" w:rsidP="139CAC64">
            <w:pPr>
              <w:pStyle w:val="ListParagraph"/>
              <w:numPr>
                <w:ilvl w:val="0"/>
                <w:numId w:val="1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Products and journeys</w:t>
            </w:r>
          </w:p>
          <w:p w14:paraId="2E7F26BA" w14:textId="5B555913" w:rsidR="07AEC0B6" w:rsidRDefault="68D949CE"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Access is enabled across portal and APIs via SSO</w:t>
            </w:r>
          </w:p>
          <w:p w14:paraId="4C71D9B8" w14:textId="6AC58175" w:rsidR="07AEC0B6" w:rsidRDefault="68D949CE"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Admin can view all users and their assigned roles within the organisation</w:t>
            </w:r>
          </w:p>
        </w:tc>
      </w:tr>
      <w:tr w:rsidR="07AEC0B6" w14:paraId="444286D7" w14:textId="77777777" w:rsidTr="139CAC64">
        <w:trPr>
          <w:trHeight w:val="300"/>
        </w:trPr>
        <w:tc>
          <w:tcPr>
            <w:cnfStyle w:val="001000000000" w:firstRow="0" w:lastRow="0" w:firstColumn="1" w:lastColumn="0" w:oddVBand="0" w:evenVBand="0" w:oddHBand="0" w:evenHBand="0" w:firstRowFirstColumn="0" w:firstRowLastColumn="0" w:lastRowFirstColumn="0" w:lastRowLastColumn="0"/>
            <w:tcW w:w="1665" w:type="dxa"/>
          </w:tcPr>
          <w:p w14:paraId="3476912E" w14:textId="63E9FE90" w:rsidR="07AEC0B6" w:rsidRDefault="07AEC0B6" w:rsidP="07AEC0B6">
            <w:pPr>
              <w:rPr>
                <w:rFonts w:ascii="Segoe UI" w:eastAsia="Segoe UI" w:hAnsi="Segoe UI" w:cs="Segoe UI"/>
                <w:sz w:val="21"/>
                <w:szCs w:val="21"/>
              </w:rPr>
            </w:pPr>
            <w:r w:rsidRPr="07AEC0B6">
              <w:rPr>
                <w:rFonts w:ascii="Segoe UI" w:eastAsia="Segoe UI" w:hAnsi="Segoe UI" w:cs="Segoe UI"/>
                <w:b w:val="0"/>
                <w:bCs w:val="0"/>
                <w:sz w:val="21"/>
                <w:szCs w:val="21"/>
              </w:rPr>
              <w:t>Wholesale Partner Administrator</w:t>
            </w:r>
          </w:p>
        </w:tc>
        <w:tc>
          <w:tcPr>
            <w:tcW w:w="2085" w:type="dxa"/>
          </w:tcPr>
          <w:p w14:paraId="12738F72" w14:textId="1F33E5C8" w:rsidR="07AEC0B6" w:rsidRDefault="07AEC0B6" w:rsidP="07AEC0B6">
            <w:pP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7AEC0B6">
              <w:rPr>
                <w:rFonts w:ascii="Segoe UI" w:eastAsia="Segoe UI" w:hAnsi="Segoe UI" w:cs="Segoe UI"/>
                <w:sz w:val="21"/>
                <w:szCs w:val="21"/>
              </w:rPr>
              <w:t>update or revoke user access</w:t>
            </w:r>
          </w:p>
        </w:tc>
        <w:tc>
          <w:tcPr>
            <w:tcW w:w="2236" w:type="dxa"/>
          </w:tcPr>
          <w:p w14:paraId="1EF9967A" w14:textId="23F84C1F" w:rsidR="07AEC0B6" w:rsidRDefault="07AEC0B6" w:rsidP="07AEC0B6">
            <w:pP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7AEC0B6">
              <w:rPr>
                <w:rFonts w:ascii="Segoe UI" w:eastAsia="Segoe UI" w:hAnsi="Segoe UI" w:cs="Segoe UI"/>
                <w:sz w:val="21"/>
                <w:szCs w:val="21"/>
              </w:rPr>
              <w:t>access remains accurate as responsibilities change.</w:t>
            </w:r>
          </w:p>
        </w:tc>
        <w:tc>
          <w:tcPr>
            <w:tcW w:w="4661" w:type="dxa"/>
          </w:tcPr>
          <w:p w14:paraId="6621841E" w14:textId="50CCB845" w:rsidR="07AEC0B6" w:rsidRDefault="2D3BA98A" w:rsidP="139CAC64">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Admin can update roles and permissions</w:t>
            </w:r>
          </w:p>
          <w:p w14:paraId="0046E28F" w14:textId="0E45BB91" w:rsidR="07AEC0B6" w:rsidRDefault="2D3BA98A" w:rsidP="139CAC64">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Changes take effect immediately or near real-time</w:t>
            </w:r>
          </w:p>
          <w:p w14:paraId="515FEF85" w14:textId="7336C4E9" w:rsidR="07AEC0B6" w:rsidRDefault="2D3BA98A" w:rsidP="139CAC64">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No re-registration is required for role changes</w:t>
            </w:r>
          </w:p>
          <w:p w14:paraId="15627261" w14:textId="37AA3524" w:rsidR="07AEC0B6" w:rsidRDefault="2D3BA98A" w:rsidP="139CAC64">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Admin can:</w:t>
            </w:r>
          </w:p>
          <w:p w14:paraId="10EE8FA0" w14:textId="39F9385D" w:rsidR="07AEC0B6" w:rsidRDefault="2D3BA98A" w:rsidP="139CAC64">
            <w:pPr>
              <w:pStyle w:val="ListParagraph"/>
              <w:numPr>
                <w:ilvl w:val="0"/>
                <w:numId w:val="21"/>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Force password reset</w:t>
            </w:r>
          </w:p>
          <w:p w14:paraId="3D6F25CB" w14:textId="0B59BCD4" w:rsidR="07AEC0B6" w:rsidRDefault="2D3BA98A" w:rsidP="139CAC64">
            <w:pPr>
              <w:pStyle w:val="ListParagraph"/>
              <w:numPr>
                <w:ilvl w:val="0"/>
                <w:numId w:val="21"/>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Disable user access</w:t>
            </w:r>
          </w:p>
          <w:p w14:paraId="3A028BBA" w14:textId="075297FF" w:rsidR="07AEC0B6" w:rsidRDefault="2D3BA98A" w:rsidP="139CAC64">
            <w:pPr>
              <w:pStyle w:val="ListParagraph"/>
              <w:numPr>
                <w:ilvl w:val="0"/>
                <w:numId w:val="21"/>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Remove user access</w:t>
            </w:r>
          </w:p>
          <w:p w14:paraId="3B4A6A1C" w14:textId="6C0E3A0C" w:rsidR="07AEC0B6" w:rsidRDefault="2D3BA98A" w:rsidP="139CAC64">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When access is revoked:</w:t>
            </w:r>
          </w:p>
          <w:p w14:paraId="7D929832" w14:textId="65315598" w:rsidR="07AEC0B6" w:rsidRDefault="2D3BA98A" w:rsidP="139CAC64">
            <w:pPr>
              <w:pStyle w:val="ListParagraph"/>
              <w:numPr>
                <w:ilvl w:val="0"/>
                <w:numId w:val="20"/>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Active sessions are terminated</w:t>
            </w:r>
          </w:p>
          <w:p w14:paraId="5E04D49F" w14:textId="4F5E5057" w:rsidR="07AEC0B6" w:rsidRDefault="2D3BA98A" w:rsidP="139CAC64">
            <w:pPr>
              <w:pStyle w:val="ListParagraph"/>
              <w:numPr>
                <w:ilvl w:val="0"/>
                <w:numId w:val="20"/>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API access is revoked</w:t>
            </w:r>
          </w:p>
          <w:p w14:paraId="518B5283" w14:textId="1F01D6AD" w:rsidR="07AEC0B6" w:rsidRDefault="2D3BA98A" w:rsidP="139CAC64">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All changes are audit-logged, including:</w:t>
            </w:r>
          </w:p>
          <w:p w14:paraId="3EB39E02" w14:textId="0187E0DE" w:rsidR="07AEC0B6" w:rsidRDefault="2D3BA98A" w:rsidP="139CAC64">
            <w:pPr>
              <w:pStyle w:val="ListParagraph"/>
              <w:numPr>
                <w:ilvl w:val="0"/>
                <w:numId w:val="19"/>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Who made the change</w:t>
            </w:r>
          </w:p>
          <w:p w14:paraId="6814FF33" w14:textId="7882BD27" w:rsidR="07AEC0B6" w:rsidRDefault="2D3BA98A" w:rsidP="139CAC64">
            <w:pPr>
              <w:pStyle w:val="ListParagraph"/>
              <w:numPr>
                <w:ilvl w:val="0"/>
                <w:numId w:val="19"/>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What changed</w:t>
            </w:r>
          </w:p>
          <w:p w14:paraId="075CE324" w14:textId="6D97AC41" w:rsidR="07AEC0B6" w:rsidRDefault="2D3BA98A" w:rsidP="139CAC64">
            <w:pPr>
              <w:pStyle w:val="ListParagraph"/>
              <w:numPr>
                <w:ilvl w:val="0"/>
                <w:numId w:val="19"/>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When it changed</w:t>
            </w:r>
          </w:p>
        </w:tc>
      </w:tr>
      <w:tr w:rsidR="07AEC0B6" w14:paraId="208DBCDB" w14:textId="77777777" w:rsidTr="139CAC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Pr>
          <w:p w14:paraId="3F1F98FF" w14:textId="667C3D70" w:rsidR="07AEC0B6" w:rsidRDefault="07AEC0B6">
            <w:r w:rsidRPr="07AEC0B6">
              <w:rPr>
                <w:rFonts w:ascii="Segoe UI" w:eastAsia="Segoe UI" w:hAnsi="Segoe UI" w:cs="Segoe UI"/>
                <w:b w:val="0"/>
                <w:bCs w:val="0"/>
                <w:sz w:val="21"/>
                <w:szCs w:val="21"/>
              </w:rPr>
              <w:t>Sub</w:t>
            </w:r>
            <w:r>
              <w:noBreakHyphen/>
            </w:r>
            <w:r w:rsidRPr="07AEC0B6">
              <w:rPr>
                <w:rFonts w:ascii="Segoe UI" w:eastAsia="Segoe UI" w:hAnsi="Segoe UI" w:cs="Segoe UI"/>
                <w:b w:val="0"/>
                <w:bCs w:val="0"/>
                <w:sz w:val="21"/>
                <w:szCs w:val="21"/>
              </w:rPr>
              <w:t>Reseller Organisation Administrator</w:t>
            </w:r>
          </w:p>
        </w:tc>
        <w:tc>
          <w:tcPr>
            <w:tcW w:w="2085" w:type="dxa"/>
          </w:tcPr>
          <w:p w14:paraId="6075DD56" w14:textId="4DE18CDC" w:rsidR="07AEC0B6" w:rsidRDefault="07AEC0B6">
            <w:pPr>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manage my users and access</w:t>
            </w:r>
          </w:p>
        </w:tc>
        <w:tc>
          <w:tcPr>
            <w:tcW w:w="2236" w:type="dxa"/>
          </w:tcPr>
          <w:p w14:paraId="6AB1EAF2" w14:textId="399B4CEB" w:rsidR="07AEC0B6" w:rsidRDefault="07AEC0B6" w:rsidP="146C44B7">
            <w:pPr>
              <w:cnfStyle w:val="000000100000" w:firstRow="0" w:lastRow="0" w:firstColumn="0" w:lastColumn="0" w:oddVBand="0" w:evenVBand="0" w:oddHBand="1" w:evenHBand="0" w:firstRowFirstColumn="0" w:firstRowLastColumn="0" w:lastRowFirstColumn="0" w:lastRowLastColumn="0"/>
            </w:pPr>
            <w:r w:rsidRPr="139CAC64">
              <w:rPr>
                <w:rFonts w:ascii="Segoe UI" w:eastAsia="Segoe UI" w:hAnsi="Segoe UI" w:cs="Segoe UI"/>
                <w:sz w:val="21"/>
                <w:szCs w:val="21"/>
              </w:rPr>
              <w:t>I can operate independently without BT involvement</w:t>
            </w:r>
          </w:p>
        </w:tc>
        <w:tc>
          <w:tcPr>
            <w:tcW w:w="4661" w:type="dxa"/>
          </w:tcPr>
          <w:p w14:paraId="4F3F63C4" w14:textId="371803FB" w:rsidR="5A666C6F" w:rsidRDefault="5A666C6F"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Sub</w:t>
            </w:r>
            <w:r>
              <w:noBreakHyphen/>
            </w:r>
            <w:r w:rsidRPr="139CAC64">
              <w:rPr>
                <w:rFonts w:ascii="Segoe UI" w:eastAsia="Segoe UI" w:hAnsi="Segoe UI" w:cs="Segoe UI"/>
                <w:sz w:val="21"/>
                <w:szCs w:val="21"/>
              </w:rPr>
              <w:t>reseller admin can:</w:t>
            </w:r>
          </w:p>
          <w:p w14:paraId="6F176BD4" w14:textId="465AB5F8" w:rsidR="5A666C6F" w:rsidRDefault="5A666C6F" w:rsidP="139CAC64">
            <w:pPr>
              <w:pStyle w:val="ListParagraph"/>
              <w:numPr>
                <w:ilvl w:val="0"/>
                <w:numId w:val="18"/>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Create and manage users within their organisation</w:t>
            </w:r>
          </w:p>
          <w:p w14:paraId="5D938B1F" w14:textId="3ACF2F7E" w:rsidR="5A666C6F" w:rsidRDefault="5A666C6F" w:rsidP="139CAC64">
            <w:pPr>
              <w:pStyle w:val="ListParagraph"/>
              <w:numPr>
                <w:ilvl w:val="0"/>
                <w:numId w:val="18"/>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Assign roles and permissions within their allowed scope</w:t>
            </w:r>
          </w:p>
          <w:p w14:paraId="3315C6E5" w14:textId="5CCCDDEC" w:rsidR="5A666C6F" w:rsidRDefault="5A666C6F"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Access is limited to:</w:t>
            </w:r>
          </w:p>
          <w:p w14:paraId="2C3FE822" w14:textId="4BE04230" w:rsidR="5A666C6F" w:rsidRDefault="5A666C6F" w:rsidP="139CAC64">
            <w:pPr>
              <w:pStyle w:val="ListParagraph"/>
              <w:numPr>
                <w:ilvl w:val="0"/>
                <w:numId w:val="17"/>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Sub</w:t>
            </w:r>
            <w:r>
              <w:noBreakHyphen/>
            </w:r>
            <w:r w:rsidRPr="139CAC64">
              <w:rPr>
                <w:rFonts w:ascii="Segoe UI" w:eastAsia="Segoe UI" w:hAnsi="Segoe UI" w:cs="Segoe UI"/>
                <w:sz w:val="21"/>
                <w:szCs w:val="21"/>
              </w:rPr>
              <w:t>reseller organisation</w:t>
            </w:r>
          </w:p>
          <w:p w14:paraId="30C2DDBC" w14:textId="7F6B5C64" w:rsidR="5A666C6F" w:rsidRDefault="5A666C6F" w:rsidP="139CAC64">
            <w:pPr>
              <w:pStyle w:val="ListParagraph"/>
              <w:numPr>
                <w:ilvl w:val="0"/>
                <w:numId w:val="17"/>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Its downstream entities</w:t>
            </w:r>
          </w:p>
          <w:p w14:paraId="4D9D97B5" w14:textId="3052B8A2" w:rsidR="5A666C6F" w:rsidRDefault="5A666C6F"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Users can only access:</w:t>
            </w:r>
          </w:p>
          <w:p w14:paraId="0275BDD7" w14:textId="09F190D8" w:rsidR="5A666C6F" w:rsidRDefault="5A666C6F" w:rsidP="139CAC64">
            <w:pPr>
              <w:pStyle w:val="ListParagraph"/>
              <w:numPr>
                <w:ilvl w:val="0"/>
                <w:numId w:val="16"/>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Products and journeys enabled for the sub</w:t>
            </w:r>
            <w:r>
              <w:noBreakHyphen/>
            </w:r>
            <w:r w:rsidRPr="139CAC64">
              <w:rPr>
                <w:rFonts w:ascii="Segoe UI" w:eastAsia="Segoe UI" w:hAnsi="Segoe UI" w:cs="Segoe UI"/>
                <w:sz w:val="21"/>
                <w:szCs w:val="21"/>
              </w:rPr>
              <w:t>reseller</w:t>
            </w:r>
          </w:p>
          <w:p w14:paraId="34C4C5D9" w14:textId="62E38444" w:rsidR="5A666C6F" w:rsidRDefault="5A666C6F"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Sub</w:t>
            </w:r>
            <w:r>
              <w:noBreakHyphen/>
            </w:r>
            <w:r w:rsidRPr="117BB036">
              <w:rPr>
                <w:rFonts w:ascii="Segoe UI" w:eastAsia="Segoe UI" w:hAnsi="Segoe UI" w:cs="Segoe UI"/>
                <w:sz w:val="21"/>
                <w:szCs w:val="21"/>
              </w:rPr>
              <w:t>reseller access:</w:t>
            </w:r>
          </w:p>
          <w:p w14:paraId="75779E6C" w14:textId="0F16F9CA" w:rsidR="5A666C6F" w:rsidRDefault="5A666C6F" w:rsidP="139CAC64">
            <w:pPr>
              <w:pStyle w:val="ListParagraph"/>
              <w:numPr>
                <w:ilvl w:val="0"/>
                <w:numId w:val="15"/>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Cannot exceed reseller-defined constraints</w:t>
            </w:r>
          </w:p>
          <w:p w14:paraId="193BB13F" w14:textId="22C3D88F" w:rsidR="5A666C6F" w:rsidRDefault="5A666C6F" w:rsidP="139CAC64">
            <w:pPr>
              <w:pStyle w:val="ListParagraph"/>
              <w:numPr>
                <w:ilvl w:val="0"/>
                <w:numId w:val="15"/>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Is enforced across portal and APIs</w:t>
            </w:r>
          </w:p>
          <w:p w14:paraId="6055AE3D" w14:textId="27C99CA5" w:rsidR="5A666C6F" w:rsidRDefault="5A666C6F"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All access changes are audit-logged</w:t>
            </w:r>
          </w:p>
          <w:p w14:paraId="60B3B242" w14:textId="5208887A" w:rsidR="07AEC0B6" w:rsidRDefault="07AEC0B6" w:rsidP="07AEC0B6">
            <w:pPr>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r>
    </w:tbl>
    <w:p w14:paraId="32F7A177" w14:textId="106E92CA" w:rsidR="07AEC0B6" w:rsidRDefault="07AEC0B6" w:rsidP="07AEC0B6">
      <w:pPr>
        <w:spacing w:after="0" w:line="300" w:lineRule="auto"/>
        <w:rPr>
          <w:rFonts w:ascii="Segoe UI" w:eastAsia="Segoe UI" w:hAnsi="Segoe UI" w:cs="Segoe UI"/>
          <w:sz w:val="21"/>
          <w:szCs w:val="21"/>
        </w:rPr>
      </w:pPr>
    </w:p>
    <w:p w14:paraId="1DA0E701" w14:textId="0D2A9095" w:rsidR="0BB9235F" w:rsidRDefault="7536EED5" w:rsidP="117BB036">
      <w:pPr>
        <w:pStyle w:val="ListParagraph"/>
        <w:numPr>
          <w:ilvl w:val="0"/>
          <w:numId w:val="51"/>
        </w:numPr>
        <w:rPr>
          <w:rStyle w:val="Heading3Char"/>
        </w:rPr>
      </w:pPr>
      <w:r w:rsidRPr="117BB036">
        <w:rPr>
          <w:rFonts w:asciiTheme="majorHAnsi" w:eastAsiaTheme="majorEastAsia" w:hAnsiTheme="majorHAnsi" w:cstheme="majorBidi"/>
          <w:b/>
          <w:bCs/>
          <w:color w:val="4F80BD"/>
        </w:rPr>
        <w:t>P</w:t>
      </w:r>
      <w:r w:rsidRPr="117BB036">
        <w:rPr>
          <w:rStyle w:val="Heading3Char"/>
        </w:rPr>
        <w:t xml:space="preserve">roduct </w:t>
      </w:r>
      <w:bookmarkStart w:id="742" w:name="Bookmark5"/>
      <w:r w:rsidR="25E03EAF" w:rsidRPr="0EDD6D37">
        <w:rPr>
          <w:rStyle w:val="Heading3Char"/>
        </w:rPr>
        <w:t>Enablement</w:t>
      </w:r>
      <w:bookmarkEnd w:id="742"/>
      <w:r w:rsidRPr="117BB036">
        <w:rPr>
          <w:rStyle w:val="Heading3Char"/>
        </w:rPr>
        <w:t xml:space="preserve"> (Who would do this? BT admin or CP Admin after onboarding?</w:t>
      </w:r>
    </w:p>
    <w:tbl>
      <w:tblPr>
        <w:tblStyle w:val="GridTable4-Accent4"/>
        <w:tblW w:w="0" w:type="auto"/>
        <w:tblLook w:val="04A0" w:firstRow="1" w:lastRow="0" w:firstColumn="1" w:lastColumn="0" w:noHBand="0" w:noVBand="1"/>
      </w:tblPr>
      <w:tblGrid>
        <w:gridCol w:w="1665"/>
        <w:gridCol w:w="2085"/>
        <w:gridCol w:w="2236"/>
        <w:gridCol w:w="4661"/>
      </w:tblGrid>
      <w:tr w:rsidR="07AEC0B6" w14:paraId="40A614B2" w14:textId="77777777" w:rsidTr="442C2B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Pr>
          <w:p w14:paraId="13C32ADD" w14:textId="77777777" w:rsidR="07AEC0B6" w:rsidRDefault="07AEC0B6">
            <w:commentRangeStart w:id="743"/>
            <w:commentRangeStart w:id="744"/>
            <w:r>
              <w:t>As a</w:t>
            </w:r>
          </w:p>
        </w:tc>
        <w:tc>
          <w:tcPr>
            <w:tcW w:w="2085" w:type="dxa"/>
          </w:tcPr>
          <w:p w14:paraId="32B0B328" w14:textId="77777777" w:rsidR="07AEC0B6" w:rsidRDefault="07AEC0B6">
            <w:pPr>
              <w:cnfStyle w:val="100000000000" w:firstRow="1" w:lastRow="0" w:firstColumn="0" w:lastColumn="0" w:oddVBand="0" w:evenVBand="0" w:oddHBand="0" w:evenHBand="0" w:firstRowFirstColumn="0" w:firstRowLastColumn="0" w:lastRowFirstColumn="0" w:lastRowLastColumn="0"/>
            </w:pPr>
            <w:r>
              <w:t>I want to</w:t>
            </w:r>
          </w:p>
        </w:tc>
        <w:tc>
          <w:tcPr>
            <w:tcW w:w="2236" w:type="dxa"/>
          </w:tcPr>
          <w:p w14:paraId="412EE0B4" w14:textId="77777777" w:rsidR="07AEC0B6" w:rsidRDefault="07AEC0B6">
            <w:pPr>
              <w:cnfStyle w:val="100000000000" w:firstRow="1" w:lastRow="0" w:firstColumn="0" w:lastColumn="0" w:oddVBand="0" w:evenVBand="0" w:oddHBand="0" w:evenHBand="0" w:firstRowFirstColumn="0" w:firstRowLastColumn="0" w:lastRowFirstColumn="0" w:lastRowLastColumn="0"/>
            </w:pPr>
            <w:r>
              <w:t>So that</w:t>
            </w:r>
          </w:p>
        </w:tc>
        <w:tc>
          <w:tcPr>
            <w:tcW w:w="4661" w:type="dxa"/>
          </w:tcPr>
          <w:p w14:paraId="62FFCDCD" w14:textId="77777777" w:rsidR="07AEC0B6" w:rsidRDefault="07AEC0B6">
            <w:pPr>
              <w:cnfStyle w:val="100000000000" w:firstRow="1" w:lastRow="0" w:firstColumn="0" w:lastColumn="0" w:oddVBand="0" w:evenVBand="0" w:oddHBand="0" w:evenHBand="0" w:firstRowFirstColumn="0" w:firstRowLastColumn="0" w:lastRowFirstColumn="0" w:lastRowLastColumn="0"/>
            </w:pPr>
            <w:r>
              <w:t>Acceptance criteria</w:t>
            </w:r>
          </w:p>
        </w:tc>
      </w:tr>
      <w:tr w:rsidR="07AEC0B6" w14:paraId="3D11085A" w14:textId="77777777" w:rsidTr="442C2B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Pr>
          <w:p w14:paraId="0C4A6A31" w14:textId="6F2D5625" w:rsidR="07AEC0B6" w:rsidRDefault="07AEC0B6">
            <w:r w:rsidRPr="07AEC0B6">
              <w:rPr>
                <w:rFonts w:ascii="Segoe UI" w:eastAsia="Segoe UI" w:hAnsi="Segoe UI" w:cs="Segoe UI"/>
                <w:b w:val="0"/>
                <w:bCs w:val="0"/>
                <w:sz w:val="21"/>
                <w:szCs w:val="21"/>
              </w:rPr>
              <w:t>BT internal Admin</w:t>
            </w:r>
          </w:p>
        </w:tc>
        <w:tc>
          <w:tcPr>
            <w:tcW w:w="2085" w:type="dxa"/>
          </w:tcPr>
          <w:p w14:paraId="2503F955" w14:textId="2E5B2D06" w:rsidR="07AEC0B6" w:rsidRDefault="07AEC0B6" w:rsidP="07AEC0B6">
            <w:pPr>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7AEC0B6">
              <w:rPr>
                <w:rFonts w:ascii="Segoe UI" w:eastAsia="Segoe UI" w:hAnsi="Segoe UI" w:cs="Segoe UI"/>
                <w:sz w:val="21"/>
                <w:szCs w:val="21"/>
              </w:rPr>
              <w:t>onboard strategic products (e.g. Broadband, Digital Voice)</w:t>
            </w:r>
          </w:p>
        </w:tc>
        <w:tc>
          <w:tcPr>
            <w:tcW w:w="2236" w:type="dxa"/>
          </w:tcPr>
          <w:p w14:paraId="6CB322F3" w14:textId="5B1C0CA2" w:rsidR="07AEC0B6" w:rsidRDefault="07AEC0B6" w:rsidP="07AEC0B6">
            <w:pPr>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7AEC0B6">
              <w:rPr>
                <w:rFonts w:ascii="Segoe UI" w:eastAsia="Segoe UI" w:hAnsi="Segoe UI" w:cs="Segoe UI"/>
                <w:sz w:val="21"/>
                <w:szCs w:val="21"/>
              </w:rPr>
              <w:t>my organisation can access the relevant journeys and APIs</w:t>
            </w:r>
          </w:p>
          <w:p w14:paraId="58E1E300" w14:textId="050A7C12" w:rsidR="07AEC0B6" w:rsidRDefault="07AEC0B6" w:rsidP="07AEC0B6">
            <w:pPr>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c>
          <w:tcPr>
            <w:tcW w:w="4661" w:type="dxa"/>
          </w:tcPr>
          <w:p w14:paraId="734E84E8" w14:textId="20761325" w:rsidR="07AEC0B6" w:rsidRDefault="0F0A97C8"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Product onboarding validates:</w:t>
            </w:r>
          </w:p>
          <w:p w14:paraId="165D61E3" w14:textId="61CC6073" w:rsidR="07AEC0B6" w:rsidRDefault="749D2419" w:rsidP="139CAC64">
            <w:pPr>
              <w:pStyle w:val="ListParagraph"/>
              <w:numPr>
                <w:ilvl w:val="0"/>
                <w:numId w:val="26"/>
              </w:numPr>
              <w:spacing w:line="300" w:lineRule="auto"/>
              <w:cnfStyle w:val="000000100000" w:firstRow="0" w:lastRow="0" w:firstColumn="0" w:lastColumn="0" w:oddVBand="0" w:evenVBand="0" w:oddHBand="1" w:evenHBand="0" w:firstRowFirstColumn="0" w:firstRowLastColumn="0" w:lastRowFirstColumn="0" w:lastRowLastColumn="0"/>
            </w:pPr>
            <w:r w:rsidRPr="442C2BB1">
              <w:rPr>
                <w:rFonts w:ascii="Segoe UI" w:eastAsia="Segoe UI" w:hAnsi="Segoe UI" w:cs="Segoe UI"/>
                <w:sz w:val="21"/>
                <w:szCs w:val="21"/>
              </w:rPr>
              <w:t>Pricing model is configured for the organisation</w:t>
            </w:r>
          </w:p>
          <w:p w14:paraId="71F22F4C" w14:textId="378F0F4A" w:rsidR="07AEC0B6" w:rsidRDefault="749D2419" w:rsidP="139CAC64">
            <w:pPr>
              <w:pStyle w:val="ListParagraph"/>
              <w:numPr>
                <w:ilvl w:val="0"/>
                <w:numId w:val="26"/>
              </w:numPr>
              <w:spacing w:line="300" w:lineRule="auto"/>
              <w:cnfStyle w:val="000000100000" w:firstRow="0" w:lastRow="0" w:firstColumn="0" w:lastColumn="0" w:oddVBand="0" w:evenVBand="0" w:oddHBand="1" w:evenHBand="0" w:firstRowFirstColumn="0" w:firstRowLastColumn="0" w:lastRowFirstColumn="0" w:lastRowLastColumn="0"/>
            </w:pPr>
            <w:r w:rsidRPr="442C2BB1">
              <w:rPr>
                <w:rFonts w:ascii="Segoe UI" w:eastAsia="Segoe UI" w:hAnsi="Segoe UI" w:cs="Segoe UI"/>
                <w:sz w:val="21"/>
                <w:szCs w:val="21"/>
              </w:rPr>
              <w:t>Commercial agreement is in place</w:t>
            </w:r>
          </w:p>
          <w:p w14:paraId="1F2823B7" w14:textId="0052602E" w:rsidR="07AEC0B6" w:rsidRDefault="00C82A4E" w:rsidP="139CAC64">
            <w:pPr>
              <w:pStyle w:val="ListParagraph"/>
              <w:numPr>
                <w:ilvl w:val="0"/>
                <w:numId w:val="26"/>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Required prerequisites (e.g. billing setup, contractual readiness)</w:t>
            </w:r>
          </w:p>
          <w:p w14:paraId="551D2067" w14:textId="26AC7CCD" w:rsidR="07AEC0B6" w:rsidRDefault="0F0A97C8"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Product onboarding status is maintained as:</w:t>
            </w:r>
          </w:p>
          <w:p w14:paraId="64CBD0C6" w14:textId="75628FD8" w:rsidR="07AEC0B6" w:rsidRDefault="00C82A4E" w:rsidP="139CAC64">
            <w:pPr>
              <w:pStyle w:val="ListParagraph"/>
              <w:numPr>
                <w:ilvl w:val="0"/>
                <w:numId w:val="25"/>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Pending</w:t>
            </w:r>
          </w:p>
          <w:p w14:paraId="783F8491" w14:textId="1195AE62" w:rsidR="07AEC0B6" w:rsidRDefault="00C82A4E" w:rsidP="139CAC64">
            <w:pPr>
              <w:pStyle w:val="ListParagraph"/>
              <w:numPr>
                <w:ilvl w:val="0"/>
                <w:numId w:val="25"/>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In progress</w:t>
            </w:r>
          </w:p>
          <w:p w14:paraId="24CF90B3" w14:textId="296A46AA" w:rsidR="07AEC0B6" w:rsidRDefault="00C82A4E" w:rsidP="139CAC64">
            <w:pPr>
              <w:pStyle w:val="ListParagraph"/>
              <w:numPr>
                <w:ilvl w:val="0"/>
                <w:numId w:val="25"/>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Completed</w:t>
            </w:r>
          </w:p>
          <w:p w14:paraId="60ADD104" w14:textId="4E795F4C" w:rsidR="07AEC0B6" w:rsidRDefault="00C82A4E" w:rsidP="139CAC64">
            <w:pPr>
              <w:pStyle w:val="ListParagraph"/>
              <w:numPr>
                <w:ilvl w:val="0"/>
                <w:numId w:val="25"/>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Failed</w:t>
            </w:r>
          </w:p>
          <w:p w14:paraId="76147F10" w14:textId="7A441091" w:rsidR="07AEC0B6" w:rsidRDefault="0F0A97C8"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On successful onboarding:</w:t>
            </w:r>
          </w:p>
          <w:p w14:paraId="44AC5FA2" w14:textId="3746E3D7" w:rsidR="07AEC0B6" w:rsidRDefault="00C82A4E" w:rsidP="139CAC64">
            <w:pPr>
              <w:pStyle w:val="ListParagraph"/>
              <w:numPr>
                <w:ilvl w:val="0"/>
                <w:numId w:val="2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Access to relevant journeys and APIs is enabled</w:t>
            </w:r>
          </w:p>
          <w:p w14:paraId="5D72C184" w14:textId="5121FEB9" w:rsidR="07AEC0B6" w:rsidRDefault="00C82A4E" w:rsidP="139CAC64">
            <w:pPr>
              <w:pStyle w:val="ListParagraph"/>
              <w:numPr>
                <w:ilvl w:val="0"/>
                <w:numId w:val="2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Product is visible in the portal</w:t>
            </w:r>
          </w:p>
          <w:p w14:paraId="0D61D426" w14:textId="189DC870" w:rsidR="07AEC0B6" w:rsidRDefault="0F0A97C8"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On failure:</w:t>
            </w:r>
          </w:p>
          <w:p w14:paraId="6EDC8CA4" w14:textId="057B6E1C" w:rsidR="07AEC0B6" w:rsidRDefault="00C82A4E" w:rsidP="139CAC64">
            <w:pPr>
              <w:pStyle w:val="ListParagraph"/>
              <w:numPr>
                <w:ilvl w:val="0"/>
                <w:numId w:val="23"/>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Clear error messages are provided</w:t>
            </w:r>
          </w:p>
          <w:p w14:paraId="60DED643" w14:textId="58E874D9" w:rsidR="07AEC0B6" w:rsidRDefault="00C82A4E" w:rsidP="139CAC64">
            <w:pPr>
              <w:pStyle w:val="ListParagraph"/>
              <w:numPr>
                <w:ilvl w:val="0"/>
                <w:numId w:val="23"/>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Admin can retry onboarding</w:t>
            </w:r>
          </w:p>
          <w:p w14:paraId="300FF5A0" w14:textId="3BA6665F" w:rsidR="07AEC0B6" w:rsidRDefault="0F0A97C8"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API access is enabled based on product access and role-based permissions</w:t>
            </w:r>
          </w:p>
          <w:p w14:paraId="7040AAE5" w14:textId="7CCAC4E1" w:rsidR="07AEC0B6" w:rsidRDefault="0F0A97C8"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Product onboarding and changes are audit-logged</w:t>
            </w:r>
          </w:p>
          <w:p w14:paraId="1E102FC9" w14:textId="6C04FC9F" w:rsidR="07AEC0B6" w:rsidRDefault="07AEC0B6" w:rsidP="07AEC0B6">
            <w:pPr>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r>
      <w:tr w:rsidR="07AEC0B6" w14:paraId="22464553" w14:textId="77777777" w:rsidTr="442C2BB1">
        <w:trPr>
          <w:trHeight w:val="300"/>
        </w:trPr>
        <w:tc>
          <w:tcPr>
            <w:cnfStyle w:val="001000000000" w:firstRow="0" w:lastRow="0" w:firstColumn="1" w:lastColumn="0" w:oddVBand="0" w:evenVBand="0" w:oddHBand="0" w:evenHBand="0" w:firstRowFirstColumn="0" w:firstRowLastColumn="0" w:lastRowFirstColumn="0" w:lastRowLastColumn="0"/>
            <w:tcW w:w="1665" w:type="dxa"/>
          </w:tcPr>
          <w:p w14:paraId="4C9B0975" w14:textId="0F820CB7" w:rsidR="07AEC0B6" w:rsidRDefault="07AEC0B6" w:rsidP="07AEC0B6">
            <w:pPr>
              <w:rPr>
                <w:rFonts w:ascii="Segoe UI" w:eastAsia="Segoe UI" w:hAnsi="Segoe UI" w:cs="Segoe UI"/>
                <w:sz w:val="21"/>
                <w:szCs w:val="21"/>
              </w:rPr>
            </w:pPr>
            <w:r w:rsidRPr="07AEC0B6">
              <w:rPr>
                <w:rFonts w:ascii="Segoe UI" w:eastAsia="Segoe UI" w:hAnsi="Segoe UI" w:cs="Segoe UI"/>
                <w:b w:val="0"/>
                <w:bCs w:val="0"/>
                <w:sz w:val="21"/>
                <w:szCs w:val="21"/>
              </w:rPr>
              <w:t>Wholesale Partner</w:t>
            </w:r>
          </w:p>
        </w:tc>
        <w:tc>
          <w:tcPr>
            <w:tcW w:w="2085" w:type="dxa"/>
          </w:tcPr>
          <w:p w14:paraId="2EC154BB" w14:textId="438276A2" w:rsidR="07AEC0B6" w:rsidRDefault="07AEC0B6" w:rsidP="07AEC0B6">
            <w:pP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7AEC0B6">
              <w:rPr>
                <w:rFonts w:ascii="Segoe UI" w:eastAsia="Segoe UI" w:hAnsi="Segoe UI" w:cs="Segoe UI"/>
                <w:sz w:val="21"/>
                <w:szCs w:val="21"/>
              </w:rPr>
              <w:t>see which products I am enabled for</w:t>
            </w:r>
          </w:p>
          <w:p w14:paraId="5B6CDB09" w14:textId="2DAFAF7F" w:rsidR="07AEC0B6" w:rsidRDefault="07AEC0B6" w:rsidP="07AEC0B6">
            <w:pP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p>
        </w:tc>
        <w:tc>
          <w:tcPr>
            <w:tcW w:w="2236" w:type="dxa"/>
          </w:tcPr>
          <w:p w14:paraId="38CCBC8B" w14:textId="4EFEC171" w:rsidR="07AEC0B6" w:rsidRDefault="07AEC0B6" w:rsidP="07AEC0B6">
            <w:pP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7AEC0B6">
              <w:rPr>
                <w:rFonts w:ascii="Segoe UI" w:eastAsia="Segoe UI" w:hAnsi="Segoe UI" w:cs="Segoe UI"/>
                <w:sz w:val="21"/>
                <w:szCs w:val="21"/>
              </w:rPr>
              <w:t>I know which journeys I can access</w:t>
            </w:r>
          </w:p>
          <w:p w14:paraId="76B4DAA1" w14:textId="53BFB92B" w:rsidR="07AEC0B6" w:rsidRDefault="07AEC0B6" w:rsidP="07AEC0B6">
            <w:pP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p>
        </w:tc>
        <w:tc>
          <w:tcPr>
            <w:tcW w:w="4661" w:type="dxa"/>
          </w:tcPr>
          <w:p w14:paraId="4BF38333" w14:textId="60303BD7" w:rsidR="07AEC0B6" w:rsidRDefault="6BD0F87D"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Enabled products and journeys are clearly displayed in the portal</w:t>
            </w:r>
          </w:p>
          <w:p w14:paraId="0A3DB2C6" w14:textId="65DBD9FB" w:rsidR="07AEC0B6" w:rsidRDefault="6BD0F87D"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Unavailable products are visible but marked as restricted/unavailable</w:t>
            </w:r>
          </w:p>
          <w:p w14:paraId="50E7B6E1" w14:textId="35109637" w:rsidR="07AEC0B6" w:rsidRDefault="6BD0F87D"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Guidance is provided on how to enable additional products</w:t>
            </w:r>
          </w:p>
          <w:p w14:paraId="6A453AE6" w14:textId="5184F5D3" w:rsidR="07AEC0B6" w:rsidRDefault="6BD0F87D"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 xml:space="preserve">Product access reflects: </w:t>
            </w:r>
          </w:p>
          <w:p w14:paraId="2F0B31E8" w14:textId="4A1D47E9" w:rsidR="07AEC0B6" w:rsidRDefault="3D3B7113" w:rsidP="139CAC64">
            <w:pPr>
              <w:pStyle w:val="ListParagraph"/>
              <w:numPr>
                <w:ilvl w:val="0"/>
                <w:numId w:val="27"/>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Full access</w:t>
            </w:r>
          </w:p>
          <w:p w14:paraId="4C2D7D0D" w14:textId="6650E33B" w:rsidR="07AEC0B6" w:rsidRDefault="3D3B7113" w:rsidP="139CAC64">
            <w:pPr>
              <w:pStyle w:val="ListParagraph"/>
              <w:numPr>
                <w:ilvl w:val="0"/>
                <w:numId w:val="27"/>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Or partial journey-level access</w:t>
            </w:r>
          </w:p>
          <w:p w14:paraId="1F27017B" w14:textId="132ED9B4" w:rsidR="07AEC0B6" w:rsidRDefault="07AEC0B6" w:rsidP="07AEC0B6">
            <w:pP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p>
        </w:tc>
      </w:tr>
      <w:tr w:rsidR="07AEC0B6" w14:paraId="7A97E499" w14:textId="77777777" w:rsidTr="442C2B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Pr>
          <w:p w14:paraId="42B80928" w14:textId="0A2C0C0C" w:rsidR="07AEC0B6" w:rsidRDefault="07AEC0B6">
            <w:r w:rsidRPr="07AEC0B6">
              <w:rPr>
                <w:rFonts w:ascii="Segoe UI" w:eastAsia="Segoe UI" w:hAnsi="Segoe UI" w:cs="Segoe UI"/>
                <w:b w:val="0"/>
                <w:bCs w:val="0"/>
                <w:sz w:val="21"/>
                <w:szCs w:val="21"/>
              </w:rPr>
              <w:t>BT Internal Admin</w:t>
            </w:r>
          </w:p>
        </w:tc>
        <w:tc>
          <w:tcPr>
            <w:tcW w:w="2085" w:type="dxa"/>
          </w:tcPr>
          <w:p w14:paraId="33A3716C" w14:textId="2A4B593D" w:rsidR="07AEC0B6" w:rsidRDefault="07AEC0B6">
            <w:pPr>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specify which products and journeys the sub</w:t>
            </w:r>
            <w:r>
              <w:noBreakHyphen/>
            </w:r>
            <w:r w:rsidRPr="07AEC0B6">
              <w:rPr>
                <w:rFonts w:ascii="Segoe UI" w:eastAsia="Segoe UI" w:hAnsi="Segoe UI" w:cs="Segoe UI"/>
                <w:sz w:val="21"/>
                <w:szCs w:val="21"/>
              </w:rPr>
              <w:t>reseller can access</w:t>
            </w:r>
          </w:p>
        </w:tc>
        <w:tc>
          <w:tcPr>
            <w:tcW w:w="2236" w:type="dxa"/>
          </w:tcPr>
          <w:p w14:paraId="3DD6117A" w14:textId="482F0F5D" w:rsidR="07AEC0B6" w:rsidRDefault="07AEC0B6">
            <w:pPr>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access is aligned with commercial agreement and reseller governance</w:t>
            </w:r>
          </w:p>
        </w:tc>
        <w:tc>
          <w:tcPr>
            <w:tcW w:w="4661" w:type="dxa"/>
          </w:tcPr>
          <w:p w14:paraId="60FA8EB0" w14:textId="62D8E89B" w:rsidR="07AEC0B6" w:rsidRDefault="756EA8D3"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Sub</w:t>
            </w:r>
            <w:r w:rsidR="07AEC0B6">
              <w:noBreakHyphen/>
            </w:r>
            <w:r w:rsidRPr="117BB036">
              <w:rPr>
                <w:rFonts w:ascii="Segoe UI" w:eastAsia="Segoe UI" w:hAnsi="Segoe UI" w:cs="Segoe UI"/>
                <w:sz w:val="21"/>
                <w:szCs w:val="21"/>
              </w:rPr>
              <w:t>reseller product access must be:</w:t>
            </w:r>
          </w:p>
          <w:p w14:paraId="721F6ECD" w14:textId="5E914C7D" w:rsidR="07AEC0B6" w:rsidRDefault="6CC90374" w:rsidP="139CAC64">
            <w:pPr>
              <w:pStyle w:val="ListParagraph"/>
              <w:numPr>
                <w:ilvl w:val="0"/>
                <w:numId w:val="30"/>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Equal to or a subset of the parent reseller’s enabled products</w:t>
            </w:r>
          </w:p>
          <w:p w14:paraId="6F1E881B" w14:textId="545E6EDC" w:rsidR="07AEC0B6" w:rsidRDefault="756EA8D3"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The system enforces this constraint across:</w:t>
            </w:r>
          </w:p>
          <w:p w14:paraId="2F6829C7" w14:textId="53284A76" w:rsidR="07AEC0B6" w:rsidRDefault="6CC90374" w:rsidP="139CAC64">
            <w:pPr>
              <w:pStyle w:val="ListParagraph"/>
              <w:numPr>
                <w:ilvl w:val="0"/>
                <w:numId w:val="29"/>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UI</w:t>
            </w:r>
          </w:p>
          <w:p w14:paraId="47D71548" w14:textId="2F68FE93" w:rsidR="07AEC0B6" w:rsidRDefault="6CC90374" w:rsidP="139CAC64">
            <w:pPr>
              <w:pStyle w:val="ListParagraph"/>
              <w:numPr>
                <w:ilvl w:val="0"/>
                <w:numId w:val="29"/>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APIs</w:t>
            </w:r>
          </w:p>
          <w:p w14:paraId="47DEEC92" w14:textId="75517774" w:rsidR="07AEC0B6" w:rsidRDefault="6CC90374" w:rsidP="139CAC64">
            <w:pPr>
              <w:pStyle w:val="ListParagraph"/>
              <w:numPr>
                <w:ilvl w:val="0"/>
                <w:numId w:val="29"/>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Backend validation</w:t>
            </w:r>
          </w:p>
          <w:p w14:paraId="3A2D3C54" w14:textId="5ABA6399" w:rsidR="07AEC0B6" w:rsidRDefault="756EA8D3"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BT Admin can:</w:t>
            </w:r>
          </w:p>
          <w:p w14:paraId="43CB6985" w14:textId="7AE9DA0D" w:rsidR="07AEC0B6" w:rsidRDefault="6CC90374" w:rsidP="139CAC64">
            <w:pPr>
              <w:pStyle w:val="ListParagraph"/>
              <w:numPr>
                <w:ilvl w:val="0"/>
                <w:numId w:val="28"/>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Enable or restrict specific journeys within a product (e.g. ordering, billing)</w:t>
            </w:r>
          </w:p>
          <w:p w14:paraId="5C55B13E" w14:textId="623CDBA4" w:rsidR="07AEC0B6" w:rsidRDefault="756EA8D3"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Restricted capabilities (e.g. billing, pricing) can be explicitly excluded</w:t>
            </w:r>
          </w:p>
          <w:p w14:paraId="6B11A653" w14:textId="0C67A7AA" w:rsidR="07AEC0B6" w:rsidRDefault="756EA8D3"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Enabled products and journeys are visible in the sub</w:t>
            </w:r>
            <w:r w:rsidR="07AEC0B6">
              <w:noBreakHyphen/>
            </w:r>
            <w:r w:rsidRPr="117BB036">
              <w:rPr>
                <w:rFonts w:ascii="Segoe UI" w:eastAsia="Segoe UI" w:hAnsi="Segoe UI" w:cs="Segoe UI"/>
                <w:sz w:val="21"/>
                <w:szCs w:val="21"/>
              </w:rPr>
              <w:t>reseller portal</w:t>
            </w:r>
          </w:p>
          <w:p w14:paraId="74A0BEF3" w14:textId="14066FBA" w:rsidR="07AEC0B6" w:rsidRDefault="756EA8D3"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Unauthorised journeys are not accessible</w:t>
            </w:r>
          </w:p>
          <w:p w14:paraId="6840472E" w14:textId="52B5DD41" w:rsidR="07AEC0B6" w:rsidRDefault="756EA8D3"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All product enablement changes are audit-logged</w:t>
            </w:r>
          </w:p>
        </w:tc>
      </w:tr>
      <w:tr w:rsidR="117BB036" w14:paraId="2722DF7B" w14:textId="77777777" w:rsidTr="442C2BB1">
        <w:trPr>
          <w:trHeight w:val="300"/>
        </w:trPr>
        <w:tc>
          <w:tcPr>
            <w:cnfStyle w:val="001000000000" w:firstRow="0" w:lastRow="0" w:firstColumn="1" w:lastColumn="0" w:oddVBand="0" w:evenVBand="0" w:oddHBand="0" w:evenHBand="0" w:firstRowFirstColumn="0" w:firstRowLastColumn="0" w:lastRowFirstColumn="0" w:lastRowLastColumn="0"/>
            <w:tcW w:w="1665" w:type="dxa"/>
          </w:tcPr>
          <w:p w14:paraId="08B4629D" w14:textId="5C21B1ED" w:rsidR="117BB036" w:rsidRDefault="117BB036" w:rsidP="117BB036">
            <w:pPr>
              <w:rPr>
                <w:rFonts w:ascii="Segoe UI" w:eastAsia="Segoe UI" w:hAnsi="Segoe UI" w:cs="Segoe UI"/>
                <w:b w:val="0"/>
                <w:bCs w:val="0"/>
                <w:sz w:val="21"/>
                <w:szCs w:val="21"/>
              </w:rPr>
            </w:pPr>
          </w:p>
        </w:tc>
        <w:commentRangeEnd w:id="743"/>
        <w:tc>
          <w:tcPr>
            <w:tcW w:w="2085" w:type="dxa"/>
          </w:tcPr>
          <w:p w14:paraId="0C58EA49" w14:textId="693B013F" w:rsidR="117BB036" w:rsidRDefault="00046CA7" w:rsidP="117BB036">
            <w:pP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Pr>
                <w:rStyle w:val="CommentReference"/>
                <w:rFonts w:ascii="Segoe UI" w:eastAsia="Segoe UI" w:hAnsi="Segoe UI" w:cs="Segoe UI"/>
                <w:sz w:val="21"/>
                <w:szCs w:val="21"/>
              </w:rPr>
              <w:commentReference w:id="743"/>
            </w:r>
            <w:commentRangeEnd w:id="744"/>
            <w:r w:rsidR="00723CF2">
              <w:rPr>
                <w:rStyle w:val="CommentReference"/>
                <w:rFonts w:ascii="Segoe UI" w:eastAsia="Segoe UI" w:hAnsi="Segoe UI" w:cs="Segoe UI"/>
                <w:sz w:val="21"/>
                <w:szCs w:val="21"/>
              </w:rPr>
              <w:commentReference w:id="744"/>
            </w:r>
          </w:p>
        </w:tc>
        <w:tc>
          <w:tcPr>
            <w:tcW w:w="2236" w:type="dxa"/>
          </w:tcPr>
          <w:p w14:paraId="7A740831" w14:textId="4C685264" w:rsidR="117BB036" w:rsidRDefault="117BB036" w:rsidP="117BB036">
            <w:pP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p>
        </w:tc>
        <w:tc>
          <w:tcPr>
            <w:tcW w:w="4661" w:type="dxa"/>
          </w:tcPr>
          <w:p w14:paraId="23590F38" w14:textId="31AB6FB5"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p>
        </w:tc>
      </w:tr>
    </w:tbl>
    <w:p w14:paraId="2AB14281" w14:textId="2775EB5E" w:rsidR="07AEC0B6" w:rsidRDefault="07AEC0B6" w:rsidP="07AEC0B6">
      <w:pPr>
        <w:spacing w:after="0" w:line="300" w:lineRule="auto"/>
        <w:rPr>
          <w:rFonts w:ascii="Segoe UI" w:eastAsia="Segoe UI" w:hAnsi="Segoe UI" w:cs="Segoe UI"/>
          <w:sz w:val="21"/>
          <w:szCs w:val="21"/>
        </w:rPr>
      </w:pPr>
    </w:p>
    <w:p w14:paraId="6E0F5441" w14:textId="058645FD" w:rsidR="0BB9235F" w:rsidRDefault="7536EED5" w:rsidP="117BB036">
      <w:pPr>
        <w:pStyle w:val="Heading3"/>
      </w:pPr>
      <w:bookmarkStart w:id="745" w:name="_Toc232667946"/>
      <w:r>
        <w:t xml:space="preserve">BT Internal </w:t>
      </w:r>
      <w:bookmarkStart w:id="746" w:name="Bookmark6"/>
      <w:r>
        <w:t>Users</w:t>
      </w:r>
      <w:bookmarkEnd w:id="745"/>
      <w:bookmarkEnd w:id="746"/>
    </w:p>
    <w:tbl>
      <w:tblPr>
        <w:tblStyle w:val="GridTable4-Accent4"/>
        <w:tblW w:w="0" w:type="auto"/>
        <w:tblLook w:val="04A0" w:firstRow="1" w:lastRow="0" w:firstColumn="1" w:lastColumn="0" w:noHBand="0" w:noVBand="1"/>
      </w:tblPr>
      <w:tblGrid>
        <w:gridCol w:w="1665"/>
        <w:gridCol w:w="2085"/>
        <w:gridCol w:w="2236"/>
        <w:gridCol w:w="4661"/>
      </w:tblGrid>
      <w:tr w:rsidR="07AEC0B6" w14:paraId="7EAE40A4" w14:textId="77777777" w:rsidTr="139CAC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Pr>
          <w:p w14:paraId="3057BE44" w14:textId="77777777" w:rsidR="07AEC0B6" w:rsidRDefault="07AEC0B6">
            <w:r>
              <w:t>As a</w:t>
            </w:r>
          </w:p>
        </w:tc>
        <w:tc>
          <w:tcPr>
            <w:tcW w:w="2085" w:type="dxa"/>
          </w:tcPr>
          <w:p w14:paraId="3A85CEA6" w14:textId="77777777" w:rsidR="07AEC0B6" w:rsidRDefault="07AEC0B6">
            <w:pPr>
              <w:cnfStyle w:val="100000000000" w:firstRow="1" w:lastRow="0" w:firstColumn="0" w:lastColumn="0" w:oddVBand="0" w:evenVBand="0" w:oddHBand="0" w:evenHBand="0" w:firstRowFirstColumn="0" w:firstRowLastColumn="0" w:lastRowFirstColumn="0" w:lastRowLastColumn="0"/>
            </w:pPr>
            <w:r>
              <w:t>I want to</w:t>
            </w:r>
          </w:p>
        </w:tc>
        <w:tc>
          <w:tcPr>
            <w:tcW w:w="2236" w:type="dxa"/>
          </w:tcPr>
          <w:p w14:paraId="6906FCD0" w14:textId="77777777" w:rsidR="07AEC0B6" w:rsidRDefault="07AEC0B6">
            <w:pPr>
              <w:cnfStyle w:val="100000000000" w:firstRow="1" w:lastRow="0" w:firstColumn="0" w:lastColumn="0" w:oddVBand="0" w:evenVBand="0" w:oddHBand="0" w:evenHBand="0" w:firstRowFirstColumn="0" w:firstRowLastColumn="0" w:lastRowFirstColumn="0" w:lastRowLastColumn="0"/>
            </w:pPr>
            <w:r>
              <w:t>So that</w:t>
            </w:r>
          </w:p>
        </w:tc>
        <w:tc>
          <w:tcPr>
            <w:tcW w:w="4661" w:type="dxa"/>
          </w:tcPr>
          <w:p w14:paraId="7FF69D06" w14:textId="77777777" w:rsidR="07AEC0B6" w:rsidRDefault="07AEC0B6">
            <w:pPr>
              <w:cnfStyle w:val="100000000000" w:firstRow="1" w:lastRow="0" w:firstColumn="0" w:lastColumn="0" w:oddVBand="0" w:evenVBand="0" w:oddHBand="0" w:evenHBand="0" w:firstRowFirstColumn="0" w:firstRowLastColumn="0" w:lastRowFirstColumn="0" w:lastRowLastColumn="0"/>
            </w:pPr>
            <w:r>
              <w:t>Acceptance criteria</w:t>
            </w:r>
          </w:p>
        </w:tc>
      </w:tr>
      <w:tr w:rsidR="07AEC0B6" w14:paraId="332DFF99" w14:textId="77777777" w:rsidTr="139CAC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Pr>
          <w:p w14:paraId="051DC512" w14:textId="6B177A88" w:rsidR="07AEC0B6" w:rsidRDefault="07AEC0B6" w:rsidP="07AEC0B6">
            <w:pPr>
              <w:rPr>
                <w:rFonts w:ascii="Segoe UI" w:eastAsia="Segoe UI" w:hAnsi="Segoe UI" w:cs="Segoe UI"/>
                <w:b w:val="0"/>
                <w:bCs w:val="0"/>
                <w:sz w:val="21"/>
                <w:szCs w:val="21"/>
              </w:rPr>
            </w:pPr>
            <w:r w:rsidRPr="07AEC0B6">
              <w:rPr>
                <w:rFonts w:ascii="Segoe UI" w:eastAsia="Segoe UI" w:hAnsi="Segoe UI" w:cs="Segoe UI"/>
                <w:b w:val="0"/>
                <w:bCs w:val="0"/>
                <w:sz w:val="21"/>
                <w:szCs w:val="21"/>
              </w:rPr>
              <w:t>BT Internal Admin</w:t>
            </w:r>
          </w:p>
        </w:tc>
        <w:tc>
          <w:tcPr>
            <w:tcW w:w="2085" w:type="dxa"/>
          </w:tcPr>
          <w:p w14:paraId="133328EA" w14:textId="23937BBA" w:rsidR="07AEC0B6" w:rsidRDefault="07AEC0B6" w:rsidP="07AEC0B6">
            <w:pPr>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7AEC0B6">
              <w:rPr>
                <w:rFonts w:ascii="Segoe UI" w:eastAsia="Segoe UI" w:hAnsi="Segoe UI" w:cs="Segoe UI"/>
                <w:sz w:val="21"/>
                <w:szCs w:val="21"/>
              </w:rPr>
              <w:t>Onboard BT internal users securely</w:t>
            </w:r>
          </w:p>
          <w:p w14:paraId="16D09AB3" w14:textId="771C4518" w:rsidR="07AEC0B6" w:rsidRDefault="07AEC0B6" w:rsidP="07AEC0B6">
            <w:pPr>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c>
          <w:tcPr>
            <w:tcW w:w="2236" w:type="dxa"/>
          </w:tcPr>
          <w:p w14:paraId="288E209D" w14:textId="5D0C6BD5" w:rsidR="07AEC0B6" w:rsidRDefault="07AEC0B6" w:rsidP="07AEC0B6">
            <w:pPr>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7AEC0B6">
              <w:rPr>
                <w:rFonts w:ascii="Segoe UI" w:eastAsia="Segoe UI" w:hAnsi="Segoe UI" w:cs="Segoe UI"/>
                <w:sz w:val="21"/>
                <w:szCs w:val="21"/>
              </w:rPr>
              <w:t>they can support customers through assisted journeys</w:t>
            </w:r>
          </w:p>
        </w:tc>
        <w:tc>
          <w:tcPr>
            <w:tcW w:w="4661" w:type="dxa"/>
          </w:tcPr>
          <w:p w14:paraId="74E2A2FC" w14:textId="2205452E" w:rsidR="07AEC0B6" w:rsidRDefault="01E783F8"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BT internal users authenticate via SSO</w:t>
            </w:r>
          </w:p>
          <w:p w14:paraId="050BA4B6" w14:textId="79EBE1F8" w:rsidR="07AEC0B6" w:rsidRDefault="01E783F8"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Role-based permissions restrict access to:</w:t>
            </w:r>
          </w:p>
          <w:p w14:paraId="4C3CF370" w14:textId="2A64960E" w:rsidR="07AEC0B6" w:rsidRDefault="01E783F8" w:rsidP="139CAC64">
            <w:pPr>
              <w:pStyle w:val="ListParagraph"/>
              <w:numPr>
                <w:ilvl w:val="0"/>
                <w:numId w:val="35"/>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Features</w:t>
            </w:r>
          </w:p>
          <w:p w14:paraId="7C2C7175" w14:textId="7E6BA416" w:rsidR="07AEC0B6" w:rsidRDefault="01E783F8" w:rsidP="139CAC64">
            <w:pPr>
              <w:pStyle w:val="ListParagraph"/>
              <w:numPr>
                <w:ilvl w:val="0"/>
                <w:numId w:val="35"/>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APIs</w:t>
            </w:r>
          </w:p>
          <w:p w14:paraId="3685A87E" w14:textId="5CCB82A5" w:rsidR="07AEC0B6" w:rsidRDefault="01E783F8" w:rsidP="139CAC64">
            <w:pPr>
              <w:pStyle w:val="ListParagraph"/>
              <w:numPr>
                <w:ilvl w:val="0"/>
                <w:numId w:val="35"/>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Organisation contexts</w:t>
            </w:r>
          </w:p>
          <w:p w14:paraId="2E465FF1" w14:textId="0C44E6BF" w:rsidR="07AEC0B6" w:rsidRDefault="01E783F8"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Assisted journeys use the same APIs and validation rules as standard journeys</w:t>
            </w:r>
          </w:p>
          <w:p w14:paraId="20286FA1" w14:textId="74E9FE65" w:rsidR="07AEC0B6" w:rsidRDefault="01E783F8"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BT users must explicitly operate within a selected organisation context</w:t>
            </w:r>
          </w:p>
          <w:p w14:paraId="62EC57D7" w14:textId="019DB897" w:rsidR="07AEC0B6" w:rsidRDefault="01E783F8"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Access is limited to organisations within their authorised scope</w:t>
            </w:r>
          </w:p>
          <w:p w14:paraId="7640F2C3" w14:textId="31F8CBF3" w:rsidR="07AEC0B6" w:rsidRDefault="01E783F8" w:rsidP="139CAC64">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All actions are audit-logged, including:</w:t>
            </w:r>
          </w:p>
          <w:p w14:paraId="63AF0FC3" w14:textId="3E2627D8" w:rsidR="07AEC0B6" w:rsidRDefault="01E783F8" w:rsidP="139CAC64">
            <w:pPr>
              <w:pStyle w:val="ListParagraph"/>
              <w:numPr>
                <w:ilvl w:val="0"/>
                <w:numId w:val="3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Actor type (BT internal)</w:t>
            </w:r>
          </w:p>
          <w:p w14:paraId="692720CC" w14:textId="42EACB57" w:rsidR="07AEC0B6" w:rsidRDefault="01E783F8" w:rsidP="139CAC64">
            <w:pPr>
              <w:pStyle w:val="ListParagraph"/>
              <w:numPr>
                <w:ilvl w:val="0"/>
                <w:numId w:val="3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Organisation context</w:t>
            </w:r>
          </w:p>
          <w:p w14:paraId="0CE638D0" w14:textId="4BD82BA1" w:rsidR="07AEC0B6" w:rsidRDefault="01E783F8" w:rsidP="139CAC64">
            <w:pPr>
              <w:pStyle w:val="ListParagraph"/>
              <w:numPr>
                <w:ilvl w:val="0"/>
                <w:numId w:val="3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Assisted flag</w:t>
            </w:r>
          </w:p>
          <w:p w14:paraId="7DAEDAA6" w14:textId="1903AB5E" w:rsidR="07AEC0B6" w:rsidRDefault="07AEC0B6" w:rsidP="07AEC0B6">
            <w:pPr>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r>
      <w:tr w:rsidR="07AEC0B6" w14:paraId="37C21A42" w14:textId="77777777" w:rsidTr="139CAC64">
        <w:trPr>
          <w:trHeight w:val="300"/>
        </w:trPr>
        <w:tc>
          <w:tcPr>
            <w:cnfStyle w:val="001000000000" w:firstRow="0" w:lastRow="0" w:firstColumn="1" w:lastColumn="0" w:oddVBand="0" w:evenVBand="0" w:oddHBand="0" w:evenHBand="0" w:firstRowFirstColumn="0" w:firstRowLastColumn="0" w:lastRowFirstColumn="0" w:lastRowLastColumn="0"/>
            <w:tcW w:w="1665" w:type="dxa"/>
          </w:tcPr>
          <w:p w14:paraId="7457D8EB" w14:textId="5B77808C" w:rsidR="07AEC0B6" w:rsidRDefault="07AEC0B6">
            <w:r w:rsidRPr="07AEC0B6">
              <w:rPr>
                <w:rFonts w:ascii="Segoe UI" w:eastAsia="Segoe UI" w:hAnsi="Segoe UI" w:cs="Segoe UI"/>
                <w:b w:val="0"/>
                <w:bCs w:val="0"/>
                <w:sz w:val="21"/>
                <w:szCs w:val="21"/>
              </w:rPr>
              <w:t>Internal BT User</w:t>
            </w:r>
          </w:p>
        </w:tc>
        <w:tc>
          <w:tcPr>
            <w:tcW w:w="2085" w:type="dxa"/>
          </w:tcPr>
          <w:p w14:paraId="3E23BC80" w14:textId="1732B2A0" w:rsidR="07AEC0B6" w:rsidRDefault="07AEC0B6">
            <w:pPr>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to perform reseller or sub</w:t>
            </w:r>
            <w:r>
              <w:noBreakHyphen/>
            </w:r>
            <w:r w:rsidRPr="07AEC0B6">
              <w:rPr>
                <w:rFonts w:ascii="Segoe UI" w:eastAsia="Segoe UI" w:hAnsi="Segoe UI" w:cs="Segoe UI"/>
                <w:sz w:val="21"/>
                <w:szCs w:val="21"/>
              </w:rPr>
              <w:t>reseller onboarding steps on behalf of them</w:t>
            </w:r>
          </w:p>
          <w:p w14:paraId="2BB98B6E" w14:textId="0AD9697F" w:rsidR="07AEC0B6" w:rsidRDefault="07AEC0B6" w:rsidP="07AEC0B6">
            <w:pP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p>
        </w:tc>
        <w:tc>
          <w:tcPr>
            <w:tcW w:w="2236" w:type="dxa"/>
          </w:tcPr>
          <w:p w14:paraId="41492BDF" w14:textId="364FD2C4" w:rsidR="07AEC0B6" w:rsidRDefault="07AEC0B6">
            <w:pPr>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complex or exceptional cases can be resolved</w:t>
            </w:r>
          </w:p>
        </w:tc>
        <w:tc>
          <w:tcPr>
            <w:tcW w:w="4661" w:type="dxa"/>
          </w:tcPr>
          <w:p w14:paraId="362995A4" w14:textId="4CB39BCB" w:rsidR="07AEC0B6" w:rsidRDefault="1179B38A" w:rsidP="139CAC64">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BT users can perform actions only if assigned an appropriate assisted role</w:t>
            </w:r>
          </w:p>
          <w:p w14:paraId="71494927" w14:textId="7CC02590" w:rsidR="07AEC0B6" w:rsidRDefault="1179B38A" w:rsidP="139CAC64">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Assisted actions:</w:t>
            </w:r>
          </w:p>
          <w:p w14:paraId="7CC3D8A4" w14:textId="11D40CA2" w:rsidR="07AEC0B6" w:rsidRDefault="1179B38A" w:rsidP="139CAC64">
            <w:pPr>
              <w:pStyle w:val="ListParagraph"/>
              <w:numPr>
                <w:ilvl w:val="0"/>
                <w:numId w:val="33"/>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Use the same onboarding APIs and validation rules</w:t>
            </w:r>
          </w:p>
          <w:p w14:paraId="6C6F1A6D" w14:textId="594320C6" w:rsidR="07AEC0B6" w:rsidRDefault="1179B38A" w:rsidP="139CAC64">
            <w:pPr>
              <w:pStyle w:val="ListParagraph"/>
              <w:numPr>
                <w:ilvl w:val="0"/>
                <w:numId w:val="33"/>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Preserve reseller or sub-reseller context</w:t>
            </w:r>
          </w:p>
          <w:p w14:paraId="529201F4" w14:textId="43F5F94E" w:rsidR="07AEC0B6" w:rsidRDefault="1179B38A" w:rsidP="139CAC64">
            <w:pPr>
              <w:pStyle w:val="ListParagraph"/>
              <w:numPr>
                <w:ilvl w:val="0"/>
                <w:numId w:val="33"/>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Are clearly marked as assisted</w:t>
            </w:r>
          </w:p>
          <w:p w14:paraId="33C9C5E2" w14:textId="25C44E14" w:rsidR="07AEC0B6" w:rsidRDefault="1179B38A" w:rsidP="139CAC64">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Access is restricted based on:</w:t>
            </w:r>
          </w:p>
          <w:p w14:paraId="143F6231" w14:textId="649C1A11" w:rsidR="07AEC0B6" w:rsidRDefault="1179B38A" w:rsidP="139CAC64">
            <w:pPr>
              <w:pStyle w:val="ListParagraph"/>
              <w:numPr>
                <w:ilvl w:val="0"/>
                <w:numId w:val="32"/>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Role permissions</w:t>
            </w:r>
          </w:p>
          <w:p w14:paraId="2068C96A" w14:textId="6EA36EF7" w:rsidR="07AEC0B6" w:rsidRDefault="1179B38A" w:rsidP="139CAC64">
            <w:pPr>
              <w:pStyle w:val="ListParagraph"/>
              <w:numPr>
                <w:ilvl w:val="0"/>
                <w:numId w:val="32"/>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Organisation scope</w:t>
            </w:r>
          </w:p>
          <w:p w14:paraId="60387EE6" w14:textId="5684E12C" w:rsidR="07AEC0B6" w:rsidRDefault="1179B38A" w:rsidP="139CAC64">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All actions are audit-logged, including:</w:t>
            </w:r>
          </w:p>
          <w:p w14:paraId="7ED16238" w14:textId="57B03CDD" w:rsidR="07AEC0B6" w:rsidRDefault="1179B38A" w:rsidP="139CAC64">
            <w:pPr>
              <w:pStyle w:val="ListParagraph"/>
              <w:numPr>
                <w:ilvl w:val="0"/>
                <w:numId w:val="31"/>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Actor identity</w:t>
            </w:r>
          </w:p>
          <w:p w14:paraId="012F5D85" w14:textId="48202711" w:rsidR="07AEC0B6" w:rsidRDefault="1179B38A" w:rsidP="139CAC64">
            <w:pPr>
              <w:pStyle w:val="ListParagraph"/>
              <w:numPr>
                <w:ilvl w:val="0"/>
                <w:numId w:val="31"/>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Actor type (BT internal)</w:t>
            </w:r>
          </w:p>
          <w:p w14:paraId="77B29E5C" w14:textId="63F3C99F" w:rsidR="07AEC0B6" w:rsidRDefault="1179B38A" w:rsidP="139CAC64">
            <w:pPr>
              <w:pStyle w:val="ListParagraph"/>
              <w:numPr>
                <w:ilvl w:val="0"/>
                <w:numId w:val="31"/>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Organisation context</w:t>
            </w:r>
          </w:p>
          <w:p w14:paraId="1321FEA1" w14:textId="32BCD6A1" w:rsidR="07AEC0B6" w:rsidRDefault="1179B38A" w:rsidP="139CAC64">
            <w:pPr>
              <w:pStyle w:val="ListParagraph"/>
              <w:numPr>
                <w:ilvl w:val="0"/>
                <w:numId w:val="31"/>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Action performed</w:t>
            </w:r>
          </w:p>
          <w:p w14:paraId="781002C6" w14:textId="373366E5" w:rsidR="07AEC0B6" w:rsidRDefault="1179B38A" w:rsidP="139CAC64">
            <w:pPr>
              <w:pStyle w:val="ListParagraph"/>
              <w:numPr>
                <w:ilvl w:val="0"/>
                <w:numId w:val="31"/>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Timestamp and outcome</w:t>
            </w:r>
          </w:p>
          <w:p w14:paraId="513D44D9" w14:textId="2FD8304B" w:rsidR="07AEC0B6" w:rsidRDefault="1179B38A" w:rsidP="139CAC64">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39CAC64">
              <w:rPr>
                <w:rFonts w:ascii="Segoe UI" w:eastAsia="Segoe UI" w:hAnsi="Segoe UI" w:cs="Segoe UI"/>
                <w:sz w:val="21"/>
                <w:szCs w:val="21"/>
              </w:rPr>
              <w:t>Assisted actions are visible in audit logs accessible to authorised users</w:t>
            </w:r>
          </w:p>
          <w:p w14:paraId="62895B5E" w14:textId="68858519" w:rsidR="07AEC0B6" w:rsidRDefault="07AEC0B6" w:rsidP="07AEC0B6">
            <w:pP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FF0000"/>
                <w:sz w:val="21"/>
                <w:szCs w:val="21"/>
              </w:rPr>
            </w:pPr>
          </w:p>
        </w:tc>
      </w:tr>
    </w:tbl>
    <w:p w14:paraId="0ED26BF7" w14:textId="39B64BEF" w:rsidR="07AEC0B6" w:rsidRDefault="07AEC0B6" w:rsidP="07AEC0B6">
      <w:pPr>
        <w:spacing w:after="0"/>
      </w:pPr>
    </w:p>
    <w:p w14:paraId="6E8588B9" w14:textId="5D8CCC70" w:rsidR="23D61629" w:rsidRDefault="23D61629" w:rsidP="139CAC64">
      <w:pPr>
        <w:spacing w:after="0"/>
      </w:pPr>
      <w:r>
        <w:t xml:space="preserve">Note: </w:t>
      </w:r>
    </w:p>
    <w:p w14:paraId="0CE0B9EB" w14:textId="6C0976B0" w:rsidR="23D61629" w:rsidRDefault="23D61629" w:rsidP="139CAC64">
      <w:pPr>
        <w:pStyle w:val="ListParagraph"/>
        <w:numPr>
          <w:ilvl w:val="0"/>
          <w:numId w:val="94"/>
        </w:numPr>
        <w:spacing w:line="300" w:lineRule="auto"/>
        <w:rPr>
          <w:rFonts w:ascii="Segoe UI" w:eastAsia="Segoe UI" w:hAnsi="Segoe UI" w:cs="Segoe UI"/>
          <w:sz w:val="21"/>
          <w:szCs w:val="21"/>
        </w:rPr>
      </w:pPr>
      <w:r w:rsidRPr="139CAC64">
        <w:rPr>
          <w:rFonts w:ascii="Segoe UI" w:eastAsia="Segoe UI" w:hAnsi="Segoe UI" w:cs="Segoe UI"/>
          <w:sz w:val="21"/>
          <w:szCs w:val="21"/>
        </w:rPr>
        <w:t>BT internal users cannot register or onboard a new organisation</w:t>
      </w:r>
    </w:p>
    <w:p w14:paraId="410473DF" w14:textId="0B866A2E" w:rsidR="23D61629" w:rsidRDefault="23D61629" w:rsidP="139CAC64">
      <w:pPr>
        <w:pStyle w:val="ListParagraph"/>
        <w:numPr>
          <w:ilvl w:val="0"/>
          <w:numId w:val="94"/>
        </w:numPr>
        <w:spacing w:line="300" w:lineRule="auto"/>
        <w:rPr>
          <w:rFonts w:ascii="Segoe UI" w:eastAsia="Segoe UI" w:hAnsi="Segoe UI" w:cs="Segoe UI"/>
          <w:sz w:val="21"/>
          <w:szCs w:val="21"/>
        </w:rPr>
      </w:pPr>
      <w:r w:rsidRPr="139CAC64">
        <w:rPr>
          <w:rFonts w:ascii="Segoe UI" w:eastAsia="Segoe UI" w:hAnsi="Segoe UI" w:cs="Segoe UI"/>
          <w:sz w:val="21"/>
          <w:szCs w:val="21"/>
        </w:rPr>
        <w:t xml:space="preserve">BT users can perform actions only after: </w:t>
      </w:r>
    </w:p>
    <w:p w14:paraId="07519398" w14:textId="2983F7C7" w:rsidR="23D61629" w:rsidRDefault="23D61629" w:rsidP="139CAC64">
      <w:pPr>
        <w:pStyle w:val="ListParagraph"/>
        <w:numPr>
          <w:ilvl w:val="1"/>
          <w:numId w:val="94"/>
        </w:numPr>
        <w:spacing w:after="0" w:line="300" w:lineRule="auto"/>
        <w:rPr>
          <w:rFonts w:ascii="Segoe UI" w:eastAsia="Segoe UI" w:hAnsi="Segoe UI" w:cs="Segoe UI"/>
          <w:sz w:val="21"/>
          <w:szCs w:val="21"/>
        </w:rPr>
      </w:pPr>
      <w:r w:rsidRPr="139CAC64">
        <w:rPr>
          <w:rFonts w:ascii="Segoe UI" w:eastAsia="Segoe UI" w:hAnsi="Segoe UI" w:cs="Segoe UI"/>
          <w:sz w:val="21"/>
          <w:szCs w:val="21"/>
        </w:rPr>
        <w:t>Customer onboarding</w:t>
      </w:r>
    </w:p>
    <w:p w14:paraId="2A4966C1" w14:textId="15778FAC" w:rsidR="23D61629" w:rsidRDefault="23D61629" w:rsidP="139CAC64">
      <w:pPr>
        <w:pStyle w:val="ListParagraph"/>
        <w:numPr>
          <w:ilvl w:val="1"/>
          <w:numId w:val="94"/>
        </w:numPr>
        <w:spacing w:after="0" w:line="300" w:lineRule="auto"/>
        <w:rPr>
          <w:rFonts w:ascii="Segoe UI" w:eastAsia="Segoe UI" w:hAnsi="Segoe UI" w:cs="Segoe UI"/>
          <w:sz w:val="21"/>
          <w:szCs w:val="21"/>
        </w:rPr>
      </w:pPr>
      <w:r w:rsidRPr="139CAC64">
        <w:rPr>
          <w:rFonts w:ascii="Segoe UI" w:eastAsia="Segoe UI" w:hAnsi="Segoe UI" w:cs="Segoe UI"/>
          <w:sz w:val="21"/>
          <w:szCs w:val="21"/>
        </w:rPr>
        <w:t>Product enablement</w:t>
      </w:r>
    </w:p>
    <w:p w14:paraId="76B47A1A" w14:textId="11057C34" w:rsidR="139CAC64" w:rsidRDefault="139CAC64" w:rsidP="139CAC64">
      <w:pPr>
        <w:spacing w:after="0"/>
      </w:pPr>
    </w:p>
    <w:p w14:paraId="1812E6C5" w14:textId="29DAB92F" w:rsidR="3126F91C" w:rsidRDefault="1BCCECCC" w:rsidP="07AEC0B6">
      <w:pPr>
        <w:pStyle w:val="Heading2"/>
        <w:spacing w:line="300" w:lineRule="auto"/>
      </w:pPr>
      <w:bookmarkStart w:id="747" w:name="_Toc232667947"/>
      <w:r>
        <w:t>Identity, Authentication RBAC and Role Management</w:t>
      </w:r>
      <w:bookmarkEnd w:id="747"/>
    </w:p>
    <w:p w14:paraId="55737D6D" w14:textId="07076C19" w:rsidR="51167C35" w:rsidRDefault="5C6D1F4C" w:rsidP="036785DE">
      <w:pPr>
        <w:pStyle w:val="Heading3"/>
      </w:pPr>
      <w:bookmarkStart w:id="748" w:name="_Identity_&amp;_Authentication"/>
      <w:bookmarkStart w:id="749" w:name="_Toc232667948"/>
      <w:r>
        <w:t xml:space="preserve">Identity &amp; </w:t>
      </w:r>
      <w:bookmarkStart w:id="750" w:name="Bookmark7"/>
      <w:r>
        <w:t>Authentication</w:t>
      </w:r>
      <w:bookmarkEnd w:id="748"/>
      <w:bookmarkEnd w:id="749"/>
      <w:bookmarkEnd w:id="750"/>
    </w:p>
    <w:tbl>
      <w:tblPr>
        <w:tblStyle w:val="GridTable4-Accent4"/>
        <w:tblW w:w="0" w:type="auto"/>
        <w:tblLook w:val="04A0" w:firstRow="1" w:lastRow="0" w:firstColumn="1" w:lastColumn="0" w:noHBand="0" w:noVBand="1"/>
      </w:tblPr>
      <w:tblGrid>
        <w:gridCol w:w="1729"/>
        <w:gridCol w:w="2002"/>
        <w:gridCol w:w="2126"/>
        <w:gridCol w:w="4770"/>
      </w:tblGrid>
      <w:tr w:rsidR="07AEC0B6" w14:paraId="08A1ADE0" w14:textId="77777777" w:rsidTr="07AEC0B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Pr>
          <w:p w14:paraId="01442F10" w14:textId="77777777" w:rsidR="07AEC0B6" w:rsidRDefault="07AEC0B6" w:rsidP="07AEC0B6">
            <w:pPr>
              <w:pStyle w:val="ListBullet"/>
              <w:numPr>
                <w:ilvl w:val="0"/>
                <w:numId w:val="0"/>
              </w:numPr>
              <w:rPr>
                <w:rFonts w:cs="BT Curve"/>
              </w:rPr>
            </w:pPr>
            <w:r w:rsidRPr="07AEC0B6">
              <w:rPr>
                <w:rFonts w:cs="BT Curve"/>
              </w:rPr>
              <w:t>As a</w:t>
            </w:r>
          </w:p>
        </w:tc>
        <w:tc>
          <w:tcPr>
            <w:tcW w:w="2002" w:type="dxa"/>
          </w:tcPr>
          <w:p w14:paraId="43444E87" w14:textId="77777777" w:rsidR="07AEC0B6" w:rsidRDefault="07AEC0B6" w:rsidP="07AEC0B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7AEC0B6">
              <w:rPr>
                <w:rFonts w:cs="BT Curve"/>
              </w:rPr>
              <w:t>I want to</w:t>
            </w:r>
          </w:p>
        </w:tc>
        <w:tc>
          <w:tcPr>
            <w:tcW w:w="2126" w:type="dxa"/>
          </w:tcPr>
          <w:p w14:paraId="7EEAAF06" w14:textId="77777777" w:rsidR="07AEC0B6" w:rsidRDefault="07AEC0B6" w:rsidP="07AEC0B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7AEC0B6">
              <w:rPr>
                <w:rFonts w:cs="BT Curve"/>
              </w:rPr>
              <w:t>So that</w:t>
            </w:r>
          </w:p>
        </w:tc>
        <w:tc>
          <w:tcPr>
            <w:tcW w:w="4770" w:type="dxa"/>
          </w:tcPr>
          <w:p w14:paraId="678493E0" w14:textId="77777777" w:rsidR="07AEC0B6" w:rsidRDefault="07AEC0B6" w:rsidP="07AEC0B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7AEC0B6">
              <w:rPr>
                <w:rFonts w:cs="BT Curve"/>
              </w:rPr>
              <w:t>Acceptance criteria</w:t>
            </w:r>
          </w:p>
        </w:tc>
      </w:tr>
      <w:tr w:rsidR="07AEC0B6" w14:paraId="49301732" w14:textId="77777777" w:rsidTr="07AEC0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Pr>
          <w:p w14:paraId="57CC06E9" w14:textId="0F3542C5" w:rsidR="07AEC0B6" w:rsidRDefault="07AEC0B6" w:rsidP="07AEC0B6">
            <w:pPr>
              <w:spacing w:line="300" w:lineRule="auto"/>
            </w:pPr>
            <w:r w:rsidRPr="07AEC0B6">
              <w:rPr>
                <w:rFonts w:ascii="Segoe UI" w:eastAsia="Segoe UI" w:hAnsi="Segoe UI" w:cs="Segoe UI"/>
                <w:b w:val="0"/>
                <w:bCs w:val="0"/>
                <w:sz w:val="21"/>
                <w:szCs w:val="21"/>
              </w:rPr>
              <w:t>Partner user, Sub</w:t>
            </w:r>
            <w:r>
              <w:noBreakHyphen/>
            </w:r>
            <w:r w:rsidRPr="07AEC0B6">
              <w:rPr>
                <w:rFonts w:ascii="Segoe UI" w:eastAsia="Segoe UI" w:hAnsi="Segoe UI" w:cs="Segoe UI"/>
                <w:b w:val="0"/>
                <w:bCs w:val="0"/>
                <w:sz w:val="21"/>
                <w:szCs w:val="21"/>
              </w:rPr>
              <w:t>Reseller user, or Internal BT user</w:t>
            </w:r>
          </w:p>
        </w:tc>
        <w:tc>
          <w:tcPr>
            <w:tcW w:w="2002" w:type="dxa"/>
          </w:tcPr>
          <w:p w14:paraId="367EF4D4" w14:textId="15D7D923"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sign in once</w:t>
            </w:r>
          </w:p>
        </w:tc>
        <w:tc>
          <w:tcPr>
            <w:tcW w:w="2126" w:type="dxa"/>
          </w:tcPr>
          <w:p w14:paraId="2132EFC0" w14:textId="6F55CBB1"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I can access all authorised portals, journeys, and APIs without re</w:t>
            </w:r>
            <w:r>
              <w:noBreakHyphen/>
            </w:r>
            <w:r w:rsidRPr="07AEC0B6">
              <w:rPr>
                <w:rFonts w:ascii="Segoe UI" w:eastAsia="Segoe UI" w:hAnsi="Segoe UI" w:cs="Segoe UI"/>
                <w:sz w:val="21"/>
                <w:szCs w:val="21"/>
              </w:rPr>
              <w:t>logging in</w:t>
            </w:r>
          </w:p>
        </w:tc>
        <w:tc>
          <w:tcPr>
            <w:tcW w:w="4770" w:type="dxa"/>
          </w:tcPr>
          <w:p w14:paraId="2D259C2D" w14:textId="5B724C23"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7AEC0B6">
              <w:rPr>
                <w:rFonts w:ascii="Segoe UI" w:eastAsia="Segoe UI" w:hAnsi="Segoe UI" w:cs="Segoe UI"/>
                <w:sz w:val="21"/>
                <w:szCs w:val="21"/>
              </w:rPr>
              <w:t>Given the user attempts to access the portal or APIs</w:t>
            </w:r>
          </w:p>
          <w:p w14:paraId="723BCC05" w14:textId="5C0A84F1"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7AEC0B6">
              <w:rPr>
                <w:rFonts w:ascii="Segoe UI" w:eastAsia="Segoe UI" w:hAnsi="Segoe UI" w:cs="Segoe UI"/>
                <w:sz w:val="21"/>
                <w:szCs w:val="21"/>
              </w:rPr>
              <w:t>When authentication is required</w:t>
            </w:r>
          </w:p>
          <w:p w14:paraId="1E3C7485" w14:textId="1F8A7091"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7AEC0B6">
              <w:rPr>
                <w:rFonts w:ascii="Segoe UI" w:eastAsia="Segoe UI" w:hAnsi="Segoe UI" w:cs="Segoe UI"/>
                <w:sz w:val="21"/>
                <w:szCs w:val="21"/>
              </w:rPr>
              <w:t>Then the user is redirected to the standard authentication flow</w:t>
            </w:r>
          </w:p>
          <w:p w14:paraId="38ACDDF7" w14:textId="240A5125"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7AEC0B6">
              <w:rPr>
                <w:rFonts w:ascii="Segoe UI" w:eastAsia="Segoe UI" w:hAnsi="Segoe UI" w:cs="Segoe UI"/>
                <w:sz w:val="21"/>
                <w:szCs w:val="21"/>
              </w:rPr>
              <w:t>And credentials are validated securely</w:t>
            </w:r>
          </w:p>
          <w:p w14:paraId="4E7FABB2" w14:textId="02239ABD"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7AEC0B6">
              <w:rPr>
                <w:rFonts w:ascii="Segoe UI" w:eastAsia="Segoe UI" w:hAnsi="Segoe UI" w:cs="Segoe UI"/>
                <w:sz w:val="21"/>
                <w:szCs w:val="21"/>
              </w:rPr>
              <w:t>And unauthorised users are blocked with a clear error message</w:t>
            </w:r>
          </w:p>
          <w:p w14:paraId="2D56D352" w14:textId="4ED2560B"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7AEC0B6">
              <w:rPr>
                <w:rFonts w:ascii="Segoe UI" w:eastAsia="Segoe UI" w:hAnsi="Segoe UI" w:cs="Segoe UI"/>
                <w:sz w:val="21"/>
                <w:szCs w:val="21"/>
              </w:rPr>
              <w:t>And successful authentication enables SSO across all channels</w:t>
            </w:r>
          </w:p>
        </w:tc>
      </w:tr>
    </w:tbl>
    <w:p w14:paraId="413A2DFE" w14:textId="10327B70" w:rsidR="07AEC0B6" w:rsidRDefault="07AEC0B6"/>
    <w:p w14:paraId="7F6FE039" w14:textId="0C5C0411" w:rsidR="51167C35" w:rsidRDefault="5C6D1F4C" w:rsidP="07AEC0B6">
      <w:pPr>
        <w:pStyle w:val="Heading3"/>
      </w:pPr>
      <w:bookmarkStart w:id="751" w:name="_Permission_Set_Management"/>
      <w:bookmarkStart w:id="752" w:name="_Toc232667949"/>
      <w:r>
        <w:t xml:space="preserve">Permission Set </w:t>
      </w:r>
      <w:bookmarkStart w:id="753" w:name="Bookmark8"/>
      <w:r>
        <w:t>Management</w:t>
      </w:r>
      <w:bookmarkEnd w:id="751"/>
      <w:bookmarkEnd w:id="752"/>
      <w:bookmarkEnd w:id="753"/>
    </w:p>
    <w:tbl>
      <w:tblPr>
        <w:tblStyle w:val="GridTable4-Accent4"/>
        <w:tblW w:w="0" w:type="auto"/>
        <w:tblLook w:val="04A0" w:firstRow="1" w:lastRow="0" w:firstColumn="1" w:lastColumn="0" w:noHBand="0" w:noVBand="1"/>
      </w:tblPr>
      <w:tblGrid>
        <w:gridCol w:w="1729"/>
        <w:gridCol w:w="2002"/>
        <w:gridCol w:w="2126"/>
        <w:gridCol w:w="4770"/>
      </w:tblGrid>
      <w:tr w:rsidR="07AEC0B6" w14:paraId="650D7C31" w14:textId="77777777" w:rsidTr="07AEC0B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Pr>
          <w:p w14:paraId="54C3027D" w14:textId="77777777" w:rsidR="07AEC0B6" w:rsidRDefault="07AEC0B6" w:rsidP="07AEC0B6">
            <w:pPr>
              <w:pStyle w:val="ListBullet"/>
              <w:numPr>
                <w:ilvl w:val="0"/>
                <w:numId w:val="0"/>
              </w:numPr>
              <w:rPr>
                <w:rFonts w:cs="BT Curve"/>
              </w:rPr>
            </w:pPr>
            <w:r w:rsidRPr="07AEC0B6">
              <w:rPr>
                <w:rFonts w:cs="BT Curve"/>
              </w:rPr>
              <w:t>As a</w:t>
            </w:r>
          </w:p>
        </w:tc>
        <w:tc>
          <w:tcPr>
            <w:tcW w:w="2002" w:type="dxa"/>
          </w:tcPr>
          <w:p w14:paraId="7C1B5CF7" w14:textId="77777777" w:rsidR="07AEC0B6" w:rsidRDefault="07AEC0B6" w:rsidP="07AEC0B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7AEC0B6">
              <w:rPr>
                <w:rFonts w:cs="BT Curve"/>
              </w:rPr>
              <w:t>I want to</w:t>
            </w:r>
          </w:p>
        </w:tc>
        <w:tc>
          <w:tcPr>
            <w:tcW w:w="2126" w:type="dxa"/>
          </w:tcPr>
          <w:p w14:paraId="66E978A4" w14:textId="77777777" w:rsidR="07AEC0B6" w:rsidRDefault="07AEC0B6" w:rsidP="07AEC0B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7AEC0B6">
              <w:rPr>
                <w:rFonts w:cs="BT Curve"/>
              </w:rPr>
              <w:t>So that</w:t>
            </w:r>
          </w:p>
        </w:tc>
        <w:tc>
          <w:tcPr>
            <w:tcW w:w="4770" w:type="dxa"/>
          </w:tcPr>
          <w:p w14:paraId="44FDEFAE" w14:textId="77777777" w:rsidR="07AEC0B6" w:rsidRDefault="07AEC0B6" w:rsidP="07AEC0B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7AEC0B6">
              <w:rPr>
                <w:rFonts w:cs="BT Curve"/>
              </w:rPr>
              <w:t>Acceptance criteria</w:t>
            </w:r>
          </w:p>
        </w:tc>
      </w:tr>
      <w:tr w:rsidR="07AEC0B6" w14:paraId="51260939" w14:textId="77777777" w:rsidTr="07AEC0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Pr>
          <w:p w14:paraId="61D59E3F" w14:textId="1F525D45" w:rsidR="07AEC0B6" w:rsidRDefault="07AEC0B6" w:rsidP="07AEC0B6">
            <w:pPr>
              <w:spacing w:line="300" w:lineRule="auto"/>
            </w:pPr>
            <w:r w:rsidRPr="07AEC0B6">
              <w:rPr>
                <w:rFonts w:ascii="Segoe UI" w:eastAsia="Segoe UI" w:hAnsi="Segoe UI" w:cs="Segoe UI"/>
                <w:b w:val="0"/>
                <w:bCs w:val="0"/>
                <w:sz w:val="21"/>
                <w:szCs w:val="21"/>
              </w:rPr>
              <w:t>Organisation Administrator</w:t>
            </w:r>
          </w:p>
        </w:tc>
        <w:tc>
          <w:tcPr>
            <w:tcW w:w="2002" w:type="dxa"/>
          </w:tcPr>
          <w:p w14:paraId="47B9720A" w14:textId="104F7567"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define permission sets</w:t>
            </w:r>
          </w:p>
        </w:tc>
        <w:tc>
          <w:tcPr>
            <w:tcW w:w="2126" w:type="dxa"/>
          </w:tcPr>
          <w:p w14:paraId="7AF28374" w14:textId="62D56BE6"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access can be managed in a granular and reusable way</w:t>
            </w:r>
          </w:p>
        </w:tc>
        <w:tc>
          <w:tcPr>
            <w:tcW w:w="4770" w:type="dxa"/>
          </w:tcPr>
          <w:p w14:paraId="5A5AAD10" w14:textId="0CACF4F9"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Given the user is an Organisation Administrator</w:t>
            </w:r>
          </w:p>
          <w:p w14:paraId="67CD1BBE" w14:textId="740B7023"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When a permission set is created</w:t>
            </w:r>
          </w:p>
          <w:p w14:paraId="47C3569F" w14:textId="2AECB81D"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Then permissions can be selected from a predefined catalogue (e.g. order, Create, Fault, Raise, Billing View)</w:t>
            </w:r>
          </w:p>
          <w:p w14:paraId="4EA51DF9" w14:textId="3B85B551"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And permissions are grouped by capability</w:t>
            </w:r>
          </w:p>
          <w:p w14:paraId="4E3589E8" w14:textId="372B1722"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And the permission set is saved and available for role assignment</w:t>
            </w:r>
          </w:p>
          <w:p w14:paraId="315A8BA8" w14:textId="37D42DD4"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And the permission set is versioned and auditable</w:t>
            </w:r>
          </w:p>
        </w:tc>
      </w:tr>
      <w:tr w:rsidR="07AEC0B6" w14:paraId="24E7C41B" w14:textId="77777777" w:rsidTr="07AEC0B6">
        <w:trPr>
          <w:trHeight w:val="300"/>
        </w:trPr>
        <w:tc>
          <w:tcPr>
            <w:cnfStyle w:val="001000000000" w:firstRow="0" w:lastRow="0" w:firstColumn="1" w:lastColumn="0" w:oddVBand="0" w:evenVBand="0" w:oddHBand="0" w:evenHBand="0" w:firstRowFirstColumn="0" w:firstRowLastColumn="0" w:lastRowFirstColumn="0" w:lastRowLastColumn="0"/>
            <w:tcW w:w="1729" w:type="dxa"/>
          </w:tcPr>
          <w:p w14:paraId="17509C6B" w14:textId="4C0666C0" w:rsidR="07AEC0B6" w:rsidRDefault="07AEC0B6" w:rsidP="07AEC0B6">
            <w:pPr>
              <w:spacing w:line="300" w:lineRule="auto"/>
            </w:pPr>
            <w:r w:rsidRPr="07AEC0B6">
              <w:rPr>
                <w:rFonts w:ascii="Segoe UI" w:eastAsia="Segoe UI" w:hAnsi="Segoe UI" w:cs="Segoe UI"/>
                <w:b w:val="0"/>
                <w:bCs w:val="0"/>
                <w:sz w:val="21"/>
                <w:szCs w:val="21"/>
              </w:rPr>
              <w:t>Organisation Administrator</w:t>
            </w:r>
          </w:p>
        </w:tc>
        <w:tc>
          <w:tcPr>
            <w:tcW w:w="2002" w:type="dxa"/>
          </w:tcPr>
          <w:p w14:paraId="16E9AAC8" w14:textId="7D1E0B16"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update permission sets</w:t>
            </w:r>
          </w:p>
        </w:tc>
        <w:tc>
          <w:tcPr>
            <w:tcW w:w="2126" w:type="dxa"/>
          </w:tcPr>
          <w:p w14:paraId="2F4E5321" w14:textId="0AA3E48F"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access can evolve as responsibilities change</w:t>
            </w:r>
          </w:p>
        </w:tc>
        <w:tc>
          <w:tcPr>
            <w:tcW w:w="4770" w:type="dxa"/>
          </w:tcPr>
          <w:p w14:paraId="47CDDBB6" w14:textId="2964587C"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Given a permission set exists</w:t>
            </w:r>
          </w:p>
          <w:p w14:paraId="039951DC" w14:textId="302A0303"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When permissions are modified</w:t>
            </w:r>
          </w:p>
          <w:p w14:paraId="365C70B5" w14:textId="5921E59A"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Then changes take effect immediately or near real</w:t>
            </w:r>
            <w:r>
              <w:noBreakHyphen/>
            </w:r>
            <w:r w:rsidRPr="07AEC0B6">
              <w:rPr>
                <w:rFonts w:ascii="Segoe UI" w:eastAsia="Segoe UI" w:hAnsi="Segoe UI" w:cs="Segoe UI"/>
                <w:sz w:val="21"/>
                <w:szCs w:val="21"/>
              </w:rPr>
              <w:t>time</w:t>
            </w:r>
          </w:p>
          <w:p w14:paraId="62113FD6" w14:textId="264E22AF"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And users do not need to re</w:t>
            </w:r>
            <w:r>
              <w:noBreakHyphen/>
            </w:r>
            <w:r w:rsidRPr="07AEC0B6">
              <w:rPr>
                <w:rFonts w:ascii="Segoe UI" w:eastAsia="Segoe UI" w:hAnsi="Segoe UI" w:cs="Segoe UI"/>
                <w:sz w:val="21"/>
                <w:szCs w:val="21"/>
              </w:rPr>
              <w:t>register or re</w:t>
            </w:r>
            <w:r>
              <w:noBreakHyphen/>
            </w:r>
            <w:r w:rsidRPr="07AEC0B6">
              <w:rPr>
                <w:rFonts w:ascii="Segoe UI" w:eastAsia="Segoe UI" w:hAnsi="Segoe UI" w:cs="Segoe UI"/>
                <w:sz w:val="21"/>
                <w:szCs w:val="21"/>
              </w:rPr>
              <w:t>authenticate</w:t>
            </w:r>
          </w:p>
          <w:p w14:paraId="44926D4F" w14:textId="4F1B0E68"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And changes are audit</w:t>
            </w:r>
            <w:r>
              <w:noBreakHyphen/>
            </w:r>
            <w:r w:rsidRPr="07AEC0B6">
              <w:rPr>
                <w:rFonts w:ascii="Segoe UI" w:eastAsia="Segoe UI" w:hAnsi="Segoe UI" w:cs="Segoe UI"/>
                <w:sz w:val="21"/>
                <w:szCs w:val="21"/>
              </w:rPr>
              <w:t>logged</w:t>
            </w:r>
          </w:p>
        </w:tc>
      </w:tr>
    </w:tbl>
    <w:p w14:paraId="6F8C9514" w14:textId="13DE0269" w:rsidR="07AEC0B6" w:rsidRDefault="07AEC0B6" w:rsidP="07AEC0B6">
      <w:pPr>
        <w:rPr>
          <w:b/>
          <w:bCs/>
        </w:rPr>
      </w:pPr>
    </w:p>
    <w:p w14:paraId="729BB30A" w14:textId="20129EAA" w:rsidR="51167C35" w:rsidRDefault="5C6D1F4C" w:rsidP="07AEC0B6">
      <w:pPr>
        <w:pStyle w:val="Heading3"/>
      </w:pPr>
      <w:bookmarkStart w:id="754" w:name="_Role_Definition_and"/>
      <w:bookmarkStart w:id="755" w:name="_Toc232667950"/>
      <w:r>
        <w:t xml:space="preserve">Role Definition and </w:t>
      </w:r>
      <w:bookmarkStart w:id="756" w:name="Bookmark9"/>
      <w:r>
        <w:t>Assignment</w:t>
      </w:r>
      <w:bookmarkEnd w:id="754"/>
      <w:bookmarkEnd w:id="755"/>
      <w:bookmarkEnd w:id="756"/>
    </w:p>
    <w:tbl>
      <w:tblPr>
        <w:tblStyle w:val="GridTable4-Accent4"/>
        <w:tblW w:w="0" w:type="auto"/>
        <w:tblLook w:val="04A0" w:firstRow="1" w:lastRow="0" w:firstColumn="1" w:lastColumn="0" w:noHBand="0" w:noVBand="1"/>
      </w:tblPr>
      <w:tblGrid>
        <w:gridCol w:w="1729"/>
        <w:gridCol w:w="2002"/>
        <w:gridCol w:w="2126"/>
        <w:gridCol w:w="4770"/>
      </w:tblGrid>
      <w:tr w:rsidR="07AEC0B6" w14:paraId="72FE56B9" w14:textId="77777777" w:rsidTr="036785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Pr>
          <w:p w14:paraId="56AB7DD5" w14:textId="77777777" w:rsidR="07AEC0B6" w:rsidRDefault="07AEC0B6" w:rsidP="07AEC0B6">
            <w:pPr>
              <w:pStyle w:val="ListBullet"/>
              <w:numPr>
                <w:ilvl w:val="0"/>
                <w:numId w:val="0"/>
              </w:numPr>
              <w:rPr>
                <w:rFonts w:cs="BT Curve"/>
              </w:rPr>
            </w:pPr>
            <w:r w:rsidRPr="07AEC0B6">
              <w:rPr>
                <w:rFonts w:cs="BT Curve"/>
              </w:rPr>
              <w:t>As a</w:t>
            </w:r>
          </w:p>
        </w:tc>
        <w:tc>
          <w:tcPr>
            <w:tcW w:w="2002" w:type="dxa"/>
          </w:tcPr>
          <w:p w14:paraId="039CECEB" w14:textId="77777777" w:rsidR="07AEC0B6" w:rsidRDefault="07AEC0B6" w:rsidP="07AEC0B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7AEC0B6">
              <w:rPr>
                <w:rFonts w:cs="BT Curve"/>
              </w:rPr>
              <w:t>I want to</w:t>
            </w:r>
          </w:p>
        </w:tc>
        <w:tc>
          <w:tcPr>
            <w:tcW w:w="2126" w:type="dxa"/>
          </w:tcPr>
          <w:p w14:paraId="57080E36" w14:textId="77777777" w:rsidR="07AEC0B6" w:rsidRDefault="07AEC0B6" w:rsidP="07AEC0B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7AEC0B6">
              <w:rPr>
                <w:rFonts w:cs="BT Curve"/>
              </w:rPr>
              <w:t>So that</w:t>
            </w:r>
          </w:p>
        </w:tc>
        <w:tc>
          <w:tcPr>
            <w:tcW w:w="4770" w:type="dxa"/>
          </w:tcPr>
          <w:p w14:paraId="4F87CB7C" w14:textId="77777777" w:rsidR="07AEC0B6" w:rsidRDefault="07AEC0B6" w:rsidP="07AEC0B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7AEC0B6">
              <w:rPr>
                <w:rFonts w:cs="BT Curve"/>
              </w:rPr>
              <w:t>Acceptance criteria</w:t>
            </w:r>
          </w:p>
        </w:tc>
      </w:tr>
      <w:tr w:rsidR="07AEC0B6" w14:paraId="1F46A954" w14:textId="77777777" w:rsidTr="03678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Pr>
          <w:p w14:paraId="41795138" w14:textId="1F525D45" w:rsidR="07AEC0B6" w:rsidRDefault="07AEC0B6" w:rsidP="07AEC0B6">
            <w:pPr>
              <w:spacing w:line="300" w:lineRule="auto"/>
            </w:pPr>
            <w:r w:rsidRPr="07AEC0B6">
              <w:rPr>
                <w:rFonts w:ascii="Segoe UI" w:eastAsia="Segoe UI" w:hAnsi="Segoe UI" w:cs="Segoe UI"/>
                <w:b w:val="0"/>
                <w:bCs w:val="0"/>
                <w:sz w:val="21"/>
                <w:szCs w:val="21"/>
              </w:rPr>
              <w:t>Organisation Administrator</w:t>
            </w:r>
          </w:p>
        </w:tc>
        <w:tc>
          <w:tcPr>
            <w:tcW w:w="2002" w:type="dxa"/>
          </w:tcPr>
          <w:p w14:paraId="6F8101B5" w14:textId="441FF5F8"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create roles by combining permission sets</w:t>
            </w:r>
          </w:p>
        </w:tc>
        <w:tc>
          <w:tcPr>
            <w:tcW w:w="2126" w:type="dxa"/>
          </w:tcPr>
          <w:p w14:paraId="5110FDBC" w14:textId="2FDDF004"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user access can be managed consistently at scale</w:t>
            </w:r>
          </w:p>
        </w:tc>
        <w:tc>
          <w:tcPr>
            <w:tcW w:w="4770" w:type="dxa"/>
          </w:tcPr>
          <w:p w14:paraId="547D5C60" w14:textId="1C13CE4D"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Given permission sets exist</w:t>
            </w:r>
          </w:p>
          <w:p w14:paraId="1592C28C" w14:textId="514059FE"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When a role is created</w:t>
            </w:r>
          </w:p>
          <w:p w14:paraId="1BF782D1" w14:textId="2AB76DDA"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Then one or more permission sets can be associated to the role</w:t>
            </w:r>
          </w:p>
          <w:p w14:paraId="5523EC45" w14:textId="14D50C41"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And the role is named and described</w:t>
            </w:r>
          </w:p>
          <w:p w14:paraId="04434E51" w14:textId="017673F5"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And the role is available for assignment</w:t>
            </w:r>
          </w:p>
          <w:p w14:paraId="3E4C0B89" w14:textId="1DF4B17D"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And roles cannot exceed organisational entitlement</w:t>
            </w:r>
          </w:p>
        </w:tc>
      </w:tr>
      <w:tr w:rsidR="07AEC0B6" w14:paraId="58478898" w14:textId="77777777" w:rsidTr="036785DE">
        <w:trPr>
          <w:trHeight w:val="300"/>
        </w:trPr>
        <w:tc>
          <w:tcPr>
            <w:cnfStyle w:val="001000000000" w:firstRow="0" w:lastRow="0" w:firstColumn="1" w:lastColumn="0" w:oddVBand="0" w:evenVBand="0" w:oddHBand="0" w:evenHBand="0" w:firstRowFirstColumn="0" w:firstRowLastColumn="0" w:lastRowFirstColumn="0" w:lastRowLastColumn="0"/>
            <w:tcW w:w="1729" w:type="dxa"/>
          </w:tcPr>
          <w:p w14:paraId="31FA936A" w14:textId="4C0666C0" w:rsidR="07AEC0B6" w:rsidRDefault="07AEC0B6" w:rsidP="07AEC0B6">
            <w:pPr>
              <w:spacing w:line="300" w:lineRule="auto"/>
            </w:pPr>
            <w:r w:rsidRPr="07AEC0B6">
              <w:rPr>
                <w:rFonts w:ascii="Segoe UI" w:eastAsia="Segoe UI" w:hAnsi="Segoe UI" w:cs="Segoe UI"/>
                <w:b w:val="0"/>
                <w:bCs w:val="0"/>
                <w:sz w:val="21"/>
                <w:szCs w:val="21"/>
              </w:rPr>
              <w:t>Organisation Administrator</w:t>
            </w:r>
          </w:p>
        </w:tc>
        <w:tc>
          <w:tcPr>
            <w:tcW w:w="2002" w:type="dxa"/>
          </w:tcPr>
          <w:p w14:paraId="2177342F" w14:textId="5CEC344E"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assign or update user roles</w:t>
            </w:r>
          </w:p>
        </w:tc>
        <w:tc>
          <w:tcPr>
            <w:tcW w:w="2126" w:type="dxa"/>
          </w:tcPr>
          <w:p w14:paraId="24500708" w14:textId="17BC23E8"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access remains accurate as responsibilities change</w:t>
            </w:r>
          </w:p>
        </w:tc>
        <w:tc>
          <w:tcPr>
            <w:tcW w:w="4770" w:type="dxa"/>
          </w:tcPr>
          <w:p w14:paraId="3B1B9629" w14:textId="461D0F7E"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Given a user and role exist</w:t>
            </w:r>
          </w:p>
          <w:p w14:paraId="177F14F2" w14:textId="4B741AE3"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When roles are assigned or updated</w:t>
            </w:r>
          </w:p>
          <w:p w14:paraId="5C09849A" w14:textId="0E1C56C5"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Then access changes take effect immediately or near real</w:t>
            </w:r>
            <w:r>
              <w:noBreakHyphen/>
            </w:r>
            <w:r w:rsidRPr="07AEC0B6">
              <w:rPr>
                <w:rFonts w:ascii="Segoe UI" w:eastAsia="Segoe UI" w:hAnsi="Segoe UI" w:cs="Segoe UI"/>
                <w:sz w:val="21"/>
                <w:szCs w:val="21"/>
              </w:rPr>
              <w:t>time</w:t>
            </w:r>
          </w:p>
          <w:p w14:paraId="3CCD50D0" w14:textId="6AD1A4D5"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And no re</w:t>
            </w:r>
            <w:r>
              <w:noBreakHyphen/>
            </w:r>
            <w:r w:rsidRPr="07AEC0B6">
              <w:rPr>
                <w:rFonts w:ascii="Segoe UI" w:eastAsia="Segoe UI" w:hAnsi="Segoe UI" w:cs="Segoe UI"/>
                <w:sz w:val="21"/>
                <w:szCs w:val="21"/>
              </w:rPr>
              <w:t>authentication is required</w:t>
            </w:r>
          </w:p>
          <w:p w14:paraId="651B6B19" w14:textId="7A5144E9"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And changes are audit</w:t>
            </w:r>
            <w:r>
              <w:noBreakHyphen/>
            </w:r>
            <w:r w:rsidRPr="07AEC0B6">
              <w:rPr>
                <w:rFonts w:ascii="Segoe UI" w:eastAsia="Segoe UI" w:hAnsi="Segoe UI" w:cs="Segoe UI"/>
                <w:sz w:val="21"/>
                <w:szCs w:val="21"/>
              </w:rPr>
              <w:t>logged</w:t>
            </w:r>
          </w:p>
        </w:tc>
      </w:tr>
    </w:tbl>
    <w:p w14:paraId="58C15A38" w14:textId="33B9513C" w:rsidR="07AEC0B6" w:rsidRDefault="07AEC0B6" w:rsidP="07AEC0B6">
      <w:pPr>
        <w:spacing w:before="210" w:after="210" w:line="300" w:lineRule="auto"/>
        <w:rPr>
          <w:rFonts w:ascii="Segoe UI" w:eastAsia="Segoe UI" w:hAnsi="Segoe UI" w:cs="Segoe UI"/>
          <w:sz w:val="21"/>
          <w:szCs w:val="21"/>
        </w:rPr>
      </w:pPr>
    </w:p>
    <w:p w14:paraId="522B20F5" w14:textId="5C453FF9" w:rsidR="51167C35" w:rsidRDefault="5C6D1F4C" w:rsidP="07AEC0B6">
      <w:pPr>
        <w:pStyle w:val="Heading3"/>
      </w:pPr>
      <w:bookmarkStart w:id="757" w:name="_RBAC_Enforcement"/>
      <w:bookmarkStart w:id="758" w:name="_Toc232667951"/>
      <w:r>
        <w:t xml:space="preserve">RBAC </w:t>
      </w:r>
      <w:bookmarkStart w:id="759" w:name="Bookmark10"/>
      <w:r>
        <w:t>Enforcement</w:t>
      </w:r>
      <w:bookmarkEnd w:id="757"/>
      <w:bookmarkEnd w:id="758"/>
      <w:bookmarkEnd w:id="759"/>
    </w:p>
    <w:tbl>
      <w:tblPr>
        <w:tblStyle w:val="GridTable4-Accent4"/>
        <w:tblW w:w="0" w:type="auto"/>
        <w:tblLook w:val="04A0" w:firstRow="1" w:lastRow="0" w:firstColumn="1" w:lastColumn="0" w:noHBand="0" w:noVBand="1"/>
      </w:tblPr>
      <w:tblGrid>
        <w:gridCol w:w="1476"/>
        <w:gridCol w:w="1587"/>
        <w:gridCol w:w="1445"/>
        <w:gridCol w:w="5984"/>
      </w:tblGrid>
      <w:tr w:rsidR="07AEC0B6" w14:paraId="3E70B20D" w14:textId="77777777" w:rsidTr="07AEC0B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6" w:type="dxa"/>
          </w:tcPr>
          <w:p w14:paraId="6674EEB5" w14:textId="77777777" w:rsidR="07AEC0B6" w:rsidRDefault="07AEC0B6" w:rsidP="07AEC0B6">
            <w:pPr>
              <w:pStyle w:val="ListBullet"/>
              <w:numPr>
                <w:ilvl w:val="0"/>
                <w:numId w:val="0"/>
              </w:numPr>
              <w:rPr>
                <w:rFonts w:cs="BT Curve"/>
              </w:rPr>
            </w:pPr>
            <w:r w:rsidRPr="07AEC0B6">
              <w:rPr>
                <w:rFonts w:cs="BT Curve"/>
              </w:rPr>
              <w:t>As a</w:t>
            </w:r>
          </w:p>
        </w:tc>
        <w:tc>
          <w:tcPr>
            <w:tcW w:w="1587" w:type="dxa"/>
          </w:tcPr>
          <w:p w14:paraId="78403672" w14:textId="77777777" w:rsidR="07AEC0B6" w:rsidRDefault="07AEC0B6" w:rsidP="07AEC0B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7AEC0B6">
              <w:rPr>
                <w:rFonts w:cs="BT Curve"/>
              </w:rPr>
              <w:t>I want to</w:t>
            </w:r>
          </w:p>
        </w:tc>
        <w:tc>
          <w:tcPr>
            <w:tcW w:w="1445" w:type="dxa"/>
          </w:tcPr>
          <w:p w14:paraId="63FEF321" w14:textId="77777777" w:rsidR="07AEC0B6" w:rsidRDefault="07AEC0B6" w:rsidP="07AEC0B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7AEC0B6">
              <w:rPr>
                <w:rFonts w:cs="BT Curve"/>
              </w:rPr>
              <w:t>So that</w:t>
            </w:r>
          </w:p>
        </w:tc>
        <w:tc>
          <w:tcPr>
            <w:tcW w:w="5984" w:type="dxa"/>
          </w:tcPr>
          <w:p w14:paraId="1EFA5922" w14:textId="77777777" w:rsidR="07AEC0B6" w:rsidRDefault="07AEC0B6" w:rsidP="07AEC0B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7AEC0B6">
              <w:rPr>
                <w:rFonts w:cs="BT Curve"/>
              </w:rPr>
              <w:t>Acceptance criteria</w:t>
            </w:r>
          </w:p>
        </w:tc>
      </w:tr>
      <w:tr w:rsidR="07AEC0B6" w14:paraId="4E247FB4" w14:textId="77777777" w:rsidTr="07AEC0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6" w:type="dxa"/>
          </w:tcPr>
          <w:p w14:paraId="52D30966" w14:textId="7EF13947" w:rsidR="07AEC0B6" w:rsidRDefault="07AEC0B6" w:rsidP="07AEC0B6">
            <w:pPr>
              <w:spacing w:line="300" w:lineRule="auto"/>
            </w:pPr>
            <w:r w:rsidRPr="07AEC0B6">
              <w:rPr>
                <w:rFonts w:ascii="Segoe UI" w:eastAsia="Segoe UI" w:hAnsi="Segoe UI" w:cs="Segoe UI"/>
                <w:b w:val="0"/>
                <w:bCs w:val="0"/>
                <w:sz w:val="21"/>
                <w:szCs w:val="21"/>
              </w:rPr>
              <w:t>Platform Owner</w:t>
            </w:r>
          </w:p>
        </w:tc>
        <w:tc>
          <w:tcPr>
            <w:tcW w:w="1587" w:type="dxa"/>
          </w:tcPr>
          <w:p w14:paraId="50DCE54F" w14:textId="4E491393"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RBAC enforced consistently across all journeys</w:t>
            </w:r>
          </w:p>
        </w:tc>
        <w:tc>
          <w:tcPr>
            <w:tcW w:w="1445" w:type="dxa"/>
          </w:tcPr>
          <w:p w14:paraId="4CAA1F3B" w14:textId="24E7B844"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users can only perform actions appropriate to their role</w:t>
            </w:r>
          </w:p>
        </w:tc>
        <w:tc>
          <w:tcPr>
            <w:tcW w:w="5984" w:type="dxa"/>
          </w:tcPr>
          <w:p w14:paraId="19A1064E" w14:textId="67E5C5F6"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Given a user is authenticated</w:t>
            </w:r>
          </w:p>
          <w:p w14:paraId="166DFB62" w14:textId="3943FEB1"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When the user attempts to access a journey or perform an action</w:t>
            </w:r>
          </w:p>
          <w:p w14:paraId="2FF91E1A" w14:textId="5295DC1D"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Then permissions are evaluated based on assigned roles and permission sets</w:t>
            </w:r>
          </w:p>
          <w:p w14:paraId="543F5B8F" w14:textId="4902EF64"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And authorised actions succeed</w:t>
            </w:r>
          </w:p>
          <w:p w14:paraId="33214687" w14:textId="2D492D36"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And unauthorised actions are blocked with a clear message</w:t>
            </w:r>
          </w:p>
        </w:tc>
      </w:tr>
      <w:tr w:rsidR="07AEC0B6" w14:paraId="44989052" w14:textId="77777777" w:rsidTr="07AEC0B6">
        <w:trPr>
          <w:trHeight w:val="300"/>
        </w:trPr>
        <w:tc>
          <w:tcPr>
            <w:cnfStyle w:val="001000000000" w:firstRow="0" w:lastRow="0" w:firstColumn="1" w:lastColumn="0" w:oddVBand="0" w:evenVBand="0" w:oddHBand="0" w:evenHBand="0" w:firstRowFirstColumn="0" w:firstRowLastColumn="0" w:lastRowFirstColumn="0" w:lastRowLastColumn="0"/>
            <w:tcW w:w="1476" w:type="dxa"/>
          </w:tcPr>
          <w:p w14:paraId="7A159DF0" w14:textId="051843FD" w:rsidR="07AEC0B6" w:rsidRDefault="07AEC0B6" w:rsidP="07AEC0B6">
            <w:pPr>
              <w:spacing w:line="300" w:lineRule="auto"/>
            </w:pPr>
            <w:r w:rsidRPr="07AEC0B6">
              <w:rPr>
                <w:rFonts w:ascii="Segoe UI" w:eastAsia="Segoe UI" w:hAnsi="Segoe UI" w:cs="Segoe UI"/>
                <w:b w:val="0"/>
                <w:bCs w:val="0"/>
                <w:sz w:val="21"/>
                <w:szCs w:val="21"/>
              </w:rPr>
              <w:t>Platform Owner</w:t>
            </w:r>
          </w:p>
        </w:tc>
        <w:tc>
          <w:tcPr>
            <w:tcW w:w="1587" w:type="dxa"/>
          </w:tcPr>
          <w:p w14:paraId="1AE85B4E" w14:textId="7E21EC92"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the same RBAC rules applied across portal and APIs</w:t>
            </w:r>
          </w:p>
        </w:tc>
        <w:tc>
          <w:tcPr>
            <w:tcW w:w="1445" w:type="dxa"/>
          </w:tcPr>
          <w:p w14:paraId="4D65A48D" w14:textId="62887299"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access remains consistent regardless of channel</w:t>
            </w:r>
          </w:p>
        </w:tc>
        <w:tc>
          <w:tcPr>
            <w:tcW w:w="5984" w:type="dxa"/>
          </w:tcPr>
          <w:p w14:paraId="60BC30E6" w14:textId="4FFBF360"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Given a role and permission set are assigned</w:t>
            </w:r>
          </w:p>
          <w:p w14:paraId="342144C5" w14:textId="22394A43"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When the user accesses a journey via portal or API</w:t>
            </w:r>
          </w:p>
          <w:p w14:paraId="13B7984E" w14:textId="553B6211"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Then the same permissions are enforced</w:t>
            </w:r>
          </w:p>
          <w:p w14:paraId="7C2AA3BA" w14:textId="5D95A13F"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And behaviour is consistent across channels</w:t>
            </w:r>
          </w:p>
        </w:tc>
      </w:tr>
      <w:tr w:rsidR="07AEC0B6" w14:paraId="3190FBE0" w14:textId="77777777" w:rsidTr="07AEC0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6" w:type="dxa"/>
          </w:tcPr>
          <w:p w14:paraId="0DBD1D66" w14:textId="787B13B1" w:rsidR="07AEC0B6" w:rsidRDefault="07AEC0B6" w:rsidP="07AEC0B6">
            <w:pPr>
              <w:spacing w:line="300" w:lineRule="auto"/>
            </w:pPr>
            <w:r w:rsidRPr="07AEC0B6">
              <w:rPr>
                <w:rFonts w:ascii="Segoe UI" w:eastAsia="Segoe UI" w:hAnsi="Segoe UI" w:cs="Segoe UI"/>
                <w:b w:val="0"/>
                <w:bCs w:val="0"/>
                <w:sz w:val="21"/>
                <w:szCs w:val="21"/>
              </w:rPr>
              <w:t>Security Owner</w:t>
            </w:r>
          </w:p>
        </w:tc>
        <w:tc>
          <w:tcPr>
            <w:tcW w:w="1587" w:type="dxa"/>
          </w:tcPr>
          <w:p w14:paraId="443BE191" w14:textId="357C0224"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assisted journeys to follow the same RBAC rules</w:t>
            </w:r>
          </w:p>
        </w:tc>
        <w:tc>
          <w:tcPr>
            <w:tcW w:w="1445" w:type="dxa"/>
          </w:tcPr>
          <w:p w14:paraId="351D4C19" w14:textId="2C53A0C0"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internal users cannot bypass permissions</w:t>
            </w:r>
          </w:p>
        </w:tc>
        <w:tc>
          <w:tcPr>
            <w:tcW w:w="5984" w:type="dxa"/>
          </w:tcPr>
          <w:p w14:paraId="4D8CD634" w14:textId="3A3D9AB8"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 xml:space="preserve">Given a journey is executed by: </w:t>
            </w:r>
          </w:p>
          <w:p w14:paraId="4B7B0B7E" w14:textId="6B622917" w:rsidR="07AEC0B6" w:rsidRDefault="07AEC0B6" w:rsidP="07AEC0B6">
            <w:pPr>
              <w:spacing w:line="300" w:lineRule="auto"/>
              <w:ind w:left="720"/>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A partner user, or</w:t>
            </w:r>
          </w:p>
          <w:p w14:paraId="42DC98E6" w14:textId="3BDCFE79" w:rsidR="07AEC0B6" w:rsidRDefault="07AEC0B6" w:rsidP="07AEC0B6">
            <w:pPr>
              <w:spacing w:line="300" w:lineRule="auto"/>
              <w:ind w:left="720"/>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An internal BT agent on their behalf</w:t>
            </w:r>
          </w:p>
          <w:p w14:paraId="13CFC50F" w14:textId="4B079EF5"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When an action is performed</w:t>
            </w:r>
          </w:p>
          <w:p w14:paraId="59595C6E" w14:textId="04635B52"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Then the same RBAC rules apply</w:t>
            </w:r>
          </w:p>
          <w:p w14:paraId="507CFAEC" w14:textId="286C076A"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pPr>
            <w:r w:rsidRPr="07AEC0B6">
              <w:rPr>
                <w:rFonts w:ascii="Segoe UI" w:eastAsia="Segoe UI" w:hAnsi="Segoe UI" w:cs="Segoe UI"/>
                <w:sz w:val="21"/>
                <w:szCs w:val="21"/>
              </w:rPr>
              <w:t>And the action is clearly audit</w:t>
            </w:r>
            <w:r>
              <w:noBreakHyphen/>
            </w:r>
            <w:r w:rsidRPr="07AEC0B6">
              <w:rPr>
                <w:rFonts w:ascii="Segoe UI" w:eastAsia="Segoe UI" w:hAnsi="Segoe UI" w:cs="Segoe UI"/>
                <w:sz w:val="21"/>
                <w:szCs w:val="21"/>
              </w:rPr>
              <w:t>logged as assisted</w:t>
            </w:r>
          </w:p>
          <w:p w14:paraId="58D332AD" w14:textId="2FF54FB8" w:rsidR="07AEC0B6" w:rsidRDefault="07AEC0B6" w:rsidP="07AEC0B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r>
      <w:tr w:rsidR="07AEC0B6" w14:paraId="16976405" w14:textId="77777777" w:rsidTr="07AEC0B6">
        <w:trPr>
          <w:trHeight w:val="300"/>
        </w:trPr>
        <w:tc>
          <w:tcPr>
            <w:cnfStyle w:val="001000000000" w:firstRow="0" w:lastRow="0" w:firstColumn="1" w:lastColumn="0" w:oddVBand="0" w:evenVBand="0" w:oddHBand="0" w:evenHBand="0" w:firstRowFirstColumn="0" w:firstRowLastColumn="0" w:lastRowFirstColumn="0" w:lastRowLastColumn="0"/>
            <w:tcW w:w="1476" w:type="dxa"/>
          </w:tcPr>
          <w:p w14:paraId="727B25FC" w14:textId="5B0476BE" w:rsidR="07AEC0B6" w:rsidRDefault="07AEC0B6" w:rsidP="07AEC0B6">
            <w:pPr>
              <w:spacing w:line="300" w:lineRule="auto"/>
            </w:pPr>
            <w:r w:rsidRPr="07AEC0B6">
              <w:rPr>
                <w:rFonts w:ascii="Segoe UI" w:eastAsia="Segoe UI" w:hAnsi="Segoe UI" w:cs="Segoe UI"/>
                <w:b w:val="0"/>
                <w:bCs w:val="0"/>
                <w:sz w:val="21"/>
                <w:szCs w:val="21"/>
              </w:rPr>
              <w:t>Compliance or Platform Owner</w:t>
            </w:r>
          </w:p>
        </w:tc>
        <w:tc>
          <w:tcPr>
            <w:tcW w:w="1587" w:type="dxa"/>
          </w:tcPr>
          <w:p w14:paraId="238F4406" w14:textId="4F500796"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all role and permission changes to be auditable</w:t>
            </w:r>
          </w:p>
        </w:tc>
        <w:tc>
          <w:tcPr>
            <w:tcW w:w="1445" w:type="dxa"/>
          </w:tcPr>
          <w:p w14:paraId="6A1A0566" w14:textId="0BA5B4C3"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governance and regulatory requirements are met</w:t>
            </w:r>
          </w:p>
        </w:tc>
        <w:tc>
          <w:tcPr>
            <w:tcW w:w="5984" w:type="dxa"/>
          </w:tcPr>
          <w:p w14:paraId="424778CE" w14:textId="7F5E475A"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Given roles or permission sets are created, updated, or assigned</w:t>
            </w:r>
          </w:p>
          <w:p w14:paraId="0D7F1E6A" w14:textId="7BC9F810"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When changes occur</w:t>
            </w:r>
          </w:p>
          <w:p w14:paraId="791D230A" w14:textId="3960FCE7"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 xml:space="preserve">Then audit records capture: </w:t>
            </w:r>
          </w:p>
          <w:p w14:paraId="5E0A56D2" w14:textId="2A346144"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Who made the change</w:t>
            </w:r>
          </w:p>
          <w:p w14:paraId="667C6442" w14:textId="6D6AA81C"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What changed</w:t>
            </w:r>
          </w:p>
          <w:p w14:paraId="6695B60B" w14:textId="27A48C72"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When it changed</w:t>
            </w:r>
          </w:p>
          <w:p w14:paraId="3C9F5D27" w14:textId="3E5ABDB0"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pPr>
            <w:r w:rsidRPr="07AEC0B6">
              <w:rPr>
                <w:rFonts w:ascii="Segoe UI" w:eastAsia="Segoe UI" w:hAnsi="Segoe UI" w:cs="Segoe UI"/>
                <w:sz w:val="21"/>
                <w:szCs w:val="21"/>
              </w:rPr>
              <w:t>And audit logs are accessible to authorised users</w:t>
            </w:r>
          </w:p>
          <w:p w14:paraId="14FA3AAC" w14:textId="52F136B2" w:rsidR="07AEC0B6" w:rsidRDefault="07AEC0B6" w:rsidP="07AEC0B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FF0000"/>
                <w:sz w:val="21"/>
                <w:szCs w:val="21"/>
              </w:rPr>
            </w:pPr>
            <w:r w:rsidRPr="07AEC0B6">
              <w:rPr>
                <w:rFonts w:ascii="Segoe UI" w:eastAsia="Segoe UI" w:hAnsi="Segoe UI" w:cs="Segoe UI"/>
                <w:color w:val="FF0000"/>
                <w:sz w:val="21"/>
                <w:szCs w:val="21"/>
              </w:rPr>
              <w:t>Do we need audit logs and access to them (screens or backend logs?)</w:t>
            </w:r>
          </w:p>
        </w:tc>
      </w:tr>
    </w:tbl>
    <w:p w14:paraId="6458EE55" w14:textId="6A9E358B" w:rsidR="07AEC0B6" w:rsidRDefault="07AEC0B6" w:rsidP="07AEC0B6">
      <w:pPr>
        <w:spacing w:after="0"/>
      </w:pPr>
    </w:p>
    <w:p w14:paraId="6024D155" w14:textId="7429AD47" w:rsidR="3560683D" w:rsidRDefault="13F4A337" w:rsidP="036785DE">
      <w:pPr>
        <w:pStyle w:val="Heading2"/>
      </w:pPr>
      <w:bookmarkStart w:id="760" w:name="_Support_&amp;_Knowledge"/>
      <w:bookmarkStart w:id="761" w:name="_Toc232667952"/>
      <w:r>
        <w:t>Support &amp; Knowledge Management</w:t>
      </w:r>
      <w:bookmarkEnd w:id="760"/>
      <w:bookmarkEnd w:id="761"/>
    </w:p>
    <w:p w14:paraId="2E9A52F7" w14:textId="0799E803" w:rsidR="7A3F6E8D" w:rsidRDefault="6F9DFAE8" w:rsidP="036785DE">
      <w:pPr>
        <w:pStyle w:val="Heading3"/>
        <w:rPr>
          <w:rFonts w:ascii="Segoe UI" w:eastAsia="Segoe UI" w:hAnsi="Segoe UI" w:cs="Segoe UI"/>
          <w:sz w:val="21"/>
          <w:szCs w:val="21"/>
        </w:rPr>
      </w:pPr>
      <w:bookmarkStart w:id="762" w:name="Bookmark11"/>
      <w:bookmarkStart w:id="763" w:name="_Knowledge_Articles_&amp;"/>
      <w:bookmarkStart w:id="764" w:name="_Toc232667953"/>
      <w:commentRangeStart w:id="765"/>
      <w:commentRangeStart w:id="766"/>
      <w:r>
        <w:t>Knowledge</w:t>
      </w:r>
      <w:bookmarkEnd w:id="762"/>
      <w:r>
        <w:t xml:space="preserve"> Articles &amp; FAQs</w:t>
      </w:r>
      <w:bookmarkEnd w:id="763"/>
      <w:bookmarkEnd w:id="764"/>
      <w:commentRangeEnd w:id="765"/>
      <w:r w:rsidR="00FA7174">
        <w:rPr>
          <w:rStyle w:val="CommentReference"/>
          <w:rFonts w:ascii="Segoe UI" w:eastAsia="Segoe UI" w:hAnsi="Segoe UI" w:cs="Segoe UI"/>
          <w:sz w:val="21"/>
          <w:szCs w:val="21"/>
        </w:rPr>
        <w:commentReference w:id="765"/>
      </w:r>
      <w:commentRangeEnd w:id="766"/>
      <w:r w:rsidR="00DA7829">
        <w:rPr>
          <w:rStyle w:val="CommentReference"/>
          <w:rFonts w:ascii="Segoe UI" w:eastAsia="Segoe UI" w:hAnsi="Segoe UI" w:cs="Segoe UI"/>
          <w:sz w:val="21"/>
          <w:szCs w:val="21"/>
        </w:rPr>
        <w:commentReference w:id="766"/>
      </w:r>
    </w:p>
    <w:tbl>
      <w:tblPr>
        <w:tblStyle w:val="GridTable4-Accent4"/>
        <w:tblW w:w="0" w:type="auto"/>
        <w:tblLook w:val="04A0" w:firstRow="1" w:lastRow="0" w:firstColumn="1" w:lastColumn="0" w:noHBand="0" w:noVBand="1"/>
      </w:tblPr>
      <w:tblGrid>
        <w:gridCol w:w="1407"/>
        <w:gridCol w:w="1824"/>
        <w:gridCol w:w="2102"/>
        <w:gridCol w:w="5457"/>
      </w:tblGrid>
      <w:tr w:rsidR="036785DE" w14:paraId="699928B5"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7" w:type="dxa"/>
          </w:tcPr>
          <w:p w14:paraId="1E68413A" w14:textId="77777777" w:rsidR="036785DE" w:rsidRDefault="7075732A" w:rsidP="117BB036">
            <w:pPr>
              <w:rPr>
                <w:rFonts w:cs="BT Curve"/>
              </w:rPr>
            </w:pPr>
            <w:r>
              <w:t>As a</w:t>
            </w:r>
          </w:p>
        </w:tc>
        <w:tc>
          <w:tcPr>
            <w:tcW w:w="1824" w:type="dxa"/>
          </w:tcPr>
          <w:p w14:paraId="680C75DD" w14:textId="77777777" w:rsidR="036785DE" w:rsidRDefault="7075732A" w:rsidP="117BB036">
            <w:pPr>
              <w:cnfStyle w:val="100000000000" w:firstRow="1" w:lastRow="0" w:firstColumn="0" w:lastColumn="0" w:oddVBand="0" w:evenVBand="0" w:oddHBand="0" w:evenHBand="0" w:firstRowFirstColumn="0" w:firstRowLastColumn="0" w:lastRowFirstColumn="0" w:lastRowLastColumn="0"/>
              <w:rPr>
                <w:rFonts w:cs="BT Curve"/>
                <w:b w:val="0"/>
                <w:bCs w:val="0"/>
              </w:rPr>
            </w:pPr>
            <w:r>
              <w:t>I want to</w:t>
            </w:r>
          </w:p>
        </w:tc>
        <w:tc>
          <w:tcPr>
            <w:tcW w:w="2102" w:type="dxa"/>
          </w:tcPr>
          <w:p w14:paraId="4AC72DE2" w14:textId="77777777" w:rsidR="036785DE" w:rsidRDefault="7075732A" w:rsidP="117BB036">
            <w:pPr>
              <w:cnfStyle w:val="100000000000" w:firstRow="1" w:lastRow="0" w:firstColumn="0" w:lastColumn="0" w:oddVBand="0" w:evenVBand="0" w:oddHBand="0" w:evenHBand="0" w:firstRowFirstColumn="0" w:firstRowLastColumn="0" w:lastRowFirstColumn="0" w:lastRowLastColumn="0"/>
              <w:rPr>
                <w:rFonts w:cs="BT Curve"/>
                <w:b w:val="0"/>
                <w:bCs w:val="0"/>
              </w:rPr>
            </w:pPr>
            <w:r>
              <w:t>So that</w:t>
            </w:r>
          </w:p>
        </w:tc>
        <w:tc>
          <w:tcPr>
            <w:tcW w:w="5457" w:type="dxa"/>
          </w:tcPr>
          <w:p w14:paraId="1F0014A1" w14:textId="77777777" w:rsidR="036785DE" w:rsidRDefault="7075732A" w:rsidP="117BB036">
            <w:pPr>
              <w:cnfStyle w:val="100000000000" w:firstRow="1" w:lastRow="0" w:firstColumn="0" w:lastColumn="0" w:oddVBand="0" w:evenVBand="0" w:oddHBand="0" w:evenHBand="0" w:firstRowFirstColumn="0" w:firstRowLastColumn="0" w:lastRowFirstColumn="0" w:lastRowLastColumn="0"/>
              <w:rPr>
                <w:rFonts w:cs="BT Curve"/>
                <w:b w:val="0"/>
                <w:bCs w:val="0"/>
              </w:rPr>
            </w:pPr>
            <w:r>
              <w:t>Acceptance criteria</w:t>
            </w:r>
          </w:p>
        </w:tc>
      </w:tr>
      <w:tr w:rsidR="036785DE" w14:paraId="2038F405"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7" w:type="dxa"/>
          </w:tcPr>
          <w:p w14:paraId="67DDDB70" w14:textId="77777777" w:rsidR="036785DE" w:rsidRDefault="036785DE" w:rsidP="036785DE">
            <w:pPr>
              <w:pStyle w:val="ListBullet"/>
              <w:numPr>
                <w:ilvl w:val="0"/>
                <w:numId w:val="0"/>
              </w:numPr>
              <w:rPr>
                <w:rFonts w:cs="BT Curve"/>
                <w:b w:val="0"/>
                <w:bCs w:val="0"/>
              </w:rPr>
            </w:pPr>
            <w:r w:rsidRPr="036785DE">
              <w:rPr>
                <w:rFonts w:cs="BT Curve"/>
                <w:b w:val="0"/>
                <w:bCs w:val="0"/>
              </w:rPr>
              <w:t>Wholesale Customer</w:t>
            </w:r>
          </w:p>
        </w:tc>
        <w:tc>
          <w:tcPr>
            <w:tcW w:w="1824" w:type="dxa"/>
          </w:tcPr>
          <w:p w14:paraId="6E3DFA49" w14:textId="77777777"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access help articles and FAQs</w:t>
            </w:r>
          </w:p>
        </w:tc>
        <w:tc>
          <w:tcPr>
            <w:tcW w:w="2102" w:type="dxa"/>
          </w:tcPr>
          <w:p w14:paraId="4D4368C8" w14:textId="77777777"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I can resolve issues without contacting support</w:t>
            </w:r>
          </w:p>
        </w:tc>
        <w:tc>
          <w:tcPr>
            <w:tcW w:w="5457" w:type="dxa"/>
          </w:tcPr>
          <w:p w14:paraId="7A19EBE7" w14:textId="69F1FA2A"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Help articles are accessible from a dedicated Help / Support area</w:t>
            </w:r>
          </w:p>
          <w:p w14:paraId="53C82C6D" w14:textId="409232D9"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Articles are searchable and browsable</w:t>
            </w:r>
          </w:p>
          <w:p w14:paraId="31A99547" w14:textId="4BAB4E1C"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 xml:space="preserve">Articles are categorised by: </w:t>
            </w:r>
          </w:p>
          <w:p w14:paraId="4088C59B" w14:textId="4283A2CF" w:rsidR="036785DE" w:rsidRDefault="7075732A" w:rsidP="117BB036">
            <w:pPr>
              <w:spacing w:line="300" w:lineRule="auto"/>
              <w:ind w:left="720"/>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Product</w:t>
            </w:r>
          </w:p>
          <w:p w14:paraId="005E85CB" w14:textId="53331456" w:rsidR="036785DE" w:rsidRDefault="7075732A" w:rsidP="117BB036">
            <w:pPr>
              <w:spacing w:line="300" w:lineRule="auto"/>
              <w:ind w:left="720"/>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Lifecycle stage (Order, Service, Fault, Billing)</w:t>
            </w:r>
          </w:p>
          <w:p w14:paraId="4D12E035" w14:textId="638B2EA9" w:rsidR="036785DE" w:rsidRDefault="7075732A" w:rsidP="117BB036">
            <w:pPr>
              <w:spacing w:line="300" w:lineRule="auto"/>
              <w:ind w:left="720"/>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Issue type</w:t>
            </w:r>
          </w:p>
          <w:p w14:paraId="40EFC7C1" w14:textId="4FF9E872"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Content is readable on desktop and mobile devices</w:t>
            </w:r>
          </w:p>
          <w:p w14:paraId="7912F77E" w14:textId="551BE19B"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Only approved and published articles are visible to users</w:t>
            </w:r>
          </w:p>
        </w:tc>
      </w:tr>
      <w:tr w:rsidR="036785DE" w14:paraId="3D4B78DE"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07" w:type="dxa"/>
          </w:tcPr>
          <w:p w14:paraId="67693F92" w14:textId="4FA4CE41" w:rsidR="036785DE" w:rsidRDefault="036785DE" w:rsidP="036785DE">
            <w:pPr>
              <w:spacing w:line="300" w:lineRule="auto"/>
            </w:pPr>
            <w:r w:rsidRPr="036785DE">
              <w:rPr>
                <w:rFonts w:ascii="Segoe UI" w:eastAsia="Segoe UI" w:hAnsi="Segoe UI" w:cs="Segoe UI"/>
                <w:b w:val="0"/>
                <w:bCs w:val="0"/>
                <w:sz w:val="21"/>
                <w:szCs w:val="21"/>
              </w:rPr>
              <w:t>Wholesale Customer</w:t>
            </w:r>
          </w:p>
          <w:p w14:paraId="4C068B01" w14:textId="32C3D568" w:rsidR="036785DE" w:rsidRDefault="036785DE" w:rsidP="036785DE">
            <w:pPr>
              <w:pStyle w:val="ListBullet"/>
              <w:numPr>
                <w:ilvl w:val="0"/>
                <w:numId w:val="0"/>
              </w:numPr>
              <w:rPr>
                <w:rFonts w:cs="BT Curve"/>
              </w:rPr>
            </w:pPr>
          </w:p>
        </w:tc>
        <w:tc>
          <w:tcPr>
            <w:tcW w:w="1824" w:type="dxa"/>
          </w:tcPr>
          <w:p w14:paraId="397B9A9F" w14:textId="77777777"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search for support content using keywords</w:t>
            </w:r>
          </w:p>
        </w:tc>
        <w:tc>
          <w:tcPr>
            <w:tcW w:w="2102" w:type="dxa"/>
          </w:tcPr>
          <w:p w14:paraId="08CA2E3F" w14:textId="77777777"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I can quickly find relevant guidance</w:t>
            </w:r>
          </w:p>
        </w:tc>
        <w:tc>
          <w:tcPr>
            <w:tcW w:w="5457" w:type="dxa"/>
          </w:tcPr>
          <w:p w14:paraId="495F3660" w14:textId="54A8C61D"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Search supports keywords and partial matches</w:t>
            </w:r>
          </w:p>
          <w:p w14:paraId="146FE9CC" w14:textId="2B48C542"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Synonyms and common terms return relevant results</w:t>
            </w:r>
          </w:p>
          <w:p w14:paraId="5C22BBEC" w14:textId="040C0FB2"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Results are ranked by relevance</w:t>
            </w:r>
          </w:p>
          <w:p w14:paraId="43FA9F10" w14:textId="63817143"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No</w:t>
            </w:r>
            <w:r>
              <w:noBreakHyphen/>
            </w:r>
            <w:r w:rsidRPr="036785DE">
              <w:rPr>
                <w:rFonts w:ascii="Segoe UI" w:eastAsia="Segoe UI" w:hAnsi="Segoe UI" w:cs="Segoe UI"/>
                <w:sz w:val="21"/>
                <w:szCs w:val="21"/>
              </w:rPr>
              <w:t xml:space="preserve">result searches display: </w:t>
            </w:r>
          </w:p>
          <w:p w14:paraId="104C742F" w14:textId="65A14F2F" w:rsidR="036785DE" w:rsidRDefault="036785DE" w:rsidP="036785DE">
            <w:pPr>
              <w:spacing w:line="300" w:lineRule="auto"/>
              <w:ind w:left="72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Suggested topics, or</w:t>
            </w:r>
          </w:p>
          <w:p w14:paraId="1943F87E" w14:textId="6C628138" w:rsidR="036785DE" w:rsidRDefault="036785DE" w:rsidP="036785DE">
            <w:pPr>
              <w:spacing w:line="300" w:lineRule="auto"/>
              <w:ind w:left="72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36785DE">
              <w:rPr>
                <w:rFonts w:ascii="Segoe UI" w:eastAsia="Segoe UI" w:hAnsi="Segoe UI" w:cs="Segoe UI"/>
                <w:sz w:val="21"/>
                <w:szCs w:val="21"/>
              </w:rPr>
              <w:t>Popular or related articles</w:t>
            </w:r>
          </w:p>
          <w:p w14:paraId="2A35C750" w14:textId="5F27BCF4"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Search results return within agreed performance SLAs</w:t>
            </w:r>
          </w:p>
          <w:p w14:paraId="58714D7D" w14:textId="7EC300FA"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Note: Search provides relevance</w:t>
            </w:r>
            <w:r>
              <w:noBreakHyphen/>
            </w:r>
            <w:r w:rsidRPr="036785DE">
              <w:rPr>
                <w:rFonts w:ascii="Segoe UI" w:eastAsia="Segoe UI" w:hAnsi="Segoe UI" w:cs="Segoe UI"/>
                <w:sz w:val="21"/>
                <w:szCs w:val="21"/>
              </w:rPr>
              <w:t>based results; advanced AI or generative responses are out of scope for MVP.</w:t>
            </w:r>
          </w:p>
        </w:tc>
      </w:tr>
    </w:tbl>
    <w:p w14:paraId="38EA6161" w14:textId="1DCE58E8" w:rsidR="036785DE" w:rsidRDefault="036785DE" w:rsidP="036785DE">
      <w:pPr>
        <w:pStyle w:val="Heading3"/>
        <w:numPr>
          <w:ilvl w:val="0"/>
          <w:numId w:val="0"/>
        </w:numPr>
      </w:pPr>
    </w:p>
    <w:p w14:paraId="4FFF6D89" w14:textId="7D10AD8D" w:rsidR="7A3F6E8D" w:rsidRDefault="6F9DFAE8" w:rsidP="036785DE">
      <w:pPr>
        <w:pStyle w:val="Heading3"/>
        <w:rPr>
          <w:rFonts w:ascii="Aptos" w:eastAsia="Aptos" w:hAnsi="Aptos" w:cs="Aptos"/>
          <w:sz w:val="24"/>
          <w:szCs w:val="24"/>
        </w:rPr>
      </w:pPr>
      <w:bookmarkStart w:id="767" w:name="Bookmark12"/>
      <w:bookmarkStart w:id="768" w:name="_Toc232667954"/>
      <w:r>
        <w:t>Content</w:t>
      </w:r>
      <w:bookmarkEnd w:id="767"/>
      <w:r>
        <w:t xml:space="preserve"> Authoring &amp; Governance</w:t>
      </w:r>
      <w:bookmarkEnd w:id="768"/>
    </w:p>
    <w:tbl>
      <w:tblPr>
        <w:tblStyle w:val="GridTable4-Accent4"/>
        <w:tblW w:w="0" w:type="auto"/>
        <w:tblLook w:val="04A0" w:firstRow="1" w:lastRow="0" w:firstColumn="1" w:lastColumn="0" w:noHBand="0" w:noVBand="1"/>
      </w:tblPr>
      <w:tblGrid>
        <w:gridCol w:w="1484"/>
        <w:gridCol w:w="1817"/>
        <w:gridCol w:w="2087"/>
        <w:gridCol w:w="5402"/>
      </w:tblGrid>
      <w:tr w:rsidR="036785DE" w14:paraId="576260BA"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1D4AC5CB" w14:textId="77777777" w:rsidR="036785DE" w:rsidRDefault="7075732A" w:rsidP="117BB036">
            <w:pPr>
              <w:rPr>
                <w:rFonts w:cs="BT Curve"/>
              </w:rPr>
            </w:pPr>
            <w:r>
              <w:t>As a</w:t>
            </w:r>
          </w:p>
        </w:tc>
        <w:tc>
          <w:tcPr>
            <w:tcW w:w="1817" w:type="dxa"/>
          </w:tcPr>
          <w:p w14:paraId="35BCEBDE" w14:textId="77777777" w:rsidR="036785DE" w:rsidRDefault="7075732A" w:rsidP="117BB036">
            <w:pPr>
              <w:cnfStyle w:val="100000000000" w:firstRow="1" w:lastRow="0" w:firstColumn="0" w:lastColumn="0" w:oddVBand="0" w:evenVBand="0" w:oddHBand="0" w:evenHBand="0" w:firstRowFirstColumn="0" w:firstRowLastColumn="0" w:lastRowFirstColumn="0" w:lastRowLastColumn="0"/>
              <w:rPr>
                <w:rFonts w:cs="BT Curve"/>
                <w:b w:val="0"/>
                <w:bCs w:val="0"/>
              </w:rPr>
            </w:pPr>
            <w:r>
              <w:t>I want to</w:t>
            </w:r>
          </w:p>
        </w:tc>
        <w:tc>
          <w:tcPr>
            <w:tcW w:w="2087" w:type="dxa"/>
          </w:tcPr>
          <w:p w14:paraId="75D3E7F7" w14:textId="77777777" w:rsidR="036785DE" w:rsidRDefault="7075732A" w:rsidP="117BB036">
            <w:pPr>
              <w:cnfStyle w:val="100000000000" w:firstRow="1" w:lastRow="0" w:firstColumn="0" w:lastColumn="0" w:oddVBand="0" w:evenVBand="0" w:oddHBand="0" w:evenHBand="0" w:firstRowFirstColumn="0" w:firstRowLastColumn="0" w:lastRowFirstColumn="0" w:lastRowLastColumn="0"/>
              <w:rPr>
                <w:rFonts w:cs="BT Curve"/>
                <w:b w:val="0"/>
                <w:bCs w:val="0"/>
              </w:rPr>
            </w:pPr>
            <w:r>
              <w:t>So that</w:t>
            </w:r>
          </w:p>
        </w:tc>
        <w:tc>
          <w:tcPr>
            <w:tcW w:w="5402" w:type="dxa"/>
          </w:tcPr>
          <w:p w14:paraId="5AACBE0A" w14:textId="77777777" w:rsidR="036785DE" w:rsidRDefault="7075732A" w:rsidP="117BB036">
            <w:pPr>
              <w:cnfStyle w:val="100000000000" w:firstRow="1" w:lastRow="0" w:firstColumn="0" w:lastColumn="0" w:oddVBand="0" w:evenVBand="0" w:oddHBand="0" w:evenHBand="0" w:firstRowFirstColumn="0" w:firstRowLastColumn="0" w:lastRowFirstColumn="0" w:lastRowLastColumn="0"/>
              <w:rPr>
                <w:rFonts w:cs="BT Curve"/>
                <w:b w:val="0"/>
                <w:bCs w:val="0"/>
              </w:rPr>
            </w:pPr>
            <w:r>
              <w:t>Acceptance criteria</w:t>
            </w:r>
          </w:p>
        </w:tc>
      </w:tr>
      <w:tr w:rsidR="036785DE" w14:paraId="23C159EB"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52BC9F4C" w14:textId="144E8C58" w:rsidR="036785DE" w:rsidRDefault="036785DE" w:rsidP="036785DE">
            <w:pPr>
              <w:spacing w:line="300" w:lineRule="auto"/>
            </w:pPr>
            <w:r w:rsidRPr="036785DE">
              <w:rPr>
                <w:rFonts w:ascii="Segoe UI" w:eastAsia="Segoe UI" w:hAnsi="Segoe UI" w:cs="Segoe UI"/>
                <w:b w:val="0"/>
                <w:bCs w:val="0"/>
                <w:sz w:val="21"/>
                <w:szCs w:val="21"/>
              </w:rPr>
              <w:t>Content Author</w:t>
            </w:r>
          </w:p>
          <w:p w14:paraId="75F542DF" w14:textId="3971EC5B" w:rsidR="036785DE" w:rsidRDefault="036785DE" w:rsidP="036785DE">
            <w:pPr>
              <w:pStyle w:val="ListBullet"/>
              <w:numPr>
                <w:ilvl w:val="0"/>
                <w:numId w:val="0"/>
              </w:numPr>
              <w:rPr>
                <w:rFonts w:cs="BT Curve"/>
                <w:b w:val="0"/>
                <w:bCs w:val="0"/>
              </w:rPr>
            </w:pPr>
          </w:p>
        </w:tc>
        <w:tc>
          <w:tcPr>
            <w:tcW w:w="1817" w:type="dxa"/>
          </w:tcPr>
          <w:p w14:paraId="082EF441" w14:textId="5E0FAF21"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create, update, and manage support articles</w:t>
            </w:r>
          </w:p>
        </w:tc>
        <w:tc>
          <w:tcPr>
            <w:tcW w:w="2087" w:type="dxa"/>
          </w:tcPr>
          <w:p w14:paraId="1642213C" w14:textId="464F0D2E"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guidance remains accurate and up to date</w:t>
            </w:r>
          </w:p>
        </w:tc>
        <w:tc>
          <w:tcPr>
            <w:tcW w:w="5402" w:type="dxa"/>
          </w:tcPr>
          <w:p w14:paraId="30C69633" w14:textId="2B1B33A2"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Articles support lifecycle states: Draft, In Review, Approved, Archived</w:t>
            </w:r>
          </w:p>
          <w:p w14:paraId="257C0ED4" w14:textId="3BD87511"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Version history is retained</w:t>
            </w:r>
          </w:p>
          <w:p w14:paraId="62AF1F05" w14:textId="6596ED0E"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Articles require mandatory metadata: Product, Audience, Tags</w:t>
            </w:r>
          </w:p>
          <w:p w14:paraId="03DFCBFA" w14:textId="4F20459A"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Only approved content is visible to customers and chatbots</w:t>
            </w:r>
          </w:p>
          <w:p w14:paraId="08A14E26" w14:textId="74FCFA2C"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r>
      <w:tr w:rsidR="036785DE" w14:paraId="772AD02D"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84" w:type="dxa"/>
          </w:tcPr>
          <w:p w14:paraId="308159EF" w14:textId="243067FB" w:rsidR="036785DE" w:rsidRDefault="036785DE" w:rsidP="036785DE">
            <w:pPr>
              <w:spacing w:line="300" w:lineRule="auto"/>
            </w:pPr>
            <w:r w:rsidRPr="036785DE">
              <w:rPr>
                <w:rFonts w:ascii="Segoe UI" w:eastAsia="Segoe UI" w:hAnsi="Segoe UI" w:cs="Segoe UI"/>
                <w:b w:val="0"/>
                <w:bCs w:val="0"/>
                <w:sz w:val="21"/>
                <w:szCs w:val="21"/>
              </w:rPr>
              <w:t>Platform Administrator</w:t>
            </w:r>
          </w:p>
        </w:tc>
        <w:tc>
          <w:tcPr>
            <w:tcW w:w="1817" w:type="dxa"/>
          </w:tcPr>
          <w:p w14:paraId="5269C93A" w14:textId="00C7E646"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control who can see specific support content</w:t>
            </w:r>
          </w:p>
        </w:tc>
        <w:tc>
          <w:tcPr>
            <w:tcW w:w="2087" w:type="dxa"/>
          </w:tcPr>
          <w:p w14:paraId="2D01471F" w14:textId="07346DF6"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users access only relevant and authorised information</w:t>
            </w:r>
          </w:p>
        </w:tc>
        <w:tc>
          <w:tcPr>
            <w:tcW w:w="5402" w:type="dxa"/>
          </w:tcPr>
          <w:p w14:paraId="609F64F7" w14:textId="7BE8C100"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Content visibility supports role</w:t>
            </w:r>
            <w:r>
              <w:noBreakHyphen/>
            </w:r>
            <w:r w:rsidRPr="036785DE">
              <w:rPr>
                <w:rFonts w:ascii="Segoe UI" w:eastAsia="Segoe UI" w:hAnsi="Segoe UI" w:cs="Segoe UI"/>
                <w:sz w:val="21"/>
                <w:szCs w:val="21"/>
              </w:rPr>
              <w:t>based access</w:t>
            </w:r>
          </w:p>
          <w:p w14:paraId="3EE39186" w14:textId="2E890AF0"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Internal</w:t>
            </w:r>
            <w:r>
              <w:noBreakHyphen/>
            </w:r>
            <w:r w:rsidRPr="036785DE">
              <w:rPr>
                <w:rFonts w:ascii="Segoe UI" w:eastAsia="Segoe UI" w:hAnsi="Segoe UI" w:cs="Segoe UI"/>
                <w:sz w:val="21"/>
                <w:szCs w:val="21"/>
              </w:rPr>
              <w:t>only content is hidden from external users</w:t>
            </w:r>
          </w:p>
          <w:p w14:paraId="78A0E99B" w14:textId="119426CD"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Changes to roles immediately update content visibility</w:t>
            </w:r>
          </w:p>
          <w:p w14:paraId="62AA062B" w14:textId="24565698"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Content access rules are audit</w:t>
            </w:r>
            <w:r>
              <w:noBreakHyphen/>
            </w:r>
            <w:r w:rsidRPr="036785DE">
              <w:rPr>
                <w:rFonts w:ascii="Segoe UI" w:eastAsia="Segoe UI" w:hAnsi="Segoe UI" w:cs="Segoe UI"/>
                <w:sz w:val="21"/>
                <w:szCs w:val="21"/>
              </w:rPr>
              <w:t>logged</w:t>
            </w:r>
          </w:p>
          <w:p w14:paraId="6A1FC9BE" w14:textId="7A648398"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p>
        </w:tc>
      </w:tr>
    </w:tbl>
    <w:p w14:paraId="7AED6ABD" w14:textId="458BE8D6" w:rsidR="036785DE" w:rsidRDefault="036785DE" w:rsidP="036785DE">
      <w:pPr>
        <w:spacing w:after="0"/>
        <w:rPr>
          <w:rFonts w:ascii="Aptos" w:eastAsia="Aptos" w:hAnsi="Aptos" w:cs="Aptos"/>
          <w:sz w:val="24"/>
          <w:szCs w:val="24"/>
        </w:rPr>
      </w:pPr>
    </w:p>
    <w:p w14:paraId="04B677F5" w14:textId="67105F81" w:rsidR="036785DE" w:rsidRDefault="036785DE" w:rsidP="036785DE">
      <w:pPr>
        <w:spacing w:after="0"/>
        <w:rPr>
          <w:rFonts w:ascii="Aptos" w:eastAsia="Aptos" w:hAnsi="Aptos" w:cs="Aptos"/>
          <w:sz w:val="24"/>
          <w:szCs w:val="24"/>
        </w:rPr>
      </w:pPr>
    </w:p>
    <w:p w14:paraId="1D9DB1A2" w14:textId="736594FA" w:rsidR="7A3F6E8D" w:rsidRDefault="6F9DFAE8" w:rsidP="036785DE">
      <w:pPr>
        <w:pStyle w:val="Heading3"/>
        <w:rPr>
          <w:rFonts w:ascii="Aptos" w:eastAsia="Aptos" w:hAnsi="Aptos" w:cs="Aptos"/>
          <w:sz w:val="24"/>
          <w:szCs w:val="24"/>
        </w:rPr>
      </w:pPr>
      <w:bookmarkStart w:id="769" w:name="Bookmark13"/>
      <w:bookmarkStart w:id="770" w:name="_Toc232667955"/>
      <w:commentRangeStart w:id="771"/>
      <w:commentRangeStart w:id="772"/>
      <w:r>
        <w:t>Content</w:t>
      </w:r>
      <w:bookmarkEnd w:id="769"/>
      <w:r>
        <w:t xml:space="preserve"> Repository (Product Handbooks)</w:t>
      </w:r>
      <w:bookmarkEnd w:id="770"/>
      <w:commentRangeEnd w:id="771"/>
      <w:r w:rsidR="00631A76">
        <w:rPr>
          <w:rStyle w:val="CommentReference"/>
          <w:rFonts w:ascii="Aptos" w:eastAsia="Aptos" w:hAnsi="Aptos" w:cs="Aptos"/>
          <w:sz w:val="24"/>
          <w:szCs w:val="24"/>
        </w:rPr>
        <w:commentReference w:id="771"/>
      </w:r>
      <w:commentRangeEnd w:id="772"/>
      <w:r w:rsidR="00DA7829">
        <w:rPr>
          <w:rStyle w:val="CommentReference"/>
          <w:rFonts w:ascii="Aptos" w:eastAsia="Aptos" w:hAnsi="Aptos" w:cs="Aptos"/>
          <w:sz w:val="24"/>
          <w:szCs w:val="24"/>
        </w:rPr>
        <w:commentReference w:id="772"/>
      </w:r>
    </w:p>
    <w:tbl>
      <w:tblPr>
        <w:tblStyle w:val="GridTable4-Accent4"/>
        <w:tblW w:w="0" w:type="auto"/>
        <w:tblLook w:val="04A0" w:firstRow="1" w:lastRow="0" w:firstColumn="1" w:lastColumn="0" w:noHBand="0" w:noVBand="1"/>
      </w:tblPr>
      <w:tblGrid>
        <w:gridCol w:w="1484"/>
        <w:gridCol w:w="1817"/>
        <w:gridCol w:w="2087"/>
        <w:gridCol w:w="5402"/>
      </w:tblGrid>
      <w:tr w:rsidR="036785DE" w14:paraId="65DEE807" w14:textId="77777777" w:rsidTr="036785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2E6796D2" w14:textId="77777777" w:rsidR="036785DE" w:rsidRDefault="036785DE" w:rsidP="036785DE">
            <w:pPr>
              <w:pStyle w:val="ListBullet"/>
              <w:numPr>
                <w:ilvl w:val="0"/>
                <w:numId w:val="0"/>
              </w:numPr>
              <w:rPr>
                <w:rFonts w:cs="BT Curve"/>
              </w:rPr>
            </w:pPr>
            <w:r w:rsidRPr="036785DE">
              <w:rPr>
                <w:rFonts w:cs="BT Curve"/>
              </w:rPr>
              <w:t>As a</w:t>
            </w:r>
          </w:p>
        </w:tc>
        <w:tc>
          <w:tcPr>
            <w:tcW w:w="1817" w:type="dxa"/>
          </w:tcPr>
          <w:p w14:paraId="42B60D64"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I want to</w:t>
            </w:r>
          </w:p>
        </w:tc>
        <w:tc>
          <w:tcPr>
            <w:tcW w:w="2087" w:type="dxa"/>
          </w:tcPr>
          <w:p w14:paraId="3088172C"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So that</w:t>
            </w:r>
          </w:p>
        </w:tc>
        <w:tc>
          <w:tcPr>
            <w:tcW w:w="5402" w:type="dxa"/>
          </w:tcPr>
          <w:p w14:paraId="6E2B1D2B"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Acceptance criteria</w:t>
            </w:r>
          </w:p>
        </w:tc>
      </w:tr>
      <w:tr w:rsidR="036785DE" w14:paraId="668FBB4F" w14:textId="77777777" w:rsidTr="03678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14FFC19B" w14:textId="47AC4190" w:rsidR="036785DE" w:rsidRDefault="036785DE" w:rsidP="036785DE">
            <w:pPr>
              <w:pStyle w:val="ListBullet"/>
              <w:numPr>
                <w:ilvl w:val="0"/>
                <w:numId w:val="0"/>
              </w:numPr>
              <w:rPr>
                <w:rFonts w:cs="BT Curve"/>
                <w:b w:val="0"/>
                <w:bCs w:val="0"/>
              </w:rPr>
            </w:pPr>
            <w:r w:rsidRPr="036785DE">
              <w:rPr>
                <w:rFonts w:cs="BT Curve"/>
                <w:b w:val="0"/>
                <w:bCs w:val="0"/>
              </w:rPr>
              <w:t>Wholesale Partner</w:t>
            </w:r>
          </w:p>
        </w:tc>
        <w:tc>
          <w:tcPr>
            <w:tcW w:w="1817" w:type="dxa"/>
          </w:tcPr>
          <w:p w14:paraId="2484D7BF" w14:textId="4F6155FA"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access official product handbooks</w:t>
            </w:r>
          </w:p>
        </w:tc>
        <w:tc>
          <w:tcPr>
            <w:tcW w:w="2087" w:type="dxa"/>
          </w:tcPr>
          <w:p w14:paraId="13E69090" w14:textId="5DF8F6A3"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I understand setup, usage, and support processes</w:t>
            </w:r>
          </w:p>
        </w:tc>
        <w:tc>
          <w:tcPr>
            <w:tcW w:w="5402" w:type="dxa"/>
          </w:tcPr>
          <w:p w14:paraId="4C6AF802" w14:textId="19F7D4F2"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Handbooks are available in a central content repository</w:t>
            </w:r>
          </w:p>
          <w:p w14:paraId="1B159AE2" w14:textId="46A75A0A"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Content is read</w:t>
            </w:r>
            <w:r>
              <w:noBreakHyphen/>
            </w:r>
            <w:r w:rsidRPr="036785DE">
              <w:rPr>
                <w:rFonts w:ascii="Segoe UI" w:eastAsia="Segoe UI" w:hAnsi="Segoe UI" w:cs="Segoe UI"/>
                <w:sz w:val="21"/>
                <w:szCs w:val="21"/>
              </w:rPr>
              <w:t>only for customers</w:t>
            </w:r>
          </w:p>
          <w:p w14:paraId="1FE87E34" w14:textId="648E84FF"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 xml:space="preserve">Handbooks are tagged by: </w:t>
            </w:r>
          </w:p>
          <w:p w14:paraId="72EE5174" w14:textId="1C4979F8" w:rsidR="036785DE" w:rsidRDefault="036785DE" w:rsidP="036785DE">
            <w:pPr>
              <w:spacing w:line="300" w:lineRule="auto"/>
              <w:ind w:left="720"/>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Product</w:t>
            </w:r>
          </w:p>
          <w:p w14:paraId="7E7641D8" w14:textId="35C5F0F6" w:rsidR="036785DE" w:rsidRDefault="036785DE" w:rsidP="036785DE">
            <w:pPr>
              <w:spacing w:line="300" w:lineRule="auto"/>
              <w:ind w:left="720"/>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Version</w:t>
            </w:r>
          </w:p>
          <w:p w14:paraId="1EB44E5C" w14:textId="348C06C6"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Older versions are archived but remain traceable</w:t>
            </w:r>
          </w:p>
          <w:p w14:paraId="5A354722" w14:textId="62FAF6F4"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Only approved versions are accessible</w:t>
            </w:r>
          </w:p>
          <w:p w14:paraId="5CDB671B" w14:textId="257EE61B"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r>
    </w:tbl>
    <w:p w14:paraId="677C01A1" w14:textId="0B14DBC9" w:rsidR="036785DE" w:rsidRDefault="036785DE" w:rsidP="036785DE">
      <w:pPr>
        <w:spacing w:after="0"/>
      </w:pPr>
    </w:p>
    <w:p w14:paraId="4DB3EAF0" w14:textId="38D9F262" w:rsidR="7A3F6E8D" w:rsidRDefault="6F9DFAE8" w:rsidP="036785DE">
      <w:pPr>
        <w:pStyle w:val="Heading3"/>
      </w:pPr>
      <w:bookmarkStart w:id="773" w:name="Bookmark14"/>
      <w:bookmarkStart w:id="774" w:name="_Lightweight_Guided_Assistance"/>
      <w:bookmarkStart w:id="775" w:name="_Toc232667956"/>
      <w:r>
        <w:t>Lightweight</w:t>
      </w:r>
      <w:bookmarkEnd w:id="773"/>
      <w:r>
        <w:t xml:space="preserve"> Guided Assistance (Chatbot – MVP)</w:t>
      </w:r>
      <w:bookmarkEnd w:id="774"/>
      <w:bookmarkEnd w:id="775"/>
    </w:p>
    <w:p w14:paraId="51743B05" w14:textId="7C2CDF55" w:rsidR="036785DE" w:rsidRDefault="036785DE" w:rsidP="036785DE">
      <w:pPr>
        <w:spacing w:after="0" w:line="300" w:lineRule="auto"/>
        <w:rPr>
          <w:rFonts w:ascii="Segoe UI" w:eastAsia="Segoe UI" w:hAnsi="Segoe UI" w:cs="Segoe UI"/>
          <w:b/>
          <w:bCs/>
          <w:sz w:val="21"/>
          <w:szCs w:val="21"/>
        </w:rPr>
      </w:pPr>
    </w:p>
    <w:tbl>
      <w:tblPr>
        <w:tblStyle w:val="GridTable4-Accent4"/>
        <w:tblW w:w="0" w:type="auto"/>
        <w:tblLook w:val="04A0" w:firstRow="1" w:lastRow="0" w:firstColumn="1" w:lastColumn="0" w:noHBand="0" w:noVBand="1"/>
      </w:tblPr>
      <w:tblGrid>
        <w:gridCol w:w="1484"/>
        <w:gridCol w:w="1817"/>
        <w:gridCol w:w="2087"/>
        <w:gridCol w:w="5402"/>
      </w:tblGrid>
      <w:tr w:rsidR="036785DE" w14:paraId="42D9C3CE" w14:textId="77777777" w:rsidTr="036785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59A5623D" w14:textId="77777777" w:rsidR="036785DE" w:rsidRDefault="036785DE" w:rsidP="036785DE">
            <w:pPr>
              <w:pStyle w:val="ListBullet"/>
              <w:numPr>
                <w:ilvl w:val="0"/>
                <w:numId w:val="0"/>
              </w:numPr>
              <w:rPr>
                <w:rFonts w:cs="BT Curve"/>
              </w:rPr>
            </w:pPr>
            <w:r w:rsidRPr="036785DE">
              <w:rPr>
                <w:rFonts w:cs="BT Curve"/>
              </w:rPr>
              <w:t>As a</w:t>
            </w:r>
          </w:p>
        </w:tc>
        <w:tc>
          <w:tcPr>
            <w:tcW w:w="1817" w:type="dxa"/>
          </w:tcPr>
          <w:p w14:paraId="0F55419C"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I want to</w:t>
            </w:r>
          </w:p>
        </w:tc>
        <w:tc>
          <w:tcPr>
            <w:tcW w:w="2087" w:type="dxa"/>
          </w:tcPr>
          <w:p w14:paraId="6C875283"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So that</w:t>
            </w:r>
          </w:p>
        </w:tc>
        <w:tc>
          <w:tcPr>
            <w:tcW w:w="5402" w:type="dxa"/>
          </w:tcPr>
          <w:p w14:paraId="5D04B90D"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Acceptance criteria</w:t>
            </w:r>
          </w:p>
        </w:tc>
      </w:tr>
      <w:tr w:rsidR="036785DE" w14:paraId="63041CB0" w14:textId="77777777" w:rsidTr="03678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69EF2566" w14:textId="2EB22331" w:rsidR="036785DE" w:rsidRDefault="036785DE" w:rsidP="036785DE">
            <w:pPr>
              <w:pStyle w:val="ListBullet"/>
              <w:numPr>
                <w:ilvl w:val="0"/>
                <w:numId w:val="0"/>
              </w:numPr>
              <w:rPr>
                <w:rFonts w:cs="BT Curve"/>
                <w:b w:val="0"/>
                <w:bCs w:val="0"/>
              </w:rPr>
            </w:pPr>
            <w:r w:rsidRPr="036785DE">
              <w:rPr>
                <w:rFonts w:cs="BT Curve"/>
                <w:b w:val="0"/>
                <w:bCs w:val="0"/>
              </w:rPr>
              <w:t>Wholesale Customer</w:t>
            </w:r>
          </w:p>
        </w:tc>
        <w:tc>
          <w:tcPr>
            <w:tcW w:w="1817" w:type="dxa"/>
          </w:tcPr>
          <w:p w14:paraId="2EFC3D56" w14:textId="353C207B"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ask questions in natural language</w:t>
            </w:r>
          </w:p>
        </w:tc>
        <w:tc>
          <w:tcPr>
            <w:tcW w:w="2087" w:type="dxa"/>
          </w:tcPr>
          <w:p w14:paraId="0D739288" w14:textId="45159315"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I can get help without navigating menus</w:t>
            </w:r>
          </w:p>
        </w:tc>
        <w:tc>
          <w:tcPr>
            <w:tcW w:w="5402" w:type="dxa"/>
          </w:tcPr>
          <w:p w14:paraId="75DAC39E" w14:textId="7FC175D3"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Chatbot supports free</w:t>
            </w:r>
            <w:r>
              <w:noBreakHyphen/>
            </w:r>
            <w:r w:rsidRPr="036785DE">
              <w:rPr>
                <w:rFonts w:ascii="Segoe UI" w:eastAsia="Segoe UI" w:hAnsi="Segoe UI" w:cs="Segoe UI"/>
                <w:sz w:val="21"/>
                <w:szCs w:val="21"/>
              </w:rPr>
              <w:t>text input</w:t>
            </w:r>
          </w:p>
          <w:p w14:paraId="08E165E1" w14:textId="191BD48C"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Responses are derived only from approved knowledge content</w:t>
            </w:r>
          </w:p>
          <w:p w14:paraId="0844A140" w14:textId="2F8242BC"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Chatbot provides links to relevant articles or handbook sections</w:t>
            </w:r>
          </w:p>
          <w:p w14:paraId="339A85FB" w14:textId="0BD422DD"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Bot clearly indicates when it cannot answer a question</w:t>
            </w:r>
          </w:p>
          <w:p w14:paraId="5537018C" w14:textId="04782B21"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Chatbot is accessible from key support and journey pages</w:t>
            </w:r>
          </w:p>
        </w:tc>
      </w:tr>
      <w:tr w:rsidR="036785DE" w14:paraId="2FDCE287" w14:textId="77777777" w:rsidTr="036785DE">
        <w:trPr>
          <w:trHeight w:val="300"/>
        </w:trPr>
        <w:tc>
          <w:tcPr>
            <w:cnfStyle w:val="001000000000" w:firstRow="0" w:lastRow="0" w:firstColumn="1" w:lastColumn="0" w:oddVBand="0" w:evenVBand="0" w:oddHBand="0" w:evenHBand="0" w:firstRowFirstColumn="0" w:firstRowLastColumn="0" w:lastRowFirstColumn="0" w:lastRowLastColumn="0"/>
            <w:tcW w:w="1484" w:type="dxa"/>
          </w:tcPr>
          <w:p w14:paraId="44DC2498" w14:textId="2543536A" w:rsidR="036785DE" w:rsidRDefault="036785DE" w:rsidP="036785DE">
            <w:pPr>
              <w:spacing w:line="300" w:lineRule="auto"/>
            </w:pPr>
            <w:r w:rsidRPr="036785DE">
              <w:rPr>
                <w:rFonts w:ascii="Segoe UI" w:eastAsia="Segoe UI" w:hAnsi="Segoe UI" w:cs="Segoe UI"/>
                <w:b w:val="0"/>
                <w:bCs w:val="0"/>
                <w:sz w:val="21"/>
                <w:szCs w:val="21"/>
              </w:rPr>
              <w:t>Wholesale Customer</w:t>
            </w:r>
          </w:p>
        </w:tc>
        <w:tc>
          <w:tcPr>
            <w:tcW w:w="1817" w:type="dxa"/>
          </w:tcPr>
          <w:p w14:paraId="7F12BC31" w14:textId="44F06291"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step</w:t>
            </w:r>
            <w:r>
              <w:noBreakHyphen/>
            </w:r>
            <w:r w:rsidRPr="036785DE">
              <w:rPr>
                <w:rFonts w:ascii="Segoe UI" w:eastAsia="Segoe UI" w:hAnsi="Segoe UI" w:cs="Segoe UI"/>
                <w:sz w:val="21"/>
                <w:szCs w:val="21"/>
              </w:rPr>
              <w:t>by</w:t>
            </w:r>
            <w:r>
              <w:noBreakHyphen/>
            </w:r>
            <w:r w:rsidRPr="036785DE">
              <w:rPr>
                <w:rFonts w:ascii="Segoe UI" w:eastAsia="Segoe UI" w:hAnsi="Segoe UI" w:cs="Segoe UI"/>
                <w:sz w:val="21"/>
                <w:szCs w:val="21"/>
              </w:rPr>
              <w:t>step guidance for common issues</w:t>
            </w:r>
          </w:p>
        </w:tc>
        <w:tc>
          <w:tcPr>
            <w:tcW w:w="2087" w:type="dxa"/>
          </w:tcPr>
          <w:p w14:paraId="109B5C53" w14:textId="741ED9EA"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I can diagnose and resolve problems myself</w:t>
            </w:r>
          </w:p>
        </w:tc>
        <w:tc>
          <w:tcPr>
            <w:tcW w:w="5402" w:type="dxa"/>
          </w:tcPr>
          <w:p w14:paraId="0990CE46" w14:textId="6C431422"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Chatbot supports predefined, structured guidance flows</w:t>
            </w:r>
          </w:p>
          <w:p w14:paraId="09160B65" w14:textId="7DDD2CB3"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Guidance adapts based on user responses</w:t>
            </w:r>
          </w:p>
          <w:p w14:paraId="2DC16151" w14:textId="1FC87C58"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Links to relevant knowledge content are provided</w:t>
            </w:r>
          </w:p>
          <w:p w14:paraId="0ED5122B" w14:textId="29D7F4C7"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User can exit or restart guidance at any time</w:t>
            </w:r>
          </w:p>
        </w:tc>
      </w:tr>
      <w:tr w:rsidR="036785DE" w14:paraId="4F86F7E1" w14:textId="77777777" w:rsidTr="03678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3895F245" w14:textId="52A69746" w:rsidR="036785DE" w:rsidRDefault="036785DE" w:rsidP="036785DE">
            <w:pPr>
              <w:spacing w:line="300" w:lineRule="auto"/>
            </w:pPr>
            <w:r w:rsidRPr="036785DE">
              <w:rPr>
                <w:rFonts w:ascii="Segoe UI" w:eastAsia="Segoe UI" w:hAnsi="Segoe UI" w:cs="Segoe UI"/>
                <w:b w:val="0"/>
                <w:bCs w:val="0"/>
                <w:sz w:val="21"/>
                <w:szCs w:val="21"/>
              </w:rPr>
              <w:t>Wholesale Customer</w:t>
            </w:r>
          </w:p>
        </w:tc>
        <w:tc>
          <w:tcPr>
            <w:tcW w:w="1817" w:type="dxa"/>
          </w:tcPr>
          <w:p w14:paraId="528420BD" w14:textId="7F33A252"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know how to get further help when self</w:t>
            </w:r>
            <w:r>
              <w:noBreakHyphen/>
            </w:r>
            <w:r w:rsidRPr="036785DE">
              <w:rPr>
                <w:rFonts w:ascii="Segoe UI" w:eastAsia="Segoe UI" w:hAnsi="Segoe UI" w:cs="Segoe UI"/>
                <w:sz w:val="21"/>
                <w:szCs w:val="21"/>
              </w:rPr>
              <w:t>service fails</w:t>
            </w:r>
          </w:p>
        </w:tc>
        <w:tc>
          <w:tcPr>
            <w:tcW w:w="2087" w:type="dxa"/>
          </w:tcPr>
          <w:p w14:paraId="0C3B8359" w14:textId="67E5F238"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I am not blocked</w:t>
            </w:r>
          </w:p>
        </w:tc>
        <w:tc>
          <w:tcPr>
            <w:tcW w:w="5402" w:type="dxa"/>
          </w:tcPr>
          <w:p w14:paraId="0B23A81E" w14:textId="7DAAFE4E"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Chatbot clearly indicates when escalation is required</w:t>
            </w:r>
          </w:p>
          <w:p w14:paraId="0FCCBC38" w14:textId="739BD8CF"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Next steps or contact options are provided</w:t>
            </w:r>
          </w:p>
          <w:p w14:paraId="3646D4BE" w14:textId="5125B274"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commentRangeStart w:id="776"/>
            <w:commentRangeStart w:id="777"/>
            <w:r w:rsidRPr="036785DE">
              <w:rPr>
                <w:rFonts w:ascii="Segoe UI" w:eastAsia="Segoe UI" w:hAnsi="Segoe UI" w:cs="Segoe UI"/>
                <w:sz w:val="21"/>
                <w:szCs w:val="21"/>
              </w:rPr>
              <w:t>No automatic ticket creation is performed</w:t>
            </w:r>
            <w:commentRangeEnd w:id="776"/>
            <w:r w:rsidR="00100FF0">
              <w:rPr>
                <w:rStyle w:val="CommentReference"/>
                <w:sz w:val="22"/>
                <w:szCs w:val="22"/>
              </w:rPr>
              <w:commentReference w:id="776"/>
            </w:r>
            <w:commentRangeEnd w:id="777"/>
            <w:r w:rsidR="008356E9">
              <w:rPr>
                <w:rStyle w:val="CommentReference"/>
                <w:sz w:val="22"/>
                <w:szCs w:val="22"/>
              </w:rPr>
              <w:commentReference w:id="777"/>
            </w:r>
          </w:p>
          <w:p w14:paraId="10B8AB53" w14:textId="0A61F5ED"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Conversation context is retained for assisted handover where supported</w:t>
            </w:r>
          </w:p>
        </w:tc>
      </w:tr>
    </w:tbl>
    <w:p w14:paraId="0EC2B1DB" w14:textId="232F8E64" w:rsidR="036785DE" w:rsidRDefault="036785DE" w:rsidP="036785DE">
      <w:pPr>
        <w:spacing w:after="0"/>
      </w:pPr>
    </w:p>
    <w:p w14:paraId="45E9AB36" w14:textId="7A1B7592" w:rsidR="7A3F6E8D" w:rsidRDefault="6F9DFAE8" w:rsidP="036785DE">
      <w:pPr>
        <w:pStyle w:val="Heading3"/>
        <w:rPr>
          <w:rFonts w:ascii="Segoe UI" w:eastAsia="Segoe UI" w:hAnsi="Segoe UI" w:cs="Segoe UI"/>
          <w:sz w:val="21"/>
          <w:szCs w:val="21"/>
        </w:rPr>
      </w:pPr>
      <w:bookmarkStart w:id="778" w:name="Bookmark15"/>
      <w:bookmarkStart w:id="779" w:name="Bookmark16"/>
      <w:bookmarkStart w:id="780" w:name="_Toc232667957"/>
      <w:bookmarkStart w:id="781" w:name="_Content_Reuse_&amp;"/>
      <w:r>
        <w:t>Content</w:t>
      </w:r>
      <w:bookmarkEnd w:id="778"/>
      <w:bookmarkEnd w:id="779"/>
      <w:r>
        <w:t xml:space="preserve"> Reuse &amp; Consistency</w:t>
      </w:r>
      <w:bookmarkEnd w:id="780"/>
      <w:r w:rsidR="7A3F6E8D">
        <w:tab/>
      </w:r>
      <w:bookmarkEnd w:id="781"/>
    </w:p>
    <w:p w14:paraId="20A4C9DF" w14:textId="58DCDA73" w:rsidR="036785DE" w:rsidRDefault="036785DE" w:rsidP="036785DE">
      <w:pPr>
        <w:spacing w:after="0" w:line="300" w:lineRule="auto"/>
      </w:pPr>
    </w:p>
    <w:tbl>
      <w:tblPr>
        <w:tblStyle w:val="GridTable4-Accent4"/>
        <w:tblW w:w="0" w:type="auto"/>
        <w:tblLook w:val="04A0" w:firstRow="1" w:lastRow="0" w:firstColumn="1" w:lastColumn="0" w:noHBand="0" w:noVBand="1"/>
      </w:tblPr>
      <w:tblGrid>
        <w:gridCol w:w="1484"/>
        <w:gridCol w:w="1817"/>
        <w:gridCol w:w="2087"/>
        <w:gridCol w:w="5402"/>
      </w:tblGrid>
      <w:tr w:rsidR="036785DE" w14:paraId="0CBDF85B" w14:textId="77777777" w:rsidTr="036785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6453DAE5" w14:textId="77777777" w:rsidR="036785DE" w:rsidRDefault="036785DE" w:rsidP="036785DE">
            <w:pPr>
              <w:pStyle w:val="ListBullet"/>
              <w:numPr>
                <w:ilvl w:val="0"/>
                <w:numId w:val="0"/>
              </w:numPr>
              <w:rPr>
                <w:rFonts w:cs="BT Curve"/>
              </w:rPr>
            </w:pPr>
            <w:r w:rsidRPr="036785DE">
              <w:rPr>
                <w:rFonts w:cs="BT Curve"/>
              </w:rPr>
              <w:t>As a</w:t>
            </w:r>
          </w:p>
        </w:tc>
        <w:tc>
          <w:tcPr>
            <w:tcW w:w="1817" w:type="dxa"/>
          </w:tcPr>
          <w:p w14:paraId="562DC799"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I want to</w:t>
            </w:r>
          </w:p>
        </w:tc>
        <w:tc>
          <w:tcPr>
            <w:tcW w:w="2087" w:type="dxa"/>
          </w:tcPr>
          <w:p w14:paraId="101774E5"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So that</w:t>
            </w:r>
          </w:p>
        </w:tc>
        <w:tc>
          <w:tcPr>
            <w:tcW w:w="5402" w:type="dxa"/>
          </w:tcPr>
          <w:p w14:paraId="58CED9E9"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Acceptance criteria</w:t>
            </w:r>
          </w:p>
        </w:tc>
      </w:tr>
      <w:tr w:rsidR="036785DE" w14:paraId="25223865" w14:textId="77777777" w:rsidTr="03678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2499114B" w14:textId="375B3DDB" w:rsidR="036785DE" w:rsidRDefault="036785DE" w:rsidP="036785DE">
            <w:pPr>
              <w:spacing w:line="300" w:lineRule="auto"/>
            </w:pPr>
            <w:r w:rsidRPr="036785DE">
              <w:rPr>
                <w:rFonts w:ascii="Segoe UI" w:eastAsia="Segoe UI" w:hAnsi="Segoe UI" w:cs="Segoe UI"/>
                <w:b w:val="0"/>
                <w:bCs w:val="0"/>
                <w:sz w:val="21"/>
                <w:szCs w:val="21"/>
              </w:rPr>
              <w:t>Platform Owner</w:t>
            </w:r>
          </w:p>
        </w:tc>
        <w:tc>
          <w:tcPr>
            <w:tcW w:w="1817" w:type="dxa"/>
          </w:tcPr>
          <w:p w14:paraId="7D53D94B" w14:textId="73439F78"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reuse the same support content across portal pages and chatbot</w:t>
            </w:r>
          </w:p>
        </w:tc>
        <w:tc>
          <w:tcPr>
            <w:tcW w:w="2087" w:type="dxa"/>
          </w:tcPr>
          <w:p w14:paraId="04695687" w14:textId="267CEF0C"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customers receive consistent guidance</w:t>
            </w:r>
          </w:p>
        </w:tc>
        <w:tc>
          <w:tcPr>
            <w:tcW w:w="5402" w:type="dxa"/>
          </w:tcPr>
          <w:p w14:paraId="0C1A5B33" w14:textId="0F0C5B35"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Content is delivered through shared services or APIs where applicable</w:t>
            </w:r>
          </w:p>
          <w:p w14:paraId="57C2AC5E" w14:textId="4504B602"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Updates to content are reflected across all consuming channels</w:t>
            </w:r>
          </w:p>
          <w:p w14:paraId="211937CE" w14:textId="64196575"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Duplicate content is avoided</w:t>
            </w:r>
          </w:p>
          <w:p w14:paraId="332EE202" w14:textId="21D2E697"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Content structure supports consumption by both UI and chatbot flows</w:t>
            </w:r>
          </w:p>
        </w:tc>
      </w:tr>
    </w:tbl>
    <w:p w14:paraId="56AE43FE" w14:textId="43B4106F" w:rsidR="036785DE" w:rsidRDefault="036785DE" w:rsidP="036785DE">
      <w:pPr>
        <w:spacing w:after="0"/>
      </w:pPr>
    </w:p>
    <w:p w14:paraId="3428F3E9" w14:textId="77777777" w:rsidR="4999DC36" w:rsidRDefault="5B57BBB3" w:rsidP="036785DE">
      <w:pPr>
        <w:pStyle w:val="Heading2"/>
      </w:pPr>
      <w:bookmarkStart w:id="782" w:name="_Toc232667958"/>
      <w:r>
        <w:t>Communication, Updates &amp; Customer Awareness</w:t>
      </w:r>
      <w:bookmarkEnd w:id="782"/>
    </w:p>
    <w:p w14:paraId="4C03AEEE" w14:textId="049F8EBA" w:rsidR="036785DE" w:rsidRDefault="036785DE" w:rsidP="036785DE">
      <w:pPr>
        <w:spacing w:after="0"/>
      </w:pPr>
    </w:p>
    <w:p w14:paraId="30306629" w14:textId="72289646" w:rsidR="118780E9" w:rsidRDefault="6586415D" w:rsidP="036785DE">
      <w:pPr>
        <w:pStyle w:val="Heading3"/>
        <w:rPr>
          <w:rFonts w:ascii="Segoe UI" w:eastAsia="Segoe UI" w:hAnsi="Segoe UI" w:cs="Segoe UI"/>
          <w:sz w:val="21"/>
          <w:szCs w:val="21"/>
        </w:rPr>
      </w:pPr>
      <w:bookmarkStart w:id="783" w:name="Bookmark17"/>
      <w:bookmarkStart w:id="784" w:name="_Toc232667959"/>
      <w:bookmarkStart w:id="785" w:name="_Create_and_Publish"/>
      <w:commentRangeStart w:id="786"/>
      <w:commentRangeStart w:id="787"/>
      <w:r>
        <w:t>Create</w:t>
      </w:r>
      <w:bookmarkEnd w:id="783"/>
      <w:r>
        <w:t xml:space="preserve"> and Publish Briefings</w:t>
      </w:r>
      <w:bookmarkEnd w:id="784"/>
      <w:r w:rsidR="118780E9">
        <w:tab/>
      </w:r>
      <w:bookmarkEnd w:id="785"/>
      <w:commentRangeEnd w:id="786"/>
      <w:r w:rsidR="00372DEA">
        <w:rPr>
          <w:rStyle w:val="CommentReference"/>
          <w:rFonts w:ascii="Segoe UI" w:eastAsia="Segoe UI" w:hAnsi="Segoe UI" w:cs="Segoe UI"/>
          <w:sz w:val="21"/>
          <w:szCs w:val="21"/>
        </w:rPr>
        <w:commentReference w:id="786"/>
      </w:r>
      <w:commentRangeEnd w:id="787"/>
      <w:r w:rsidR="008356E9">
        <w:rPr>
          <w:rStyle w:val="CommentReference"/>
          <w:rFonts w:ascii="Segoe UI" w:eastAsia="Segoe UI" w:hAnsi="Segoe UI" w:cs="Segoe UI"/>
          <w:sz w:val="21"/>
          <w:szCs w:val="21"/>
        </w:rPr>
        <w:commentReference w:id="787"/>
      </w:r>
    </w:p>
    <w:p w14:paraId="1A6B472D" w14:textId="4B813D77" w:rsidR="036785DE" w:rsidRDefault="036785DE" w:rsidP="036785DE">
      <w:pPr>
        <w:spacing w:after="0" w:line="300" w:lineRule="auto"/>
        <w:rPr>
          <w:b/>
          <w:bCs/>
        </w:rPr>
      </w:pPr>
    </w:p>
    <w:tbl>
      <w:tblPr>
        <w:tblStyle w:val="GridTable4-Accent4"/>
        <w:tblW w:w="0" w:type="auto"/>
        <w:tblLook w:val="04A0" w:firstRow="1" w:lastRow="0" w:firstColumn="1" w:lastColumn="0" w:noHBand="0" w:noVBand="1"/>
      </w:tblPr>
      <w:tblGrid>
        <w:gridCol w:w="1484"/>
        <w:gridCol w:w="1817"/>
        <w:gridCol w:w="2087"/>
        <w:gridCol w:w="5402"/>
      </w:tblGrid>
      <w:tr w:rsidR="036785DE" w14:paraId="3A0446DF" w14:textId="77777777" w:rsidTr="036785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5BEB4EBE" w14:textId="77777777" w:rsidR="036785DE" w:rsidRDefault="036785DE" w:rsidP="036785DE">
            <w:pPr>
              <w:pStyle w:val="ListBullet"/>
              <w:numPr>
                <w:ilvl w:val="0"/>
                <w:numId w:val="0"/>
              </w:numPr>
              <w:rPr>
                <w:rFonts w:cs="BT Curve"/>
              </w:rPr>
            </w:pPr>
            <w:r w:rsidRPr="036785DE">
              <w:rPr>
                <w:rFonts w:cs="BT Curve"/>
              </w:rPr>
              <w:t>As a</w:t>
            </w:r>
          </w:p>
        </w:tc>
        <w:tc>
          <w:tcPr>
            <w:tcW w:w="1817" w:type="dxa"/>
          </w:tcPr>
          <w:p w14:paraId="79572BD9"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I want to</w:t>
            </w:r>
          </w:p>
        </w:tc>
        <w:tc>
          <w:tcPr>
            <w:tcW w:w="2087" w:type="dxa"/>
          </w:tcPr>
          <w:p w14:paraId="69A0CC3A"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So that</w:t>
            </w:r>
          </w:p>
        </w:tc>
        <w:tc>
          <w:tcPr>
            <w:tcW w:w="5402" w:type="dxa"/>
          </w:tcPr>
          <w:p w14:paraId="6272BF07"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Acceptance criteria</w:t>
            </w:r>
          </w:p>
        </w:tc>
      </w:tr>
      <w:tr w:rsidR="036785DE" w14:paraId="6B479C85" w14:textId="77777777" w:rsidTr="03678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0CEBC21F" w14:textId="23339F8A" w:rsidR="036785DE" w:rsidRDefault="036785DE" w:rsidP="036785DE">
            <w:pPr>
              <w:spacing w:line="300" w:lineRule="auto"/>
            </w:pPr>
            <w:r w:rsidRPr="036785DE">
              <w:rPr>
                <w:rFonts w:ascii="Segoe UI" w:eastAsia="Segoe UI" w:hAnsi="Segoe UI" w:cs="Segoe UI"/>
                <w:b w:val="0"/>
                <w:bCs w:val="0"/>
                <w:sz w:val="21"/>
                <w:szCs w:val="21"/>
              </w:rPr>
              <w:t>BT Product Owner</w:t>
            </w:r>
          </w:p>
        </w:tc>
        <w:tc>
          <w:tcPr>
            <w:tcW w:w="1817" w:type="dxa"/>
          </w:tcPr>
          <w:p w14:paraId="054D9082" w14:textId="7BF6B992"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create a briefing item tagged by product and date</w:t>
            </w:r>
          </w:p>
        </w:tc>
        <w:tc>
          <w:tcPr>
            <w:tcW w:w="2087" w:type="dxa"/>
          </w:tcPr>
          <w:p w14:paraId="7313C13B" w14:textId="2AD0E15C"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customers understand what the update relates to and when it applies</w:t>
            </w:r>
          </w:p>
        </w:tc>
        <w:tc>
          <w:tcPr>
            <w:tcW w:w="5402" w:type="dxa"/>
          </w:tcPr>
          <w:p w14:paraId="3C2E46BB" w14:textId="0BAC641C"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 xml:space="preserve">A briefing can be created with: </w:t>
            </w:r>
          </w:p>
          <w:p w14:paraId="600FCFD8" w14:textId="11C5506F" w:rsidR="036785DE" w:rsidRDefault="036785DE" w:rsidP="036785DE">
            <w:pPr>
              <w:spacing w:line="300" w:lineRule="auto"/>
              <w:ind w:left="720"/>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Title</w:t>
            </w:r>
          </w:p>
          <w:p w14:paraId="213AF135" w14:textId="06936BD7" w:rsidR="036785DE" w:rsidRDefault="036785DE" w:rsidP="036785DE">
            <w:pPr>
              <w:spacing w:line="300" w:lineRule="auto"/>
              <w:ind w:left="720"/>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Body content</w:t>
            </w:r>
          </w:p>
          <w:p w14:paraId="55CB3752" w14:textId="12A25830" w:rsidR="036785DE" w:rsidRDefault="036785DE" w:rsidP="036785DE">
            <w:pPr>
              <w:spacing w:line="300" w:lineRule="auto"/>
              <w:ind w:left="720"/>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Optional attachments</w:t>
            </w:r>
          </w:p>
          <w:p w14:paraId="2AA8D5D3" w14:textId="49507855"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Briefings must be tagged with at least one product</w:t>
            </w:r>
          </w:p>
          <w:p w14:paraId="256CA944" w14:textId="08E298A3"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Briefings include a publication date</w:t>
            </w:r>
          </w:p>
          <w:p w14:paraId="2A97CF31" w14:textId="569847EA"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 xml:space="preserve">Briefing lifecycle states include: </w:t>
            </w:r>
          </w:p>
          <w:p w14:paraId="264DE475" w14:textId="09C90BF4" w:rsidR="036785DE" w:rsidRDefault="036785DE" w:rsidP="036785DE">
            <w:pPr>
              <w:spacing w:line="300" w:lineRule="auto"/>
              <w:ind w:left="720"/>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Draft</w:t>
            </w:r>
          </w:p>
          <w:p w14:paraId="3359E237" w14:textId="69808674" w:rsidR="036785DE" w:rsidRDefault="036785DE" w:rsidP="036785DE">
            <w:pPr>
              <w:spacing w:line="300" w:lineRule="auto"/>
              <w:ind w:left="720"/>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Published</w:t>
            </w:r>
          </w:p>
          <w:p w14:paraId="4A672A55" w14:textId="25F1D2EB"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Only published briefings are visible to customers</w:t>
            </w:r>
          </w:p>
          <w:p w14:paraId="5318FC03" w14:textId="1539C549"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r>
    </w:tbl>
    <w:p w14:paraId="0F06304F" w14:textId="6EF5B13A" w:rsidR="036785DE" w:rsidRDefault="036785DE" w:rsidP="036785DE">
      <w:pPr>
        <w:spacing w:after="160"/>
        <w:rPr>
          <w:rFonts w:ascii="Aptos" w:eastAsia="Aptos" w:hAnsi="Aptos" w:cs="Aptos"/>
          <w:sz w:val="24"/>
          <w:szCs w:val="24"/>
        </w:rPr>
      </w:pPr>
    </w:p>
    <w:p w14:paraId="5EB7DA71" w14:textId="10C7AF99" w:rsidR="118780E9" w:rsidRDefault="6586415D" w:rsidP="036785DE">
      <w:pPr>
        <w:pStyle w:val="Heading3"/>
        <w:rPr>
          <w:rFonts w:ascii="Segoe UI" w:eastAsia="Segoe UI" w:hAnsi="Segoe UI" w:cs="Segoe UI"/>
          <w:sz w:val="21"/>
          <w:szCs w:val="21"/>
        </w:rPr>
      </w:pPr>
      <w:bookmarkStart w:id="788" w:name="Bookmark18"/>
      <w:bookmarkStart w:id="789" w:name="_Briefing_Visibility_&amp;"/>
      <w:bookmarkStart w:id="790" w:name="_Toc232667960"/>
      <w:r>
        <w:t>Briefing</w:t>
      </w:r>
      <w:bookmarkEnd w:id="788"/>
      <w:r>
        <w:t xml:space="preserve"> Visibility &amp; Discovery</w:t>
      </w:r>
      <w:bookmarkEnd w:id="789"/>
      <w:bookmarkEnd w:id="790"/>
    </w:p>
    <w:p w14:paraId="20613C91" w14:textId="4B813D77" w:rsidR="036785DE" w:rsidRDefault="036785DE" w:rsidP="036785DE">
      <w:pPr>
        <w:spacing w:after="0" w:line="300" w:lineRule="auto"/>
        <w:rPr>
          <w:b/>
          <w:bCs/>
        </w:rPr>
      </w:pPr>
    </w:p>
    <w:tbl>
      <w:tblPr>
        <w:tblStyle w:val="GridTable4-Accent4"/>
        <w:tblW w:w="0" w:type="auto"/>
        <w:tblLook w:val="04A0" w:firstRow="1" w:lastRow="0" w:firstColumn="1" w:lastColumn="0" w:noHBand="0" w:noVBand="1"/>
      </w:tblPr>
      <w:tblGrid>
        <w:gridCol w:w="1484"/>
        <w:gridCol w:w="1817"/>
        <w:gridCol w:w="2087"/>
        <w:gridCol w:w="5402"/>
      </w:tblGrid>
      <w:tr w:rsidR="036785DE" w14:paraId="29613BA6"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0D5BE75F" w14:textId="77777777" w:rsidR="036785DE" w:rsidRDefault="036785DE" w:rsidP="036785DE">
            <w:pPr>
              <w:pStyle w:val="ListBullet"/>
              <w:numPr>
                <w:ilvl w:val="0"/>
                <w:numId w:val="0"/>
              </w:numPr>
              <w:rPr>
                <w:rFonts w:cs="BT Curve"/>
              </w:rPr>
            </w:pPr>
            <w:r w:rsidRPr="036785DE">
              <w:rPr>
                <w:rFonts w:cs="BT Curve"/>
              </w:rPr>
              <w:t>As a</w:t>
            </w:r>
          </w:p>
        </w:tc>
        <w:tc>
          <w:tcPr>
            <w:tcW w:w="1817" w:type="dxa"/>
          </w:tcPr>
          <w:p w14:paraId="07D74EB2"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I want to</w:t>
            </w:r>
          </w:p>
        </w:tc>
        <w:tc>
          <w:tcPr>
            <w:tcW w:w="2087" w:type="dxa"/>
          </w:tcPr>
          <w:p w14:paraId="043D0551"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So that</w:t>
            </w:r>
          </w:p>
        </w:tc>
        <w:tc>
          <w:tcPr>
            <w:tcW w:w="5402" w:type="dxa"/>
          </w:tcPr>
          <w:p w14:paraId="56D93490"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Acceptance criteria</w:t>
            </w:r>
          </w:p>
        </w:tc>
      </w:tr>
      <w:tr w:rsidR="036785DE" w14:paraId="0E70044F"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244955B7" w14:textId="219CDA0C" w:rsidR="036785DE" w:rsidRDefault="036785DE" w:rsidP="036785DE">
            <w:pPr>
              <w:spacing w:line="300" w:lineRule="auto"/>
            </w:pPr>
            <w:r w:rsidRPr="036785DE">
              <w:rPr>
                <w:rFonts w:ascii="Segoe UI" w:eastAsia="Segoe UI" w:hAnsi="Segoe UI" w:cs="Segoe UI"/>
                <w:b w:val="0"/>
                <w:bCs w:val="0"/>
                <w:sz w:val="21"/>
                <w:szCs w:val="21"/>
              </w:rPr>
              <w:t>Wholesale Customer</w:t>
            </w:r>
          </w:p>
        </w:tc>
        <w:tc>
          <w:tcPr>
            <w:tcW w:w="1817" w:type="dxa"/>
          </w:tcPr>
          <w:p w14:paraId="1B80CE98" w14:textId="608DC366"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view a list of published briefings</w:t>
            </w:r>
          </w:p>
        </w:tc>
        <w:tc>
          <w:tcPr>
            <w:tcW w:w="2087" w:type="dxa"/>
          </w:tcPr>
          <w:p w14:paraId="0CE14785" w14:textId="0D46D63A"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I can easily see recent updates</w:t>
            </w:r>
          </w:p>
        </w:tc>
        <w:tc>
          <w:tcPr>
            <w:tcW w:w="5402" w:type="dxa"/>
          </w:tcPr>
          <w:p w14:paraId="68E541F1" w14:textId="0F823E1D"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A briefing list page is available to authenticated users</w:t>
            </w:r>
          </w:p>
          <w:p w14:paraId="6550B16E" w14:textId="706F1EF0"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Only published briefings are shown</w:t>
            </w:r>
          </w:p>
          <w:p w14:paraId="558C78C1" w14:textId="5AB0D59C"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Briefings are displayed in newest first order</w:t>
            </w:r>
          </w:p>
          <w:p w14:paraId="7D28BA2B" w14:textId="522F4F86"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 xml:space="preserve">Each list item displays: </w:t>
            </w:r>
          </w:p>
          <w:p w14:paraId="11B881D9" w14:textId="6C587EA0" w:rsidR="036785DE" w:rsidRDefault="036785DE" w:rsidP="036785DE">
            <w:pPr>
              <w:spacing w:line="300" w:lineRule="auto"/>
              <w:ind w:left="720"/>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Title</w:t>
            </w:r>
          </w:p>
          <w:p w14:paraId="6A2DED70" w14:textId="0F1CB4E4" w:rsidR="036785DE" w:rsidRDefault="036785DE" w:rsidP="036785DE">
            <w:pPr>
              <w:spacing w:line="300" w:lineRule="auto"/>
              <w:ind w:left="720"/>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Product tag(s)</w:t>
            </w:r>
          </w:p>
          <w:p w14:paraId="4ED7EA19" w14:textId="56B6A1E1" w:rsidR="036785DE" w:rsidRDefault="036785DE" w:rsidP="036785DE">
            <w:pPr>
              <w:spacing w:line="300" w:lineRule="auto"/>
              <w:ind w:left="720"/>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Publication date</w:t>
            </w:r>
          </w:p>
          <w:p w14:paraId="7D6AA075" w14:textId="7242D78A"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r>
      <w:tr w:rsidR="036785DE" w14:paraId="1DF324B4"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84" w:type="dxa"/>
          </w:tcPr>
          <w:p w14:paraId="1B9C45A8" w14:textId="4DF50699" w:rsidR="036785DE" w:rsidRDefault="7075732A" w:rsidP="117BB036">
            <w:pPr>
              <w:spacing w:line="300" w:lineRule="auto"/>
              <w:rPr>
                <w:rFonts w:ascii="Segoe UI" w:eastAsia="Segoe UI" w:hAnsi="Segoe UI" w:cs="Segoe UI"/>
                <w:b w:val="0"/>
                <w:bCs w:val="0"/>
                <w:sz w:val="21"/>
                <w:szCs w:val="21"/>
              </w:rPr>
            </w:pPr>
            <w:r w:rsidRPr="117BB036">
              <w:rPr>
                <w:rFonts w:ascii="Segoe UI" w:eastAsia="Segoe UI" w:hAnsi="Segoe UI" w:cs="Segoe UI"/>
                <w:b w:val="0"/>
                <w:bCs w:val="0"/>
                <w:sz w:val="21"/>
                <w:szCs w:val="21"/>
              </w:rPr>
              <w:t xml:space="preserve">Wholesale </w:t>
            </w:r>
            <w:r w:rsidR="26016E8A" w:rsidRPr="117BB036">
              <w:rPr>
                <w:rFonts w:ascii="Segoe UI" w:eastAsia="Segoe UI" w:hAnsi="Segoe UI" w:cs="Segoe UI"/>
                <w:b w:val="0"/>
                <w:bCs w:val="0"/>
                <w:sz w:val="21"/>
                <w:szCs w:val="21"/>
              </w:rPr>
              <w:t>customer</w:t>
            </w:r>
          </w:p>
        </w:tc>
        <w:tc>
          <w:tcPr>
            <w:tcW w:w="1817" w:type="dxa"/>
          </w:tcPr>
          <w:p w14:paraId="2D3E4599" w14:textId="3D595E6F"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filter briefings by product</w:t>
            </w:r>
          </w:p>
        </w:tc>
        <w:tc>
          <w:tcPr>
            <w:tcW w:w="2087" w:type="dxa"/>
          </w:tcPr>
          <w:p w14:paraId="2F508343" w14:textId="76619C3A"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I can quickly find updates relevant to me</w:t>
            </w:r>
          </w:p>
        </w:tc>
        <w:tc>
          <w:tcPr>
            <w:tcW w:w="5402" w:type="dxa"/>
          </w:tcPr>
          <w:p w14:paraId="1C4AFF04" w14:textId="755AD301"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Briefings can be filtered by one or more product tags</w:t>
            </w:r>
          </w:p>
          <w:p w14:paraId="1D6121D6" w14:textId="32E178FF"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Filtering works with newest first ordering</w:t>
            </w:r>
          </w:p>
          <w:p w14:paraId="3E708C04" w14:textId="02916262"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Clear filter/reset option is available</w:t>
            </w:r>
          </w:p>
          <w:p w14:paraId="34BDC448" w14:textId="2AE44D7A"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Filtering updates the list dynamically where supported</w:t>
            </w:r>
          </w:p>
        </w:tc>
      </w:tr>
    </w:tbl>
    <w:p w14:paraId="7A152ADA" w14:textId="29D37BF8" w:rsidR="036785DE" w:rsidRDefault="036785DE" w:rsidP="036785DE">
      <w:pPr>
        <w:spacing w:after="160"/>
        <w:rPr>
          <w:rFonts w:ascii="Aptos" w:eastAsia="Aptos" w:hAnsi="Aptos" w:cs="Aptos"/>
          <w:sz w:val="24"/>
          <w:szCs w:val="24"/>
        </w:rPr>
      </w:pPr>
    </w:p>
    <w:p w14:paraId="232110E5" w14:textId="1721C96F" w:rsidR="118780E9" w:rsidRDefault="6586415D" w:rsidP="036785DE">
      <w:pPr>
        <w:pStyle w:val="Heading3"/>
        <w:rPr>
          <w:rFonts w:ascii="Segoe UI" w:eastAsia="Segoe UI" w:hAnsi="Segoe UI" w:cs="Segoe UI"/>
          <w:sz w:val="21"/>
          <w:szCs w:val="21"/>
        </w:rPr>
      </w:pPr>
      <w:bookmarkStart w:id="791" w:name="Bookmark19"/>
      <w:bookmarkStart w:id="792" w:name="_Customer_Subscriptions_&amp;"/>
      <w:bookmarkStart w:id="793" w:name="_Toc232667961"/>
      <w:r>
        <w:t>Customer</w:t>
      </w:r>
      <w:bookmarkEnd w:id="791"/>
      <w:r>
        <w:t xml:space="preserve"> Subscriptions &amp; Notifications</w:t>
      </w:r>
      <w:bookmarkEnd w:id="792"/>
      <w:bookmarkEnd w:id="793"/>
    </w:p>
    <w:p w14:paraId="4DB70C03" w14:textId="4B813D77" w:rsidR="036785DE" w:rsidRDefault="036785DE" w:rsidP="036785DE">
      <w:pPr>
        <w:spacing w:after="0" w:line="300" w:lineRule="auto"/>
        <w:rPr>
          <w:b/>
          <w:bCs/>
        </w:rPr>
      </w:pPr>
    </w:p>
    <w:tbl>
      <w:tblPr>
        <w:tblStyle w:val="GridTable4-Accent4"/>
        <w:tblW w:w="0" w:type="auto"/>
        <w:tblLook w:val="04A0" w:firstRow="1" w:lastRow="0" w:firstColumn="1" w:lastColumn="0" w:noHBand="0" w:noVBand="1"/>
      </w:tblPr>
      <w:tblGrid>
        <w:gridCol w:w="1484"/>
        <w:gridCol w:w="1817"/>
        <w:gridCol w:w="2087"/>
        <w:gridCol w:w="5402"/>
      </w:tblGrid>
      <w:tr w:rsidR="036785DE" w14:paraId="06A08742" w14:textId="77777777" w:rsidTr="036785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7EB2FC2C" w14:textId="77777777" w:rsidR="036785DE" w:rsidRDefault="036785DE" w:rsidP="036785DE">
            <w:pPr>
              <w:pStyle w:val="ListBullet"/>
              <w:numPr>
                <w:ilvl w:val="0"/>
                <w:numId w:val="0"/>
              </w:numPr>
              <w:rPr>
                <w:rFonts w:cs="BT Curve"/>
              </w:rPr>
            </w:pPr>
            <w:r w:rsidRPr="036785DE">
              <w:rPr>
                <w:rFonts w:cs="BT Curve"/>
              </w:rPr>
              <w:t>As a</w:t>
            </w:r>
          </w:p>
        </w:tc>
        <w:tc>
          <w:tcPr>
            <w:tcW w:w="1817" w:type="dxa"/>
          </w:tcPr>
          <w:p w14:paraId="32B51739"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I want to</w:t>
            </w:r>
          </w:p>
        </w:tc>
        <w:tc>
          <w:tcPr>
            <w:tcW w:w="2087" w:type="dxa"/>
          </w:tcPr>
          <w:p w14:paraId="7E6C4CA4"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So that</w:t>
            </w:r>
          </w:p>
        </w:tc>
        <w:tc>
          <w:tcPr>
            <w:tcW w:w="5402" w:type="dxa"/>
          </w:tcPr>
          <w:p w14:paraId="334B790C"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Acceptance criteria</w:t>
            </w:r>
          </w:p>
        </w:tc>
      </w:tr>
      <w:tr w:rsidR="036785DE" w14:paraId="5FAD6204" w14:textId="77777777" w:rsidTr="03678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43CFCEBD" w14:textId="7AA03A42" w:rsidR="036785DE" w:rsidRDefault="036785DE" w:rsidP="036785DE">
            <w:pPr>
              <w:spacing w:line="300" w:lineRule="auto"/>
            </w:pPr>
            <w:r w:rsidRPr="036785DE">
              <w:rPr>
                <w:rFonts w:ascii="Segoe UI" w:eastAsia="Segoe UI" w:hAnsi="Segoe UI" w:cs="Segoe UI"/>
                <w:b w:val="0"/>
                <w:bCs w:val="0"/>
                <w:sz w:val="21"/>
                <w:szCs w:val="21"/>
              </w:rPr>
              <w:t>Wholesale Customer</w:t>
            </w:r>
          </w:p>
        </w:tc>
        <w:tc>
          <w:tcPr>
            <w:tcW w:w="1817" w:type="dxa"/>
          </w:tcPr>
          <w:p w14:paraId="2F8BBAC6" w14:textId="5CF169BC"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subscribe to briefing topics or products</w:t>
            </w:r>
          </w:p>
        </w:tc>
        <w:tc>
          <w:tcPr>
            <w:tcW w:w="2087" w:type="dxa"/>
          </w:tcPr>
          <w:p w14:paraId="1AE532AC" w14:textId="0AACF115"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I receive only relevant updates</w:t>
            </w:r>
          </w:p>
        </w:tc>
        <w:tc>
          <w:tcPr>
            <w:tcW w:w="5402" w:type="dxa"/>
          </w:tcPr>
          <w:p w14:paraId="44905A9B" w14:textId="62F7A38D"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Customers can view a list of available products or briefing topics</w:t>
            </w:r>
          </w:p>
          <w:p w14:paraId="05ED342C" w14:textId="0A06BB2F"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Customers can subscribe or unsubscribe at any time</w:t>
            </w:r>
          </w:p>
          <w:p w14:paraId="6A1F4C30" w14:textId="36926AFA"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Subscription preferences are saved per user</w:t>
            </w:r>
          </w:p>
          <w:p w14:paraId="4C3B0047" w14:textId="0E57AE53"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Subscriptions control which briefing notifications the user receives</w:t>
            </w:r>
          </w:p>
        </w:tc>
      </w:tr>
      <w:tr w:rsidR="036785DE" w14:paraId="137C0ABF" w14:textId="77777777" w:rsidTr="036785DE">
        <w:trPr>
          <w:trHeight w:val="300"/>
        </w:trPr>
        <w:tc>
          <w:tcPr>
            <w:cnfStyle w:val="001000000000" w:firstRow="0" w:lastRow="0" w:firstColumn="1" w:lastColumn="0" w:oddVBand="0" w:evenVBand="0" w:oddHBand="0" w:evenHBand="0" w:firstRowFirstColumn="0" w:firstRowLastColumn="0" w:lastRowFirstColumn="0" w:lastRowLastColumn="0"/>
            <w:tcW w:w="1484" w:type="dxa"/>
          </w:tcPr>
          <w:p w14:paraId="61E8F8FF" w14:textId="1BD8FAB7" w:rsidR="036785DE" w:rsidRDefault="036785DE" w:rsidP="036785DE">
            <w:pPr>
              <w:spacing w:line="300" w:lineRule="auto"/>
            </w:pPr>
            <w:r w:rsidRPr="036785DE">
              <w:rPr>
                <w:rFonts w:ascii="Segoe UI" w:eastAsia="Segoe UI" w:hAnsi="Segoe UI" w:cs="Segoe UI"/>
                <w:b w:val="0"/>
                <w:bCs w:val="0"/>
                <w:sz w:val="21"/>
                <w:szCs w:val="21"/>
              </w:rPr>
              <w:t>System</w:t>
            </w:r>
          </w:p>
        </w:tc>
        <w:tc>
          <w:tcPr>
            <w:tcW w:w="1817" w:type="dxa"/>
          </w:tcPr>
          <w:p w14:paraId="57100C84" w14:textId="5468579D"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notify subscribed customers when a new briefing is published</w:t>
            </w:r>
          </w:p>
        </w:tc>
        <w:tc>
          <w:tcPr>
            <w:tcW w:w="2087" w:type="dxa"/>
          </w:tcPr>
          <w:p w14:paraId="702694AF" w14:textId="241E0E66"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customers are proactively informed of relevant updates</w:t>
            </w:r>
          </w:p>
        </w:tc>
        <w:tc>
          <w:tcPr>
            <w:tcW w:w="5402" w:type="dxa"/>
          </w:tcPr>
          <w:p w14:paraId="161DA13D" w14:textId="1C976B02"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When a briefing is published: The system identifies subscribed users based on product/topic tags</w:t>
            </w:r>
          </w:p>
          <w:p w14:paraId="0CCE5E77" w14:textId="1F01CCC1"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An email notification is sent automatically</w:t>
            </w:r>
          </w:p>
          <w:p w14:paraId="597CA54F" w14:textId="7961ADB9"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 xml:space="preserve">Notification includes: </w:t>
            </w:r>
          </w:p>
          <w:p w14:paraId="068910A3" w14:textId="1F7FEAD8" w:rsidR="036785DE" w:rsidRDefault="036785DE" w:rsidP="036785DE">
            <w:pPr>
              <w:spacing w:line="300" w:lineRule="auto"/>
              <w:ind w:left="720"/>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Briefing title</w:t>
            </w:r>
          </w:p>
          <w:p w14:paraId="736E242D" w14:textId="5B30E00D" w:rsidR="036785DE" w:rsidRDefault="036785DE" w:rsidP="036785DE">
            <w:pPr>
              <w:spacing w:line="300" w:lineRule="auto"/>
              <w:ind w:left="720"/>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Short summary</w:t>
            </w:r>
          </w:p>
          <w:p w14:paraId="596818C4" w14:textId="0640A30F" w:rsidR="036785DE" w:rsidRDefault="036785DE" w:rsidP="036785DE">
            <w:pPr>
              <w:spacing w:line="300" w:lineRule="auto"/>
              <w:ind w:left="720"/>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Publication date</w:t>
            </w:r>
          </w:p>
          <w:p w14:paraId="3985CA5C" w14:textId="4F20C4A0" w:rsidR="036785DE" w:rsidRDefault="036785DE" w:rsidP="036785DE">
            <w:pPr>
              <w:spacing w:line="300" w:lineRule="auto"/>
              <w:ind w:left="720"/>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Link to the briefing in the portal</w:t>
            </w:r>
          </w:p>
          <w:p w14:paraId="34C0CF4C" w14:textId="653568D9"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pPr>
            <w:r w:rsidRPr="036785DE">
              <w:rPr>
                <w:rFonts w:ascii="Segoe UI" w:eastAsia="Segoe UI" w:hAnsi="Segoe UI" w:cs="Segoe UI"/>
                <w:sz w:val="21"/>
                <w:szCs w:val="21"/>
              </w:rPr>
              <w:t>Notifications are sent once per briefing publication</w:t>
            </w:r>
          </w:p>
          <w:p w14:paraId="5DC5A781" w14:textId="519B3314" w:rsidR="036785DE" w:rsidRDefault="036785DE" w:rsidP="036785DE">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p>
        </w:tc>
      </w:tr>
    </w:tbl>
    <w:p w14:paraId="1B9FEEBE" w14:textId="57F61318" w:rsidR="036785DE" w:rsidRDefault="036785DE" w:rsidP="036785DE">
      <w:pPr>
        <w:spacing w:after="160"/>
        <w:rPr>
          <w:rFonts w:ascii="Aptos" w:eastAsia="Aptos" w:hAnsi="Aptos" w:cs="Aptos"/>
          <w:sz w:val="24"/>
          <w:szCs w:val="24"/>
        </w:rPr>
      </w:pPr>
    </w:p>
    <w:p w14:paraId="678C1290" w14:textId="2B917300" w:rsidR="6586415D" w:rsidRDefault="6586415D" w:rsidP="117BB036">
      <w:pPr>
        <w:pStyle w:val="Heading3"/>
        <w:rPr>
          <w:rFonts w:ascii="Segoe UI" w:eastAsia="Segoe UI" w:hAnsi="Segoe UI" w:cs="Segoe UI"/>
          <w:sz w:val="21"/>
          <w:szCs w:val="21"/>
        </w:rPr>
      </w:pPr>
      <w:bookmarkStart w:id="794" w:name="Bookmark20"/>
      <w:bookmarkStart w:id="795" w:name="_Briefing_&amp;_Tag"/>
      <w:bookmarkStart w:id="796" w:name="_Toc232667962"/>
      <w:r>
        <w:t>Briefing</w:t>
      </w:r>
      <w:bookmarkEnd w:id="794"/>
      <w:r>
        <w:t xml:space="preserve"> &amp; Tag Management</w:t>
      </w:r>
      <w:bookmarkEnd w:id="795"/>
      <w:bookmarkEnd w:id="796"/>
    </w:p>
    <w:p w14:paraId="4AD97B59" w14:textId="4B813D77" w:rsidR="036785DE" w:rsidRDefault="036785DE" w:rsidP="036785DE">
      <w:pPr>
        <w:spacing w:after="0" w:line="300" w:lineRule="auto"/>
        <w:rPr>
          <w:b/>
          <w:bCs/>
        </w:rPr>
      </w:pPr>
    </w:p>
    <w:tbl>
      <w:tblPr>
        <w:tblStyle w:val="GridTable4-Accent4"/>
        <w:tblW w:w="0" w:type="auto"/>
        <w:tblLook w:val="04A0" w:firstRow="1" w:lastRow="0" w:firstColumn="1" w:lastColumn="0" w:noHBand="0" w:noVBand="1"/>
      </w:tblPr>
      <w:tblGrid>
        <w:gridCol w:w="1484"/>
        <w:gridCol w:w="1817"/>
        <w:gridCol w:w="2087"/>
        <w:gridCol w:w="5402"/>
      </w:tblGrid>
      <w:tr w:rsidR="036785DE" w14:paraId="64B457B6" w14:textId="77777777" w:rsidTr="036785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71A18D6F" w14:textId="77777777" w:rsidR="036785DE" w:rsidRDefault="036785DE" w:rsidP="036785DE">
            <w:pPr>
              <w:pStyle w:val="ListBullet"/>
              <w:numPr>
                <w:ilvl w:val="0"/>
                <w:numId w:val="0"/>
              </w:numPr>
              <w:rPr>
                <w:rFonts w:cs="BT Curve"/>
              </w:rPr>
            </w:pPr>
            <w:r w:rsidRPr="036785DE">
              <w:rPr>
                <w:rFonts w:cs="BT Curve"/>
              </w:rPr>
              <w:t>As a</w:t>
            </w:r>
          </w:p>
        </w:tc>
        <w:tc>
          <w:tcPr>
            <w:tcW w:w="1817" w:type="dxa"/>
          </w:tcPr>
          <w:p w14:paraId="23FD1889"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I want to</w:t>
            </w:r>
          </w:p>
        </w:tc>
        <w:tc>
          <w:tcPr>
            <w:tcW w:w="2087" w:type="dxa"/>
          </w:tcPr>
          <w:p w14:paraId="334A695B"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So that</w:t>
            </w:r>
          </w:p>
        </w:tc>
        <w:tc>
          <w:tcPr>
            <w:tcW w:w="5402" w:type="dxa"/>
          </w:tcPr>
          <w:p w14:paraId="51819FA4" w14:textId="77777777" w:rsidR="036785DE" w:rsidRDefault="036785DE" w:rsidP="036785DE">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036785DE">
              <w:rPr>
                <w:rFonts w:cs="BT Curve"/>
              </w:rPr>
              <w:t>Acceptance criteria</w:t>
            </w:r>
          </w:p>
        </w:tc>
      </w:tr>
      <w:tr w:rsidR="036785DE" w14:paraId="172F1040" w14:textId="77777777" w:rsidTr="03678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71A85788" w14:textId="26BA47F5" w:rsidR="036785DE" w:rsidRDefault="036785DE" w:rsidP="036785DE">
            <w:pPr>
              <w:spacing w:line="300" w:lineRule="auto"/>
            </w:pPr>
            <w:r w:rsidRPr="036785DE">
              <w:rPr>
                <w:rFonts w:ascii="Segoe UI" w:eastAsia="Segoe UI" w:hAnsi="Segoe UI" w:cs="Segoe UI"/>
                <w:b w:val="0"/>
                <w:bCs w:val="0"/>
                <w:sz w:val="21"/>
                <w:szCs w:val="21"/>
              </w:rPr>
              <w:t>BT Product Owner</w:t>
            </w:r>
          </w:p>
          <w:p w14:paraId="576646C1" w14:textId="44C2049A" w:rsidR="036785DE" w:rsidRDefault="036785DE" w:rsidP="036785DE">
            <w:pPr>
              <w:spacing w:line="300" w:lineRule="auto"/>
              <w:rPr>
                <w:rFonts w:ascii="Segoe UI" w:eastAsia="Segoe UI" w:hAnsi="Segoe UI" w:cs="Segoe UI"/>
                <w:b w:val="0"/>
                <w:bCs w:val="0"/>
                <w:sz w:val="21"/>
                <w:szCs w:val="21"/>
              </w:rPr>
            </w:pPr>
          </w:p>
        </w:tc>
        <w:tc>
          <w:tcPr>
            <w:tcW w:w="1817" w:type="dxa"/>
          </w:tcPr>
          <w:p w14:paraId="136764A8" w14:textId="548605BD"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manage briefing topics and product tags</w:t>
            </w:r>
          </w:p>
        </w:tc>
        <w:tc>
          <w:tcPr>
            <w:tcW w:w="2087" w:type="dxa"/>
          </w:tcPr>
          <w:p w14:paraId="3AAB5397" w14:textId="7AA0D681"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content and subscriptions remain accurate and consistent</w:t>
            </w:r>
          </w:p>
        </w:tc>
        <w:tc>
          <w:tcPr>
            <w:tcW w:w="5402" w:type="dxa"/>
          </w:tcPr>
          <w:p w14:paraId="26114749" w14:textId="61597BE5"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 xml:space="preserve">Product Owners can: </w:t>
            </w:r>
          </w:p>
          <w:p w14:paraId="23D1C368" w14:textId="64CB2B99" w:rsidR="036785DE" w:rsidRDefault="036785DE" w:rsidP="036785DE">
            <w:pPr>
              <w:spacing w:line="300" w:lineRule="auto"/>
              <w:ind w:left="720"/>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Create</w:t>
            </w:r>
          </w:p>
          <w:p w14:paraId="4A78C630" w14:textId="45ACA469" w:rsidR="036785DE" w:rsidRDefault="036785DE" w:rsidP="036785DE">
            <w:pPr>
              <w:spacing w:line="300" w:lineRule="auto"/>
              <w:ind w:left="720"/>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Edit</w:t>
            </w:r>
          </w:p>
          <w:p w14:paraId="05A9DE18" w14:textId="36A10198" w:rsidR="036785DE" w:rsidRDefault="036785DE" w:rsidP="036785DE">
            <w:pPr>
              <w:spacing w:line="300" w:lineRule="auto"/>
              <w:ind w:left="720"/>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Retire briefing topics and product tags</w:t>
            </w:r>
          </w:p>
          <w:p w14:paraId="587F6BD9" w14:textId="7DCE9C61"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Retired tags cannot be used for new briefings</w:t>
            </w:r>
          </w:p>
          <w:p w14:paraId="4E7BF37E" w14:textId="6E3BFF13"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Changes do not affect historical briefings</w:t>
            </w:r>
          </w:p>
          <w:p w14:paraId="0845C1C0" w14:textId="2C845648"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 xml:space="preserve">Tags are applied consistently across: </w:t>
            </w:r>
          </w:p>
          <w:p w14:paraId="4F88CFCB" w14:textId="51800CA8" w:rsidR="036785DE" w:rsidRDefault="036785DE" w:rsidP="036785DE">
            <w:pPr>
              <w:spacing w:line="300" w:lineRule="auto"/>
              <w:ind w:left="720"/>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Briefing creation</w:t>
            </w:r>
          </w:p>
          <w:p w14:paraId="748B8E56" w14:textId="035ABAA5" w:rsidR="036785DE" w:rsidRDefault="036785DE" w:rsidP="036785DE">
            <w:pPr>
              <w:spacing w:line="300" w:lineRule="auto"/>
              <w:ind w:left="720"/>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Filtering</w:t>
            </w:r>
          </w:p>
          <w:p w14:paraId="61E253ED" w14:textId="109525BE" w:rsidR="036785DE" w:rsidRDefault="036785DE" w:rsidP="036785DE">
            <w:pPr>
              <w:spacing w:line="300" w:lineRule="auto"/>
              <w:ind w:left="720"/>
              <w:cnfStyle w:val="000000100000" w:firstRow="0" w:lastRow="0" w:firstColumn="0" w:lastColumn="0" w:oddVBand="0" w:evenVBand="0" w:oddHBand="1" w:evenHBand="0" w:firstRowFirstColumn="0" w:firstRowLastColumn="0" w:lastRowFirstColumn="0" w:lastRowLastColumn="0"/>
            </w:pPr>
            <w:r w:rsidRPr="036785DE">
              <w:rPr>
                <w:rFonts w:ascii="Segoe UI" w:eastAsia="Segoe UI" w:hAnsi="Segoe UI" w:cs="Segoe UI"/>
                <w:sz w:val="21"/>
                <w:szCs w:val="21"/>
              </w:rPr>
              <w:t>Subscriptions</w:t>
            </w:r>
          </w:p>
          <w:p w14:paraId="7D0E6FD8" w14:textId="4D29F363" w:rsidR="036785DE" w:rsidRDefault="036785DE" w:rsidP="036785DE">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r>
    </w:tbl>
    <w:p w14:paraId="6E745D74" w14:textId="07B1E8AA" w:rsidR="036785DE" w:rsidRDefault="036785DE" w:rsidP="036785DE">
      <w:pPr>
        <w:spacing w:after="160"/>
        <w:rPr>
          <w:rFonts w:ascii="Aptos" w:eastAsia="Aptos" w:hAnsi="Aptos" w:cs="Aptos"/>
          <w:sz w:val="24"/>
          <w:szCs w:val="24"/>
        </w:rPr>
      </w:pPr>
    </w:p>
    <w:p w14:paraId="106AE6D3" w14:textId="4308B6A9" w:rsidR="036785DE" w:rsidRDefault="0DD627A7" w:rsidP="117BB036">
      <w:pPr>
        <w:pStyle w:val="Heading1"/>
      </w:pPr>
      <w:bookmarkStart w:id="797" w:name="_Toc232667963"/>
      <w:r>
        <w:t>Functional Requirements – Product Journeys</w:t>
      </w:r>
      <w:bookmarkEnd w:id="797"/>
      <w:r>
        <w:t xml:space="preserve"> </w:t>
      </w:r>
    </w:p>
    <w:p w14:paraId="658AF93B" w14:textId="6BB057E4" w:rsidR="036785DE" w:rsidRDefault="325029AE" w:rsidP="117BB036">
      <w:pPr>
        <w:pStyle w:val="Heading2"/>
      </w:pPr>
      <w:bookmarkStart w:id="798" w:name="_Toc232667964"/>
      <w:r>
        <w:t>Order Management &amp; Fulfilment – DV4B</w:t>
      </w:r>
      <w:bookmarkEnd w:id="798"/>
    </w:p>
    <w:p w14:paraId="4FCCEEE5" w14:textId="3CC7C19D" w:rsidR="036785DE" w:rsidRDefault="7A99FA38" w:rsidP="117BB036">
      <w:pPr>
        <w:pStyle w:val="Heading3"/>
      </w:pPr>
      <w:bookmarkStart w:id="799" w:name="Bookmark23"/>
      <w:bookmarkStart w:id="800" w:name="_Toc232667965"/>
      <w:bookmarkStart w:id="801" w:name="_Buy_–_Order"/>
      <w:r>
        <w:t>Buy</w:t>
      </w:r>
      <w:bookmarkEnd w:id="799"/>
      <w:r>
        <w:t xml:space="preserve"> – Order &amp; Commercial</w:t>
      </w:r>
      <w:bookmarkEnd w:id="800"/>
      <w:r w:rsidR="036785DE">
        <w:tab/>
      </w:r>
      <w:r w:rsidR="036785DE">
        <w:tab/>
      </w:r>
      <w:bookmarkEnd w:id="801"/>
    </w:p>
    <w:p w14:paraId="42AC3B20" w14:textId="323EB9D3" w:rsidR="036785DE" w:rsidRDefault="036785DE" w:rsidP="117BB036">
      <w:pPr>
        <w:spacing w:after="0" w:line="300" w:lineRule="auto"/>
        <w:rPr>
          <w:b/>
          <w:bCs/>
        </w:rPr>
      </w:pPr>
    </w:p>
    <w:tbl>
      <w:tblPr>
        <w:tblStyle w:val="GridTable4-Accent4"/>
        <w:tblW w:w="0" w:type="auto"/>
        <w:tblLook w:val="04A0" w:firstRow="1" w:lastRow="0" w:firstColumn="1" w:lastColumn="0" w:noHBand="0" w:noVBand="1"/>
      </w:tblPr>
      <w:tblGrid>
        <w:gridCol w:w="1484"/>
        <w:gridCol w:w="1817"/>
        <w:gridCol w:w="2087"/>
        <w:gridCol w:w="5402"/>
      </w:tblGrid>
      <w:tr w:rsidR="117BB036" w14:paraId="181EF173" w14:textId="77777777" w:rsidTr="442C2B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555B02D8" w14:textId="77777777" w:rsidR="117BB036" w:rsidRDefault="117BB036" w:rsidP="117BB036">
            <w:pPr>
              <w:pStyle w:val="ListBullet"/>
              <w:numPr>
                <w:ilvl w:val="0"/>
                <w:numId w:val="0"/>
              </w:numPr>
              <w:rPr>
                <w:rFonts w:cs="BT Curve"/>
              </w:rPr>
            </w:pPr>
            <w:r w:rsidRPr="117BB036">
              <w:rPr>
                <w:rFonts w:cs="BT Curve"/>
              </w:rPr>
              <w:t>As a</w:t>
            </w:r>
          </w:p>
        </w:tc>
        <w:tc>
          <w:tcPr>
            <w:tcW w:w="1817" w:type="dxa"/>
          </w:tcPr>
          <w:p w14:paraId="43BB6C4D"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I want to</w:t>
            </w:r>
          </w:p>
        </w:tc>
        <w:tc>
          <w:tcPr>
            <w:tcW w:w="2087" w:type="dxa"/>
          </w:tcPr>
          <w:p w14:paraId="175A0602"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So that</w:t>
            </w:r>
          </w:p>
        </w:tc>
        <w:tc>
          <w:tcPr>
            <w:tcW w:w="5402" w:type="dxa"/>
          </w:tcPr>
          <w:p w14:paraId="1A43FBE8"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Acceptance criteria</w:t>
            </w:r>
          </w:p>
        </w:tc>
      </w:tr>
      <w:tr w:rsidR="117BB036" w14:paraId="2C47F533" w14:textId="77777777" w:rsidTr="442C2B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12EFD332" w14:textId="5606AE1F" w:rsidR="117BB036" w:rsidRDefault="117BB036" w:rsidP="117BB036">
            <w:pPr>
              <w:spacing w:line="300" w:lineRule="auto"/>
            </w:pPr>
            <w:r w:rsidRPr="117BB036">
              <w:rPr>
                <w:rFonts w:ascii="Segoe UI" w:eastAsia="Segoe UI" w:hAnsi="Segoe UI" w:cs="Segoe UI"/>
                <w:b w:val="0"/>
                <w:bCs w:val="0"/>
                <w:sz w:val="21"/>
                <w:szCs w:val="21"/>
              </w:rPr>
              <w:t>Wholesale reseller</w:t>
            </w:r>
          </w:p>
          <w:p w14:paraId="43C45F2B" w14:textId="44C2049A" w:rsidR="117BB036" w:rsidRDefault="117BB036" w:rsidP="117BB036">
            <w:pPr>
              <w:spacing w:line="300" w:lineRule="auto"/>
              <w:rPr>
                <w:rFonts w:ascii="Segoe UI" w:eastAsia="Segoe UI" w:hAnsi="Segoe UI" w:cs="Segoe UI"/>
                <w:sz w:val="21"/>
                <w:szCs w:val="21"/>
              </w:rPr>
            </w:pPr>
          </w:p>
        </w:tc>
        <w:tc>
          <w:tcPr>
            <w:tcW w:w="1817" w:type="dxa"/>
          </w:tcPr>
          <w:p w14:paraId="508E2BB7" w14:textId="5FCE27E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order DV4B services using any licence tier</w:t>
            </w:r>
          </w:p>
        </w:tc>
        <w:tc>
          <w:tcPr>
            <w:tcW w:w="2087" w:type="dxa"/>
          </w:tcPr>
          <w:p w14:paraId="25D3D587" w14:textId="14879FDE"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 xml:space="preserve">I can assign the appropriate service capabilities per user </w:t>
            </w:r>
          </w:p>
        </w:tc>
        <w:tc>
          <w:tcPr>
            <w:tcW w:w="5402" w:type="dxa"/>
          </w:tcPr>
          <w:p w14:paraId="7408F3AC" w14:textId="19C22FA4"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Portal allows selection of Essential, Enhanced and Extra licences at customer / company level</w:t>
            </w:r>
          </w:p>
          <w:p w14:paraId="106FEEEC" w14:textId="431C334F"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Licence features are visible and comparable during selection</w:t>
            </w:r>
          </w:p>
          <w:p w14:paraId="07243093" w14:textId="54FED345"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Multiple licence tiers can be included within the same order</w:t>
            </w:r>
          </w:p>
          <w:p w14:paraId="0FABF5CD" w14:textId="459A96D3"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Total licences ordered are associated with the customer organisation</w:t>
            </w:r>
          </w:p>
          <w:p w14:paraId="10E48BCB" w14:textId="1D1F1EEF"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commentRangeStart w:id="802"/>
            <w:commentRangeStart w:id="803"/>
            <w:r w:rsidRPr="117BB036">
              <w:rPr>
                <w:rFonts w:ascii="Segoe UI" w:eastAsia="Segoe UI" w:hAnsi="Segoe UI" w:cs="Segoe UI"/>
                <w:sz w:val="21"/>
                <w:szCs w:val="21"/>
              </w:rPr>
              <w:t>Users are assigned licences from the available pool after service provisioning</w:t>
            </w:r>
          </w:p>
          <w:p w14:paraId="5B445EB6" w14:textId="2C72C4CB"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The system ensures that users cannot exceed the total allocated licences</w:t>
            </w:r>
            <w:commentRangeEnd w:id="802"/>
            <w:r w:rsidR="00891188">
              <w:rPr>
                <w:rStyle w:val="CommentReference"/>
                <w:sz w:val="22"/>
                <w:szCs w:val="22"/>
              </w:rPr>
              <w:commentReference w:id="802"/>
            </w:r>
            <w:commentRangeEnd w:id="803"/>
            <w:r w:rsidR="00C86219">
              <w:rPr>
                <w:rStyle w:val="CommentReference"/>
                <w:sz w:val="22"/>
                <w:szCs w:val="22"/>
              </w:rPr>
              <w:commentReference w:id="803"/>
            </w:r>
          </w:p>
          <w:p w14:paraId="61DC1B7A" w14:textId="38E5C5E9" w:rsidR="117BB036" w:rsidRDefault="6138CE64" w:rsidP="117BB036">
            <w:pPr>
              <w:spacing w:line="300" w:lineRule="auto"/>
              <w:cnfStyle w:val="000000100000" w:firstRow="0" w:lastRow="0" w:firstColumn="0" w:lastColumn="0" w:oddVBand="0" w:evenVBand="0" w:oddHBand="1" w:evenHBand="0" w:firstRowFirstColumn="0" w:firstRowLastColumn="0" w:lastRowFirstColumn="0" w:lastRowLastColumn="0"/>
            </w:pPr>
            <w:r w:rsidRPr="442C2BB1">
              <w:rPr>
                <w:rFonts w:ascii="Segoe UI" w:eastAsia="Segoe UI" w:hAnsi="Segoe UI" w:cs="Segoe UI"/>
                <w:sz w:val="21"/>
                <w:szCs w:val="21"/>
              </w:rPr>
              <w:t>Licence selections are submitted as part of the overall service configuration</w:t>
            </w:r>
          </w:p>
          <w:p w14:paraId="016109E4" w14:textId="5E31BEB4" w:rsidR="117BB036" w:rsidRDefault="0E6B7D22" w:rsidP="117BB036">
            <w:pPr>
              <w:spacing w:line="300" w:lineRule="auto"/>
              <w:cnfStyle w:val="000000100000" w:firstRow="0" w:lastRow="0" w:firstColumn="0" w:lastColumn="0" w:oddVBand="0" w:evenVBand="0" w:oddHBand="1" w:evenHBand="0" w:firstRowFirstColumn="0" w:firstRowLastColumn="0" w:lastRowFirstColumn="0" w:lastRowLastColumn="0"/>
            </w:pPr>
            <w:r w:rsidRPr="442C2BB1">
              <w:rPr>
                <w:rFonts w:ascii="Segoe UI" w:eastAsia="Segoe UI" w:hAnsi="Segoe UI" w:cs="Segoe UI"/>
                <w:sz w:val="21"/>
                <w:szCs w:val="21"/>
              </w:rPr>
              <w:t>Licence selection is only allowed for priced &amp; enabled products</w:t>
            </w:r>
          </w:p>
        </w:tc>
      </w:tr>
      <w:tr w:rsidR="117BB036" w14:paraId="2B0F1623" w14:textId="77777777" w:rsidTr="442C2BB1">
        <w:trPr>
          <w:trHeight w:val="300"/>
        </w:trPr>
        <w:tc>
          <w:tcPr>
            <w:cnfStyle w:val="001000000000" w:firstRow="0" w:lastRow="0" w:firstColumn="1" w:lastColumn="0" w:oddVBand="0" w:evenVBand="0" w:oddHBand="0" w:evenHBand="0" w:firstRowFirstColumn="0" w:firstRowLastColumn="0" w:lastRowFirstColumn="0" w:lastRowLastColumn="0"/>
            <w:tcW w:w="1484" w:type="dxa"/>
          </w:tcPr>
          <w:p w14:paraId="1006ADA4" w14:textId="12E2BA06" w:rsidR="117BB036" w:rsidRDefault="117BB036" w:rsidP="117BB036">
            <w:pPr>
              <w:spacing w:line="300" w:lineRule="auto"/>
            </w:pPr>
            <w:r w:rsidRPr="117BB036">
              <w:rPr>
                <w:rFonts w:ascii="Segoe UI" w:eastAsia="Segoe UI" w:hAnsi="Segoe UI" w:cs="Segoe UI"/>
                <w:b w:val="0"/>
                <w:bCs w:val="0"/>
                <w:sz w:val="21"/>
                <w:szCs w:val="21"/>
              </w:rPr>
              <w:t>Wholesale reseller</w:t>
            </w:r>
          </w:p>
        </w:tc>
        <w:tc>
          <w:tcPr>
            <w:tcW w:w="1817" w:type="dxa"/>
          </w:tcPr>
          <w:p w14:paraId="4ABCB540" w14:textId="5BC0BDE5"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Place a DV4B provide order</w:t>
            </w:r>
          </w:p>
        </w:tc>
        <w:tc>
          <w:tcPr>
            <w:tcW w:w="2087" w:type="dxa"/>
          </w:tcPr>
          <w:p w14:paraId="0B0BB15A" w14:textId="259C489B" w:rsidR="117BB036" w:rsidRDefault="6138CE64" w:rsidP="117BB036">
            <w:pPr>
              <w:spacing w:line="300" w:lineRule="auto"/>
              <w:cnfStyle w:val="000000000000" w:firstRow="0" w:lastRow="0" w:firstColumn="0" w:lastColumn="0" w:oddVBand="0" w:evenVBand="0" w:oddHBand="0" w:evenHBand="0" w:firstRowFirstColumn="0" w:firstRowLastColumn="0" w:lastRowFirstColumn="0" w:lastRowLastColumn="0"/>
            </w:pPr>
            <w:r w:rsidRPr="442C2BB1">
              <w:rPr>
                <w:rFonts w:ascii="Segoe UI" w:eastAsia="Segoe UI" w:hAnsi="Segoe UI" w:cs="Segoe UI"/>
                <w:sz w:val="21"/>
                <w:szCs w:val="21"/>
              </w:rPr>
              <w:t xml:space="preserve">I can </w:t>
            </w:r>
            <w:r w:rsidR="75F3336F" w:rsidRPr="442C2BB1">
              <w:rPr>
                <w:rFonts w:ascii="Segoe UI" w:eastAsia="Segoe UI" w:hAnsi="Segoe UI" w:cs="Segoe UI"/>
                <w:sz w:val="21"/>
                <w:szCs w:val="21"/>
              </w:rPr>
              <w:t>select</w:t>
            </w:r>
            <w:r w:rsidRPr="442C2BB1">
              <w:rPr>
                <w:rFonts w:ascii="Segoe UI" w:eastAsia="Segoe UI" w:hAnsi="Segoe UI" w:cs="Segoe UI"/>
                <w:sz w:val="21"/>
                <w:szCs w:val="21"/>
              </w:rPr>
              <w:t xml:space="preserve"> a customer organisation,</w:t>
            </w:r>
            <w:r w:rsidR="14E87A1A" w:rsidRPr="442C2BB1">
              <w:rPr>
                <w:rFonts w:ascii="Segoe UI" w:eastAsia="Segoe UI" w:hAnsi="Segoe UI" w:cs="Segoe UI"/>
                <w:sz w:val="21"/>
                <w:szCs w:val="21"/>
              </w:rPr>
              <w:t xml:space="preserve"> create</w:t>
            </w:r>
            <w:r w:rsidRPr="442C2BB1">
              <w:rPr>
                <w:rFonts w:ascii="Segoe UI" w:eastAsia="Segoe UI" w:hAnsi="Segoe UI" w:cs="Segoe UI"/>
                <w:sz w:val="21"/>
                <w:szCs w:val="21"/>
              </w:rPr>
              <w:t xml:space="preserve"> its sites, users, and services in a single journey</w:t>
            </w:r>
          </w:p>
        </w:tc>
        <w:tc>
          <w:tcPr>
            <w:tcW w:w="5402" w:type="dxa"/>
          </w:tcPr>
          <w:p w14:paraId="26CE602B" w14:textId="37C2324F" w:rsidR="117BB036" w:rsidRDefault="6138CE64" w:rsidP="117BB036">
            <w:pPr>
              <w:spacing w:line="300" w:lineRule="auto"/>
              <w:cnfStyle w:val="000000000000" w:firstRow="0" w:lastRow="0" w:firstColumn="0" w:lastColumn="0" w:oddVBand="0" w:evenVBand="0" w:oddHBand="0" w:evenHBand="0" w:firstRowFirstColumn="0" w:firstRowLastColumn="0" w:lastRowFirstColumn="0" w:lastRowLastColumn="0"/>
            </w:pPr>
            <w:commentRangeStart w:id="804"/>
            <w:commentRangeStart w:id="805"/>
            <w:r w:rsidRPr="442C2BB1">
              <w:rPr>
                <w:rFonts w:ascii="Segoe UI" w:eastAsia="Segoe UI" w:hAnsi="Segoe UI" w:cs="Segoe UI"/>
                <w:sz w:val="21"/>
                <w:szCs w:val="21"/>
              </w:rPr>
              <w:t xml:space="preserve">Portal supports structured capture of: </w:t>
            </w:r>
          </w:p>
          <w:p w14:paraId="3CD22830" w14:textId="33460982"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Site(s) under the organisation</w:t>
            </w:r>
          </w:p>
          <w:p w14:paraId="7DB4F4B9" w14:textId="15904BD6"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Users within each site</w:t>
            </w:r>
            <w:commentRangeEnd w:id="804"/>
            <w:r w:rsidR="00B36F1D">
              <w:rPr>
                <w:rStyle w:val="CommentReference"/>
                <w:sz w:val="22"/>
                <w:szCs w:val="22"/>
              </w:rPr>
              <w:commentReference w:id="804"/>
            </w:r>
            <w:commentRangeEnd w:id="805"/>
            <w:r w:rsidR="00275E49">
              <w:rPr>
                <w:rStyle w:val="CommentReference"/>
                <w:sz w:val="22"/>
                <w:szCs w:val="22"/>
              </w:rPr>
              <w:commentReference w:id="805"/>
            </w:r>
          </w:p>
          <w:p w14:paraId="100AE594" w14:textId="6C3B703F"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Licences and numbers per user</w:t>
            </w:r>
          </w:p>
          <w:p w14:paraId="0CB620EB" w14:textId="7F2A4849"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Bulk user upload (e.g. spreadsheet) is supported for user creation</w:t>
            </w:r>
          </w:p>
          <w:p w14:paraId="1E301DB6" w14:textId="55D51E75"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 xml:space="preserve">System enforces hierarchy: </w:t>
            </w:r>
          </w:p>
          <w:p w14:paraId="7BD7F155" w14:textId="3150D393"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Organisation → Site → User → Service</w:t>
            </w:r>
          </w:p>
          <w:p w14:paraId="7FCFF466" w14:textId="5BF35079"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The reseller can set a future date for activation of the service</w:t>
            </w:r>
          </w:p>
          <w:p w14:paraId="6B9286FF" w14:textId="5DA853CE" w:rsidR="117BB036" w:rsidRDefault="6138CE64" w:rsidP="117BB036">
            <w:pPr>
              <w:spacing w:line="300" w:lineRule="auto"/>
              <w:cnfStyle w:val="000000000000" w:firstRow="0" w:lastRow="0" w:firstColumn="0" w:lastColumn="0" w:oddVBand="0" w:evenVBand="0" w:oddHBand="0" w:evenHBand="0" w:firstRowFirstColumn="0" w:firstRowLastColumn="0" w:lastRowFirstColumn="0" w:lastRowLastColumn="0"/>
            </w:pPr>
            <w:r w:rsidRPr="442C2BB1">
              <w:rPr>
                <w:rFonts w:ascii="Segoe UI" w:eastAsia="Segoe UI" w:hAnsi="Segoe UI" w:cs="Segoe UI"/>
                <w:sz w:val="21"/>
                <w:szCs w:val="21"/>
              </w:rPr>
              <w:t xml:space="preserve">A single order can include: </w:t>
            </w:r>
          </w:p>
          <w:p w14:paraId="6064C217" w14:textId="4D749851"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Site creation</w:t>
            </w:r>
          </w:p>
          <w:p w14:paraId="3BD7A977" w14:textId="0AB27FE3"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Multiple users</w:t>
            </w:r>
          </w:p>
          <w:p w14:paraId="008EC4ED" w14:textId="002EDAC8"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Multiple licences and numbers</w:t>
            </w:r>
          </w:p>
          <w:p w14:paraId="1E15EF74" w14:textId="79C3CE08"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Order is submitted to DV4B provisioning systems</w:t>
            </w:r>
          </w:p>
          <w:p w14:paraId="4977A980" w14:textId="2B79CD7E"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 xml:space="preserve">Order status is tracked at: </w:t>
            </w:r>
          </w:p>
          <w:p w14:paraId="04B0246D" w14:textId="26DD55C8"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Order level</w:t>
            </w:r>
          </w:p>
          <w:p w14:paraId="59DDBD89" w14:textId="69D76690"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Component level (e.g. users, numbers, licences)</w:t>
            </w:r>
          </w:p>
        </w:tc>
      </w:tr>
      <w:tr w:rsidR="117BB036" w14:paraId="236F701E" w14:textId="77777777" w:rsidTr="442C2B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209D2D05" w14:textId="528FC58D" w:rsidR="117BB036" w:rsidRDefault="117BB036" w:rsidP="117BB036">
            <w:pPr>
              <w:spacing w:line="300" w:lineRule="auto"/>
            </w:pPr>
            <w:r w:rsidRPr="117BB036">
              <w:rPr>
                <w:rFonts w:ascii="Segoe UI" w:eastAsia="Segoe UI" w:hAnsi="Segoe UI" w:cs="Segoe UI"/>
                <w:b w:val="0"/>
                <w:bCs w:val="0"/>
                <w:sz w:val="21"/>
                <w:szCs w:val="21"/>
              </w:rPr>
              <w:t>Wholesale reseller</w:t>
            </w:r>
          </w:p>
        </w:tc>
        <w:tc>
          <w:tcPr>
            <w:tcW w:w="1817" w:type="dxa"/>
          </w:tcPr>
          <w:p w14:paraId="35D3DF75" w14:textId="1597DCA5"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select geographic numbers during ordering</w:t>
            </w:r>
          </w:p>
        </w:tc>
        <w:tc>
          <w:tcPr>
            <w:tcW w:w="2087" w:type="dxa"/>
          </w:tcPr>
          <w:p w14:paraId="563153F5" w14:textId="54538721"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customers receive numbers aligned to their location</w:t>
            </w:r>
          </w:p>
        </w:tc>
        <w:tc>
          <w:tcPr>
            <w:tcW w:w="5402" w:type="dxa"/>
          </w:tcPr>
          <w:p w14:paraId="3EC50FD0" w14:textId="79B99C4D"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Available numbers are retrieved dynamically from number inventory systems</w:t>
            </w:r>
          </w:p>
          <w:p w14:paraId="56E6A8EE" w14:textId="2A96E60C"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Numbers can be selected based on site/location</w:t>
            </w:r>
          </w:p>
          <w:p w14:paraId="5AC3FB8F" w14:textId="0E177CF6"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Numbers are assigned to specific users within the order</w:t>
            </w:r>
          </w:p>
          <w:p w14:paraId="6C937944" w14:textId="1DD30501"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Number reservation/availability validation is performed before submission</w:t>
            </w:r>
          </w:p>
          <w:p w14:paraId="42494858" w14:textId="38EEE6B4"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Allocation is confirmed via DV4B</w:t>
            </w:r>
          </w:p>
        </w:tc>
      </w:tr>
      <w:tr w:rsidR="117BB036" w14:paraId="7BA8C317" w14:textId="77777777" w:rsidTr="442C2BB1">
        <w:trPr>
          <w:trHeight w:val="300"/>
        </w:trPr>
        <w:tc>
          <w:tcPr>
            <w:cnfStyle w:val="001000000000" w:firstRow="0" w:lastRow="0" w:firstColumn="1" w:lastColumn="0" w:oddVBand="0" w:evenVBand="0" w:oddHBand="0" w:evenHBand="0" w:firstRowFirstColumn="0" w:firstRowLastColumn="0" w:lastRowFirstColumn="0" w:lastRowLastColumn="0"/>
            <w:tcW w:w="1484" w:type="dxa"/>
          </w:tcPr>
          <w:p w14:paraId="657BF580" w14:textId="468AE1B0" w:rsidR="117BB036" w:rsidRDefault="117BB036" w:rsidP="117BB036">
            <w:pPr>
              <w:spacing w:line="300" w:lineRule="auto"/>
            </w:pPr>
            <w:commentRangeStart w:id="806"/>
            <w:commentRangeStart w:id="807"/>
            <w:r w:rsidRPr="117BB036">
              <w:rPr>
                <w:rFonts w:ascii="Segoe UI" w:eastAsia="Segoe UI" w:hAnsi="Segoe UI" w:cs="Segoe UI"/>
                <w:b w:val="0"/>
                <w:bCs w:val="0"/>
                <w:sz w:val="21"/>
                <w:szCs w:val="21"/>
              </w:rPr>
              <w:t>Wholesale reseller</w:t>
            </w:r>
          </w:p>
        </w:tc>
        <w:tc>
          <w:tcPr>
            <w:tcW w:w="1817" w:type="dxa"/>
          </w:tcPr>
          <w:p w14:paraId="01E7FB3A" w14:textId="15613D5A"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Submit bulk orders</w:t>
            </w:r>
          </w:p>
        </w:tc>
        <w:tc>
          <w:tcPr>
            <w:tcW w:w="2087" w:type="dxa"/>
          </w:tcPr>
          <w:p w14:paraId="0E45AC2C" w14:textId="7F7EA6A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can efficiently place large-scale requests</w:t>
            </w:r>
          </w:p>
        </w:tc>
        <w:tc>
          <w:tcPr>
            <w:tcW w:w="5402" w:type="dxa"/>
          </w:tcPr>
          <w:p w14:paraId="5E025D5D" w14:textId="4655AEEF"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Bulk upload via spreadsheet is supported</w:t>
            </w:r>
          </w:p>
          <w:p w14:paraId="11F4DD91" w14:textId="7A347B03"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File validation is performed before submission</w:t>
            </w:r>
          </w:p>
          <w:p w14:paraId="74DC43D1" w14:textId="7FC11059"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Orders are processed asynchronously with status updates</w:t>
            </w:r>
            <w:commentRangeEnd w:id="806"/>
            <w:r w:rsidR="005B53F7">
              <w:rPr>
                <w:rStyle w:val="CommentReference"/>
                <w:sz w:val="22"/>
                <w:szCs w:val="22"/>
              </w:rPr>
              <w:commentReference w:id="806"/>
            </w:r>
            <w:commentRangeEnd w:id="807"/>
            <w:r w:rsidR="00275E49">
              <w:rPr>
                <w:rStyle w:val="CommentReference"/>
                <w:sz w:val="22"/>
                <w:szCs w:val="22"/>
              </w:rPr>
              <w:commentReference w:id="807"/>
            </w:r>
          </w:p>
        </w:tc>
      </w:tr>
      <w:tr w:rsidR="117BB036" w14:paraId="2D1C6CDB" w14:textId="77777777" w:rsidTr="442C2B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2D26EAEF" w14:textId="038218C1" w:rsidR="117BB036" w:rsidRDefault="117BB036" w:rsidP="117BB036">
            <w:pPr>
              <w:spacing w:line="300" w:lineRule="auto"/>
            </w:pPr>
            <w:commentRangeStart w:id="808"/>
            <w:commentRangeStart w:id="809"/>
            <w:r w:rsidRPr="117BB036">
              <w:rPr>
                <w:rFonts w:ascii="Segoe UI" w:eastAsia="Segoe UI" w:hAnsi="Segoe UI" w:cs="Segoe UI"/>
                <w:b w:val="0"/>
                <w:bCs w:val="0"/>
                <w:sz w:val="21"/>
                <w:szCs w:val="21"/>
              </w:rPr>
              <w:t>Wholesale reseller</w:t>
            </w:r>
          </w:p>
        </w:tc>
        <w:tc>
          <w:tcPr>
            <w:tcW w:w="1817" w:type="dxa"/>
          </w:tcPr>
          <w:p w14:paraId="6F2710C7" w14:textId="6430BFA2"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submit bulk user and service configurations</w:t>
            </w:r>
          </w:p>
        </w:tc>
        <w:tc>
          <w:tcPr>
            <w:tcW w:w="2087" w:type="dxa"/>
          </w:tcPr>
          <w:p w14:paraId="6C0020B8" w14:textId="3610D95A"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can efficiently create large customer setups</w:t>
            </w:r>
          </w:p>
        </w:tc>
        <w:tc>
          <w:tcPr>
            <w:tcW w:w="5402" w:type="dxa"/>
          </w:tcPr>
          <w:p w14:paraId="2419ABDA" w14:textId="0A5E0881"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Bulk upload via structured file (e.g. spreadsheet) is supported</w:t>
            </w:r>
          </w:p>
          <w:p w14:paraId="6D902FEF" w14:textId="1CB26981"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File supports: </w:t>
            </w:r>
          </w:p>
          <w:p w14:paraId="7AA9EE95" w14:textId="5AD50222"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Users</w:t>
            </w:r>
          </w:p>
          <w:p w14:paraId="59BC1700" w14:textId="76E2557F"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Licences</w:t>
            </w:r>
          </w:p>
          <w:p w14:paraId="435575AC" w14:textId="59F1BD7A"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Number requirements</w:t>
            </w:r>
          </w:p>
          <w:p w14:paraId="1661F6F5" w14:textId="61C9C5A1"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File validation ensures: </w:t>
            </w:r>
          </w:p>
          <w:p w14:paraId="056BED33" w14:textId="0F0D8E19"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Mandatory fields</w:t>
            </w:r>
          </w:p>
          <w:p w14:paraId="3A4E0F4B" w14:textId="2E3015F1"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Data consistency with hierarchy</w:t>
            </w:r>
          </w:p>
          <w:p w14:paraId="500D004F" w14:textId="748DCE75"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Errors are clearly highlighted before submission</w:t>
            </w:r>
          </w:p>
          <w:p w14:paraId="14517637" w14:textId="22F0BB33"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Bulk requests are processed asynchronously</w:t>
            </w:r>
          </w:p>
          <w:p w14:paraId="5FFEE14D" w14:textId="5E2C557A"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Status is available per batch and per user</w:t>
            </w:r>
            <w:commentRangeEnd w:id="808"/>
            <w:r w:rsidR="00EA27CF">
              <w:rPr>
                <w:rStyle w:val="CommentReference"/>
                <w:sz w:val="22"/>
                <w:szCs w:val="22"/>
              </w:rPr>
              <w:commentReference w:id="808"/>
            </w:r>
            <w:commentRangeEnd w:id="809"/>
            <w:r w:rsidR="008B0FFE">
              <w:rPr>
                <w:rStyle w:val="CommentReference"/>
                <w:sz w:val="22"/>
                <w:szCs w:val="22"/>
              </w:rPr>
              <w:commentReference w:id="809"/>
            </w:r>
          </w:p>
          <w:p w14:paraId="48E30A12" w14:textId="798BA76E"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r>
      <w:tr w:rsidR="117BB036" w14:paraId="180FE9E4" w14:textId="77777777" w:rsidTr="442C2BB1">
        <w:trPr>
          <w:trHeight w:val="300"/>
        </w:trPr>
        <w:tc>
          <w:tcPr>
            <w:cnfStyle w:val="001000000000" w:firstRow="0" w:lastRow="0" w:firstColumn="1" w:lastColumn="0" w:oddVBand="0" w:evenVBand="0" w:oddHBand="0" w:evenHBand="0" w:firstRowFirstColumn="0" w:firstRowLastColumn="0" w:lastRowFirstColumn="0" w:lastRowLastColumn="0"/>
            <w:tcW w:w="1484" w:type="dxa"/>
          </w:tcPr>
          <w:p w14:paraId="4E353ED1" w14:textId="0BFA5856" w:rsidR="117BB036" w:rsidRDefault="117BB036" w:rsidP="117BB036">
            <w:pPr>
              <w:spacing w:line="300" w:lineRule="auto"/>
            </w:pPr>
            <w:r w:rsidRPr="117BB036">
              <w:rPr>
                <w:rFonts w:ascii="Segoe UI" w:eastAsia="Segoe UI" w:hAnsi="Segoe UI" w:cs="Segoe UI"/>
                <w:b w:val="0"/>
                <w:bCs w:val="0"/>
                <w:sz w:val="21"/>
                <w:szCs w:val="21"/>
              </w:rPr>
              <w:t>Wholesale reseller</w:t>
            </w:r>
          </w:p>
        </w:tc>
        <w:tc>
          <w:tcPr>
            <w:tcW w:w="1817" w:type="dxa"/>
          </w:tcPr>
          <w:p w14:paraId="5866AA6F" w14:textId="3772AE19"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Track order progress across all components</w:t>
            </w:r>
          </w:p>
        </w:tc>
        <w:tc>
          <w:tcPr>
            <w:tcW w:w="2087" w:type="dxa"/>
          </w:tcPr>
          <w:p w14:paraId="43B02C50" w14:textId="79827285"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understand when the customer setup is complete</w:t>
            </w:r>
          </w:p>
        </w:tc>
        <w:tc>
          <w:tcPr>
            <w:tcW w:w="5402" w:type="dxa"/>
          </w:tcPr>
          <w:p w14:paraId="2715AA2E" w14:textId="4C70CE43"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 xml:space="preserve">Order status is visible at: </w:t>
            </w:r>
          </w:p>
          <w:p w14:paraId="61463770" w14:textId="5EC518A9"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Overall order level</w:t>
            </w:r>
          </w:p>
          <w:p w14:paraId="1E3E0D6F" w14:textId="08692160"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Individual components (users, numbers, sites)</w:t>
            </w:r>
          </w:p>
          <w:p w14:paraId="29D9A7B3" w14:textId="53388E9C"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 xml:space="preserve">Status milestones include: </w:t>
            </w:r>
          </w:p>
          <w:p w14:paraId="05161E8E" w14:textId="110A6D99"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Submitted</w:t>
            </w:r>
          </w:p>
          <w:p w14:paraId="33587B8B" w14:textId="164A243D"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In progress</w:t>
            </w:r>
          </w:p>
          <w:p w14:paraId="77A936BA" w14:textId="3410F59B"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Partially completed</w:t>
            </w:r>
          </w:p>
          <w:p w14:paraId="279B1343" w14:textId="04EB3167" w:rsidR="117BB036" w:rsidRDefault="6138CE64"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442C2BB1">
              <w:rPr>
                <w:rFonts w:ascii="Segoe UI" w:eastAsia="Segoe UI" w:hAnsi="Segoe UI" w:cs="Segoe UI"/>
                <w:sz w:val="21"/>
                <w:szCs w:val="21"/>
              </w:rPr>
              <w:t>Completed / Failed</w:t>
            </w:r>
          </w:p>
          <w:p w14:paraId="4AD7AE0B" w14:textId="7543EFA9" w:rsidR="38CE0C74" w:rsidRDefault="38CE0C74" w:rsidP="442C2BB1">
            <w:pPr>
              <w:spacing w:line="300" w:lineRule="auto"/>
              <w:ind w:left="720"/>
              <w:cnfStyle w:val="000000000000" w:firstRow="0" w:lastRow="0" w:firstColumn="0" w:lastColumn="0" w:oddVBand="0" w:evenVBand="0" w:oddHBand="0" w:evenHBand="0" w:firstRowFirstColumn="0" w:firstRowLastColumn="0" w:lastRowFirstColumn="0" w:lastRowLastColumn="0"/>
            </w:pPr>
            <w:r w:rsidRPr="442C2BB1">
              <w:rPr>
                <w:rFonts w:ascii="Segoe UI" w:eastAsia="Segoe UI" w:hAnsi="Segoe UI" w:cs="Segoe UI"/>
                <w:sz w:val="21"/>
                <w:szCs w:val="21"/>
              </w:rPr>
              <w:t>Timestamps per status change</w:t>
            </w:r>
          </w:p>
          <w:p w14:paraId="3DFB2030" w14:textId="762F2F71"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Updates are received from DV4B provisioning systems</w:t>
            </w:r>
          </w:p>
          <w:p w14:paraId="0B0667A7" w14:textId="652642F0"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Failures highlight impacted entities (e.g. specific user or number)</w:t>
            </w:r>
          </w:p>
          <w:p w14:paraId="2F4A1FA0" w14:textId="56BB28B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p>
        </w:tc>
      </w:tr>
      <w:tr w:rsidR="117BB036" w14:paraId="4EBEB2BA" w14:textId="77777777" w:rsidTr="442C2B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52C295D4" w14:textId="0AD5CA75" w:rsidR="117BB036" w:rsidRDefault="117BB036" w:rsidP="117BB036">
            <w:pPr>
              <w:spacing w:line="300" w:lineRule="auto"/>
            </w:pPr>
            <w:r w:rsidRPr="117BB036">
              <w:rPr>
                <w:rFonts w:ascii="Segoe UI" w:eastAsia="Segoe UI" w:hAnsi="Segoe UI" w:cs="Segoe UI"/>
                <w:b w:val="0"/>
                <w:bCs w:val="0"/>
                <w:sz w:val="21"/>
                <w:szCs w:val="21"/>
              </w:rPr>
              <w:t>Wholesale reseller</w:t>
            </w:r>
          </w:p>
        </w:tc>
        <w:tc>
          <w:tcPr>
            <w:tcW w:w="1817" w:type="dxa"/>
          </w:tcPr>
          <w:p w14:paraId="665F234A" w14:textId="5CD361B5"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Perform adds, modifies and ceases on existing DV4B services</w:t>
            </w:r>
          </w:p>
        </w:tc>
        <w:tc>
          <w:tcPr>
            <w:tcW w:w="2087" w:type="dxa"/>
          </w:tcPr>
          <w:p w14:paraId="2A2D602E" w14:textId="783CBA88"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can manage changes to customer organisations over time</w:t>
            </w:r>
          </w:p>
        </w:tc>
        <w:tc>
          <w:tcPr>
            <w:tcW w:w="5402" w:type="dxa"/>
          </w:tcPr>
          <w:p w14:paraId="6D4A225B" w14:textId="68F49445"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Portal supports scoped actions at different levels: </w:t>
            </w:r>
          </w:p>
          <w:p w14:paraId="11B0AAA6" w14:textId="0DAEFFB1"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Organisation (e.g. cease customer)</w:t>
            </w:r>
          </w:p>
          <w:p w14:paraId="5064D292" w14:textId="3FE116C4"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Site (e.g. add/remove site)</w:t>
            </w:r>
          </w:p>
          <w:p w14:paraId="209994CF" w14:textId="2DD04549"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User (e.g. add/remove user)</w:t>
            </w:r>
          </w:p>
          <w:p w14:paraId="33121E83" w14:textId="01E67B1C"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Service (e.g. change licence, reassign number)</w:t>
            </w:r>
          </w:p>
          <w:p w14:paraId="4ABBCEC6" w14:textId="5295DEAF"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“Add” supports: </w:t>
            </w:r>
          </w:p>
          <w:p w14:paraId="5C8CBD2A" w14:textId="1D38E0F2"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New users, numbers, licences, sites</w:t>
            </w:r>
          </w:p>
          <w:p w14:paraId="31E7E292" w14:textId="095F4B6C"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“Modify” supports: </w:t>
            </w:r>
          </w:p>
          <w:p w14:paraId="3E8A7573" w14:textId="5189620C"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Licence changes</w:t>
            </w:r>
          </w:p>
          <w:p w14:paraId="28276C62" w14:textId="0C4F3AE8"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Number reassignment</w:t>
            </w:r>
          </w:p>
          <w:p w14:paraId="2E177C26" w14:textId="2415636C"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User/site updates</w:t>
            </w:r>
          </w:p>
          <w:p w14:paraId="0D6517D0" w14:textId="5A8347B0"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“Cease” supports: </w:t>
            </w:r>
          </w:p>
          <w:p w14:paraId="0175B7F2" w14:textId="5B0852F5"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User removal</w:t>
            </w:r>
          </w:p>
          <w:p w14:paraId="678B50DB" w14:textId="581E72D5"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Number removal</w:t>
            </w:r>
          </w:p>
          <w:p w14:paraId="6EDD3AE2" w14:textId="068C527F"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Site or full customer termination</w:t>
            </w:r>
          </w:p>
          <w:p w14:paraId="1E9F7725" w14:textId="0430A914" w:rsidR="117BB036" w:rsidRDefault="6138CE64" w:rsidP="117BB036">
            <w:pPr>
              <w:spacing w:line="300" w:lineRule="auto"/>
              <w:cnfStyle w:val="000000100000" w:firstRow="0" w:lastRow="0" w:firstColumn="0" w:lastColumn="0" w:oddVBand="0" w:evenVBand="0" w:oddHBand="1" w:evenHBand="0" w:firstRowFirstColumn="0" w:firstRowLastColumn="0" w:lastRowFirstColumn="0" w:lastRowLastColumn="0"/>
            </w:pPr>
            <w:r w:rsidRPr="442C2BB1">
              <w:rPr>
                <w:rFonts w:ascii="Segoe UI" w:eastAsia="Segoe UI" w:hAnsi="Segoe UI" w:cs="Segoe UI"/>
                <w:sz w:val="21"/>
                <w:szCs w:val="21"/>
              </w:rPr>
              <w:t>All actions generate corresponding orders to DV4B</w:t>
            </w:r>
          </w:p>
          <w:p w14:paraId="05190F0F" w14:textId="4C48B1D5" w:rsidR="117BB036" w:rsidRDefault="4D9DEC64" w:rsidP="442C2BB1">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442C2BB1">
              <w:rPr>
                <w:rFonts w:ascii="Segoe UI" w:eastAsia="Segoe UI" w:hAnsi="Segoe UI" w:cs="Segoe UI"/>
                <w:sz w:val="21"/>
                <w:szCs w:val="21"/>
              </w:rPr>
              <w:t xml:space="preserve">System validates dependencies before performing actions, including: </w:t>
            </w:r>
          </w:p>
          <w:p w14:paraId="31417122" w14:textId="1690D7AE" w:rsidR="117BB036" w:rsidRDefault="4D9DEC64" w:rsidP="442C2BB1">
            <w:pPr>
              <w:pStyle w:val="ListParagraph"/>
              <w:numPr>
                <w:ilvl w:val="0"/>
                <w:numId w:val="11"/>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442C2BB1">
              <w:rPr>
                <w:rFonts w:ascii="Segoe UI" w:eastAsia="Segoe UI" w:hAnsi="Segoe UI" w:cs="Segoe UI"/>
                <w:sz w:val="21"/>
                <w:szCs w:val="21"/>
              </w:rPr>
              <w:t>Sites cannot be removed if active users exist</w:t>
            </w:r>
          </w:p>
          <w:p w14:paraId="6C75BC71" w14:textId="497EB6C3" w:rsidR="117BB036" w:rsidRDefault="4D9DEC64" w:rsidP="442C2BB1">
            <w:pPr>
              <w:pStyle w:val="ListParagraph"/>
              <w:numPr>
                <w:ilvl w:val="0"/>
                <w:numId w:val="11"/>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442C2BB1">
              <w:rPr>
                <w:rFonts w:ascii="Segoe UI" w:eastAsia="Segoe UI" w:hAnsi="Segoe UI" w:cs="Segoe UI"/>
                <w:sz w:val="21"/>
                <w:szCs w:val="21"/>
              </w:rPr>
              <w:t>Users cannot be removed if assigned active services (unless handled explicitly)</w:t>
            </w:r>
          </w:p>
          <w:p w14:paraId="70637752" w14:textId="5FF1D81B" w:rsidR="117BB036" w:rsidRDefault="4D9DEC64" w:rsidP="442C2BB1">
            <w:pPr>
              <w:pStyle w:val="ListParagraph"/>
              <w:numPr>
                <w:ilvl w:val="0"/>
                <w:numId w:val="11"/>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442C2BB1">
              <w:rPr>
                <w:rFonts w:ascii="Segoe UI" w:eastAsia="Segoe UI" w:hAnsi="Segoe UI" w:cs="Segoe UI"/>
                <w:sz w:val="21"/>
                <w:szCs w:val="21"/>
              </w:rPr>
              <w:t>Licences cannot be removed below active usage levels</w:t>
            </w:r>
          </w:p>
          <w:p w14:paraId="58470F5F" w14:textId="212F11E9" w:rsidR="117BB036" w:rsidRDefault="4D9DEC64" w:rsidP="442C2BB1">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442C2BB1">
              <w:rPr>
                <w:rFonts w:ascii="Segoe UI" w:eastAsia="Segoe UI" w:hAnsi="Segoe UI" w:cs="Segoe UI"/>
                <w:sz w:val="21"/>
                <w:szCs w:val="21"/>
              </w:rPr>
              <w:t>Changes respect billing and contractual constraints</w:t>
            </w:r>
          </w:p>
          <w:p w14:paraId="2084C828" w14:textId="236B187D" w:rsidR="117BB036" w:rsidRDefault="4D9DEC64" w:rsidP="442C2BB1">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442C2BB1">
              <w:rPr>
                <w:rFonts w:ascii="Segoe UI" w:eastAsia="Segoe UI" w:hAnsi="Segoe UI" w:cs="Segoe UI"/>
                <w:sz w:val="21"/>
                <w:szCs w:val="21"/>
              </w:rPr>
              <w:t>Validation errors are clearly presented before submission</w:t>
            </w:r>
          </w:p>
          <w:p w14:paraId="5B47104D" w14:textId="6FB06FD3"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r>
    </w:tbl>
    <w:p w14:paraId="004829CB" w14:textId="3853AFAC" w:rsidR="036785DE" w:rsidRDefault="036785DE" w:rsidP="117BB036">
      <w:pPr>
        <w:pStyle w:val="Heading4"/>
      </w:pPr>
    </w:p>
    <w:p w14:paraId="47CA8F48" w14:textId="1A2ED7EF" w:rsidR="036785DE" w:rsidRDefault="7A99FA38" w:rsidP="117BB036">
      <w:pPr>
        <w:pStyle w:val="Heading3"/>
        <w:rPr>
          <w:rFonts w:ascii="Aptos" w:eastAsia="Aptos" w:hAnsi="Aptos" w:cs="Aptos"/>
          <w:sz w:val="24"/>
          <w:szCs w:val="24"/>
        </w:rPr>
      </w:pPr>
      <w:bookmarkStart w:id="810" w:name="_CPE_&amp;_Equipment"/>
      <w:bookmarkStart w:id="811" w:name="_Toc232667966"/>
      <w:bookmarkStart w:id="812" w:name="Bookmark24"/>
      <w:r>
        <w:t>CPE &amp; Equipment Ordering</w:t>
      </w:r>
      <w:bookmarkEnd w:id="810"/>
      <w:bookmarkEnd w:id="811"/>
      <w:r>
        <w:t xml:space="preserve"> </w:t>
      </w:r>
      <w:bookmarkEnd w:id="812"/>
    </w:p>
    <w:tbl>
      <w:tblPr>
        <w:tblStyle w:val="GridTable4-Accent4"/>
        <w:tblW w:w="0" w:type="auto"/>
        <w:tblLook w:val="04A0" w:firstRow="1" w:lastRow="0" w:firstColumn="1" w:lastColumn="0" w:noHBand="0" w:noVBand="1"/>
      </w:tblPr>
      <w:tblGrid>
        <w:gridCol w:w="1484"/>
        <w:gridCol w:w="1817"/>
        <w:gridCol w:w="2087"/>
        <w:gridCol w:w="5402"/>
      </w:tblGrid>
      <w:tr w:rsidR="117BB036" w14:paraId="5C2E612A" w14:textId="77777777" w:rsidTr="6795703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40C7CB55" w14:textId="77777777" w:rsidR="117BB036" w:rsidRDefault="117BB036" w:rsidP="117BB036">
            <w:pPr>
              <w:pStyle w:val="ListBullet"/>
              <w:numPr>
                <w:ilvl w:val="0"/>
                <w:numId w:val="0"/>
              </w:numPr>
              <w:rPr>
                <w:rFonts w:cs="BT Curve"/>
              </w:rPr>
            </w:pPr>
            <w:r w:rsidRPr="117BB036">
              <w:rPr>
                <w:rFonts w:cs="BT Curve"/>
              </w:rPr>
              <w:t>As a</w:t>
            </w:r>
          </w:p>
        </w:tc>
        <w:tc>
          <w:tcPr>
            <w:tcW w:w="1817" w:type="dxa"/>
          </w:tcPr>
          <w:p w14:paraId="77C6AB6B"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I want to</w:t>
            </w:r>
          </w:p>
        </w:tc>
        <w:tc>
          <w:tcPr>
            <w:tcW w:w="2087" w:type="dxa"/>
          </w:tcPr>
          <w:p w14:paraId="000536DC"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So that</w:t>
            </w:r>
          </w:p>
        </w:tc>
        <w:tc>
          <w:tcPr>
            <w:tcW w:w="5402" w:type="dxa"/>
          </w:tcPr>
          <w:p w14:paraId="55265F0C"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Acceptance criteria</w:t>
            </w:r>
          </w:p>
        </w:tc>
      </w:tr>
      <w:tr w:rsidR="117BB036" w14:paraId="73A73B81" w14:textId="77777777" w:rsidTr="6795703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57BC90A5" w14:textId="0010590A" w:rsidR="117BB036" w:rsidRDefault="117BB036" w:rsidP="117BB036">
            <w:pPr>
              <w:spacing w:line="300" w:lineRule="auto"/>
            </w:pPr>
            <w:r w:rsidRPr="117BB036">
              <w:rPr>
                <w:rFonts w:ascii="Segoe UI" w:eastAsia="Segoe UI" w:hAnsi="Segoe UI" w:cs="Segoe UI"/>
                <w:b w:val="0"/>
                <w:bCs w:val="0"/>
                <w:sz w:val="21"/>
                <w:szCs w:val="21"/>
              </w:rPr>
              <w:t>Wholesale Reseller</w:t>
            </w:r>
          </w:p>
          <w:p w14:paraId="45B619CB" w14:textId="3E1B1E6C" w:rsidR="117BB036" w:rsidRDefault="117BB036" w:rsidP="117BB036">
            <w:pPr>
              <w:spacing w:line="300" w:lineRule="auto"/>
              <w:rPr>
                <w:rFonts w:ascii="Segoe UI" w:eastAsia="Segoe UI" w:hAnsi="Segoe UI" w:cs="Segoe UI"/>
                <w:sz w:val="21"/>
                <w:szCs w:val="21"/>
              </w:rPr>
            </w:pPr>
          </w:p>
        </w:tc>
        <w:tc>
          <w:tcPr>
            <w:tcW w:w="1817" w:type="dxa"/>
          </w:tcPr>
          <w:p w14:paraId="4B5CEA73" w14:textId="5959F4D1"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order CPE and related equipment as part of a DV4B service order</w:t>
            </w:r>
          </w:p>
        </w:tc>
        <w:tc>
          <w:tcPr>
            <w:tcW w:w="2087" w:type="dxa"/>
          </w:tcPr>
          <w:p w14:paraId="5E1166D1" w14:textId="3F0EF304"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the required hardware is provisioned alongside the service</w:t>
            </w:r>
          </w:p>
        </w:tc>
        <w:tc>
          <w:tcPr>
            <w:tcW w:w="5402" w:type="dxa"/>
          </w:tcPr>
          <w:p w14:paraId="5389CB43" w14:textId="0DE451F0"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The portal allows selection of available CPE/equipment during the order journey</w:t>
            </w:r>
          </w:p>
          <w:p w14:paraId="12390D92" w14:textId="329E794F"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Equipment can be associated with a specific customer and site</w:t>
            </w:r>
          </w:p>
          <w:p w14:paraId="0B47D753" w14:textId="5F7AE7AD"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Equipment options are filtered based on: </w:t>
            </w:r>
          </w:p>
          <w:p w14:paraId="4C428FD7" w14:textId="7767159D" w:rsidR="117BB036" w:rsidRDefault="117BB036" w:rsidP="117BB036">
            <w:pPr>
              <w:pStyle w:val="ListParagraph"/>
              <w:numPr>
                <w:ilvl w:val="0"/>
                <w:numId w:val="72"/>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Selected product (DV)</w:t>
            </w:r>
          </w:p>
          <w:p w14:paraId="76F4C555" w14:textId="2D21BD83" w:rsidR="117BB036" w:rsidRDefault="117BB036" w:rsidP="117BB036">
            <w:pPr>
              <w:pStyle w:val="ListParagraph"/>
              <w:numPr>
                <w:ilvl w:val="0"/>
                <w:numId w:val="72"/>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Compatibility rules</w:t>
            </w:r>
          </w:p>
          <w:p w14:paraId="670D81CA" w14:textId="5DC5196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Equipment details include: </w:t>
            </w:r>
          </w:p>
          <w:p w14:paraId="53AE597C" w14:textId="367B2361" w:rsidR="117BB036" w:rsidRDefault="117BB036" w:rsidP="117BB036">
            <w:pPr>
              <w:pStyle w:val="ListParagraph"/>
              <w:numPr>
                <w:ilvl w:val="0"/>
                <w:numId w:val="71"/>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Model</w:t>
            </w:r>
          </w:p>
          <w:p w14:paraId="1D4A801F" w14:textId="0C54A781" w:rsidR="117BB036" w:rsidRDefault="117BB036" w:rsidP="117BB036">
            <w:pPr>
              <w:pStyle w:val="ListParagraph"/>
              <w:numPr>
                <w:ilvl w:val="0"/>
                <w:numId w:val="71"/>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Features</w:t>
            </w:r>
          </w:p>
          <w:p w14:paraId="51B27F46" w14:textId="3BC025CF" w:rsidR="117BB036" w:rsidRDefault="117BB036" w:rsidP="117BB036">
            <w:pPr>
              <w:pStyle w:val="ListParagraph"/>
              <w:numPr>
                <w:ilvl w:val="0"/>
                <w:numId w:val="71"/>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Quantity</w:t>
            </w:r>
          </w:p>
          <w:p w14:paraId="3726420E" w14:textId="3C9D50DB"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Multiple equipment types can be included in the same order</w:t>
            </w:r>
          </w:p>
          <w:p w14:paraId="77B3D2F7" w14:textId="783DA7DA"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0F4CF998">
              <w:rPr>
                <w:rFonts w:ascii="Segoe UI" w:eastAsia="Segoe UI" w:hAnsi="Segoe UI" w:cs="Segoe UI"/>
                <w:sz w:val="21"/>
                <w:szCs w:val="21"/>
              </w:rPr>
              <w:t>Equipment selection is submitted as part of the overall service configuration</w:t>
            </w:r>
          </w:p>
          <w:p w14:paraId="6C5F8583" w14:textId="4BA71BB7" w:rsidR="117BB036" w:rsidRDefault="5F2C77CD" w:rsidP="0F4CF998">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 xml:space="preserve">Ordered devices support </w:t>
            </w:r>
            <w:r w:rsidRPr="0F4CF998">
              <w:rPr>
                <w:rFonts w:ascii="Segoe UI" w:eastAsia="Segoe UI" w:hAnsi="Segoe UI" w:cs="Segoe UI"/>
                <w:b/>
                <w:bCs/>
                <w:color w:val="984806" w:themeColor="accent6" w:themeShade="80"/>
                <w:sz w:val="21"/>
                <w:szCs w:val="21"/>
              </w:rPr>
              <w:t>zero-touch provisioning</w:t>
            </w:r>
            <w:r w:rsidRPr="0F4CF998">
              <w:rPr>
                <w:rFonts w:ascii="Segoe UI" w:eastAsia="Segoe UI" w:hAnsi="Segoe UI" w:cs="Segoe UI"/>
                <w:color w:val="984806" w:themeColor="accent6" w:themeShade="80"/>
                <w:sz w:val="21"/>
                <w:szCs w:val="21"/>
              </w:rPr>
              <w:t>, including:</w:t>
            </w:r>
          </w:p>
          <w:p w14:paraId="0AC85221" w14:textId="676A23D8" w:rsidR="117BB036" w:rsidRDefault="5F2C77CD" w:rsidP="0F4CF998">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Automatic registration</w:t>
            </w:r>
          </w:p>
          <w:p w14:paraId="5C39C4D7" w14:textId="09D73B6A" w:rsidR="117BB036" w:rsidRDefault="5F2C77CD" w:rsidP="0F4CF998">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Configuration download on activation</w:t>
            </w:r>
          </w:p>
          <w:p w14:paraId="6BA68058" w14:textId="666FD57C" w:rsidR="117BB036" w:rsidRDefault="5F2C77CD" w:rsidP="0F4CF998">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Device onboarding is secure and uses standard provisioning mechanisms (e.g. certificate-based where applicable)</w:t>
            </w:r>
          </w:p>
          <w:p w14:paraId="3BB95426" w14:textId="4E96569C" w:rsidR="117BB036" w:rsidRDefault="5F2C77CD" w:rsidP="0F4CF998">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commentRangeStart w:id="813"/>
            <w:commentRangeStart w:id="814"/>
            <w:r w:rsidRPr="0F4CF998">
              <w:rPr>
                <w:rFonts w:ascii="Segoe UI" w:eastAsia="Segoe UI" w:hAnsi="Segoe UI" w:cs="Segoe UI"/>
                <w:color w:val="984806" w:themeColor="accent6" w:themeShade="80"/>
                <w:sz w:val="21"/>
                <w:szCs w:val="21"/>
              </w:rPr>
              <w:t>Licence, billing, and product eligibility are validated before submission</w:t>
            </w:r>
            <w:commentRangeEnd w:id="813"/>
            <w:r w:rsidR="00E02D43">
              <w:rPr>
                <w:rStyle w:val="CommentReference"/>
                <w:rFonts w:ascii="Segoe UI" w:eastAsia="Segoe UI" w:hAnsi="Segoe UI" w:cs="Segoe UI"/>
                <w:color w:val="984806" w:themeColor="accent6" w:themeShade="80"/>
                <w:sz w:val="21"/>
                <w:szCs w:val="21"/>
              </w:rPr>
              <w:commentReference w:id="813"/>
            </w:r>
            <w:commentRangeEnd w:id="814"/>
            <w:r w:rsidR="00E6380C">
              <w:rPr>
                <w:rStyle w:val="CommentReference"/>
                <w:rFonts w:ascii="Segoe UI" w:eastAsia="Segoe UI" w:hAnsi="Segoe UI" w:cs="Segoe UI"/>
                <w:color w:val="984806" w:themeColor="accent6" w:themeShade="80"/>
                <w:sz w:val="21"/>
                <w:szCs w:val="21"/>
              </w:rPr>
              <w:commentReference w:id="814"/>
            </w:r>
          </w:p>
          <w:p w14:paraId="4088464E" w14:textId="11176433" w:rsidR="117BB036" w:rsidRDefault="5F2C77CD" w:rsidP="0F4CF998">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All actions are audit-logged</w:t>
            </w:r>
          </w:p>
        </w:tc>
      </w:tr>
      <w:tr w:rsidR="117BB036" w14:paraId="2E4E5C22" w14:textId="77777777" w:rsidTr="6795703C">
        <w:trPr>
          <w:trHeight w:val="300"/>
        </w:trPr>
        <w:tc>
          <w:tcPr>
            <w:cnfStyle w:val="001000000000" w:firstRow="0" w:lastRow="0" w:firstColumn="1" w:lastColumn="0" w:oddVBand="0" w:evenVBand="0" w:oddHBand="0" w:evenHBand="0" w:firstRowFirstColumn="0" w:firstRowLastColumn="0" w:lastRowFirstColumn="0" w:lastRowLastColumn="0"/>
            <w:tcW w:w="1484" w:type="dxa"/>
          </w:tcPr>
          <w:p w14:paraId="20188510" w14:textId="731FC2B5" w:rsidR="117BB036" w:rsidRDefault="117BB036" w:rsidP="117BB036">
            <w:pPr>
              <w:spacing w:line="300" w:lineRule="auto"/>
            </w:pPr>
            <w:r w:rsidRPr="117BB036">
              <w:rPr>
                <w:rFonts w:ascii="Segoe UI" w:eastAsia="Segoe UI" w:hAnsi="Segoe UI" w:cs="Segoe UI"/>
                <w:b w:val="0"/>
                <w:bCs w:val="0"/>
                <w:sz w:val="21"/>
                <w:szCs w:val="21"/>
              </w:rPr>
              <w:t>Wholesale Reseller</w:t>
            </w:r>
          </w:p>
        </w:tc>
        <w:tc>
          <w:tcPr>
            <w:tcW w:w="1817" w:type="dxa"/>
          </w:tcPr>
          <w:p w14:paraId="63EEF4EB" w14:textId="55800DA0"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assign ordered equipment to a customer site and service</w:t>
            </w:r>
          </w:p>
          <w:p w14:paraId="0E576265" w14:textId="43DA3699"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p>
        </w:tc>
        <w:tc>
          <w:tcPr>
            <w:tcW w:w="2087" w:type="dxa"/>
          </w:tcPr>
          <w:p w14:paraId="0E1BFF71" w14:textId="7754BBC9"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the hardware is linked to the correct service instance</w:t>
            </w:r>
          </w:p>
        </w:tc>
        <w:tc>
          <w:tcPr>
            <w:tcW w:w="5402" w:type="dxa"/>
          </w:tcPr>
          <w:p w14:paraId="003B2BCF" w14:textId="1BABEA02"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0F4CF998">
              <w:rPr>
                <w:rFonts w:ascii="Segoe UI" w:eastAsia="Segoe UI" w:hAnsi="Segoe UI" w:cs="Segoe UI"/>
                <w:sz w:val="21"/>
                <w:szCs w:val="21"/>
              </w:rPr>
              <w:t>Equipment is mapped to a customer site during order or activation</w:t>
            </w:r>
          </w:p>
          <w:p w14:paraId="33F3F98E" w14:textId="37D17E55" w:rsidR="359E5465" w:rsidRDefault="359E5465" w:rsidP="0F4CF998">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Equipment is linked via a logical device abstraction layer, where:</w:t>
            </w:r>
          </w:p>
          <w:p w14:paraId="7E829C5F" w14:textId="7377C1EE" w:rsidR="359E5465" w:rsidRDefault="359E5465" w:rsidP="0F4CF998">
            <w:pPr>
              <w:pStyle w:val="ListParagraph"/>
              <w:numPr>
                <w:ilvl w:val="0"/>
                <w:numId w:val="10"/>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Physical equipment is associated with a virtual device endpoint</w:t>
            </w:r>
          </w:p>
          <w:p w14:paraId="083BA262" w14:textId="0450C9BF" w:rsidR="359E5465" w:rsidRDefault="359E5465" w:rsidP="0F4CF998">
            <w:pPr>
              <w:pStyle w:val="ListParagraph"/>
              <w:numPr>
                <w:ilvl w:val="0"/>
                <w:numId w:val="10"/>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Virtual device is linked to user and service</w:t>
            </w:r>
          </w:p>
          <w:p w14:paraId="6F10CA1C" w14:textId="0129B758" w:rsidR="359E5465" w:rsidRDefault="359E5465" w:rsidP="0F4CF998">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Users and services are not tightly coupled to specific hardware</w:t>
            </w:r>
          </w:p>
          <w:p w14:paraId="07E6DFAB" w14:textId="50C6F83C" w:rsidR="359E5465" w:rsidRDefault="359E5465" w:rsidP="0F4CF998">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A user can be associated with:</w:t>
            </w:r>
          </w:p>
          <w:p w14:paraId="67D99BCE" w14:textId="24C1E06E" w:rsidR="359E5465" w:rsidRDefault="359E5465" w:rsidP="0F4CF998">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One or more devices/endpoints (e.g. desk phone, softphone)</w:t>
            </w:r>
          </w:p>
          <w:p w14:paraId="09B4A71A" w14:textId="07E570DE"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 xml:space="preserve">Assigned equipment is visible in: </w:t>
            </w:r>
          </w:p>
          <w:p w14:paraId="07E491F7" w14:textId="4D0DB70D" w:rsidR="117BB036" w:rsidRDefault="117BB036" w:rsidP="0F4CF998">
            <w:pPr>
              <w:pStyle w:val="ListParagraph"/>
              <w:numPr>
                <w:ilvl w:val="0"/>
                <w:numId w:val="9"/>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F4CF998">
              <w:rPr>
                <w:rFonts w:ascii="Segoe UI" w:eastAsia="Segoe UI" w:hAnsi="Segoe UI" w:cs="Segoe UI"/>
                <w:sz w:val="21"/>
                <w:szCs w:val="21"/>
              </w:rPr>
              <w:t>Service view</w:t>
            </w:r>
          </w:p>
          <w:p w14:paraId="1703B3CA" w14:textId="06B6A20F" w:rsidR="117BB036" w:rsidRDefault="117BB036" w:rsidP="0F4CF998">
            <w:pPr>
              <w:pStyle w:val="ListParagraph"/>
              <w:numPr>
                <w:ilvl w:val="0"/>
                <w:numId w:val="9"/>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0F4CF998">
              <w:rPr>
                <w:rFonts w:ascii="Segoe UI" w:eastAsia="Segoe UI" w:hAnsi="Segoe UI" w:cs="Segoe UI"/>
                <w:sz w:val="21"/>
                <w:szCs w:val="21"/>
              </w:rPr>
              <w:t>Inventory view</w:t>
            </w:r>
          </w:p>
          <w:p w14:paraId="0F5044D2" w14:textId="0CF6BF2C"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 xml:space="preserve">Each equipment item has: </w:t>
            </w:r>
          </w:p>
          <w:p w14:paraId="54AC7D56" w14:textId="2FCE92CA"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Unique identifier (if applicable)</w:t>
            </w:r>
          </w:p>
          <w:p w14:paraId="644F999C" w14:textId="102709F4"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0F4CF998">
              <w:rPr>
                <w:rFonts w:ascii="Segoe UI" w:eastAsia="Segoe UI" w:hAnsi="Segoe UI" w:cs="Segoe UI"/>
                <w:sz w:val="21"/>
                <w:szCs w:val="21"/>
              </w:rPr>
              <w:t>Status (e.g. ordered, shipped, installed, active</w:t>
            </w:r>
          </w:p>
          <w:p w14:paraId="605A37A0" w14:textId="3CB13BA2" w:rsidR="117BB036" w:rsidRDefault="011D189B" w:rsidP="0F4CF998">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Configuration is applied using:</w:t>
            </w:r>
          </w:p>
          <w:p w14:paraId="28F7EAE5" w14:textId="361D1DEB" w:rsidR="117BB036" w:rsidRDefault="011D189B" w:rsidP="0F4CF998">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Central templates and policies</w:t>
            </w:r>
          </w:p>
          <w:p w14:paraId="7A9B10AB" w14:textId="6B70A80A" w:rsidR="117BB036" w:rsidRDefault="011D189B" w:rsidP="0F4CF998">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Organisation / site / user-level inheritance</w:t>
            </w:r>
          </w:p>
          <w:p w14:paraId="618FD7BC" w14:textId="5D86263F" w:rsidR="117BB036" w:rsidRDefault="011D189B" w:rsidP="0F4CF998">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All assignments are audit-logged</w:t>
            </w:r>
          </w:p>
          <w:p w14:paraId="610236F5" w14:textId="724345BE"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p>
        </w:tc>
      </w:tr>
      <w:tr w:rsidR="117BB036" w14:paraId="6C206453" w14:textId="77777777" w:rsidTr="6795703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22A9A2AA" w14:textId="4A374D6B" w:rsidR="117BB036" w:rsidRDefault="117BB036" w:rsidP="117BB036">
            <w:pPr>
              <w:spacing w:line="300" w:lineRule="auto"/>
            </w:pPr>
            <w:r w:rsidRPr="117BB036">
              <w:rPr>
                <w:rFonts w:ascii="Segoe UI" w:eastAsia="Segoe UI" w:hAnsi="Segoe UI" w:cs="Segoe UI"/>
                <w:b w:val="0"/>
                <w:bCs w:val="0"/>
                <w:sz w:val="21"/>
                <w:szCs w:val="21"/>
              </w:rPr>
              <w:t>Wholesale Reseller</w:t>
            </w:r>
          </w:p>
        </w:tc>
        <w:tc>
          <w:tcPr>
            <w:tcW w:w="1817" w:type="dxa"/>
          </w:tcPr>
          <w:p w14:paraId="7FC2A8BC" w14:textId="58FDEBF0"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view and manage equipment associated with my customers</w:t>
            </w:r>
          </w:p>
        </w:tc>
        <w:tc>
          <w:tcPr>
            <w:tcW w:w="2087" w:type="dxa"/>
          </w:tcPr>
          <w:p w14:paraId="445D985D" w14:textId="7F7AFABB"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can track deployed hardware and its status</w:t>
            </w:r>
          </w:p>
        </w:tc>
        <w:tc>
          <w:tcPr>
            <w:tcW w:w="5402" w:type="dxa"/>
          </w:tcPr>
          <w:p w14:paraId="3BB4D633" w14:textId="47DD0D9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Portal displays equipment inventory grouped by: </w:t>
            </w:r>
          </w:p>
          <w:p w14:paraId="7BA54A40" w14:textId="38763948" w:rsidR="117BB036" w:rsidRDefault="117BB036" w:rsidP="0F4CF998">
            <w:pPr>
              <w:pStyle w:val="ListParagraph"/>
              <w:numPr>
                <w:ilvl w:val="0"/>
                <w:numId w:val="5"/>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F4CF998">
              <w:rPr>
                <w:rFonts w:ascii="Segoe UI" w:eastAsia="Segoe UI" w:hAnsi="Segoe UI" w:cs="Segoe UI"/>
                <w:sz w:val="21"/>
                <w:szCs w:val="21"/>
              </w:rPr>
              <w:t>Customer</w:t>
            </w:r>
          </w:p>
          <w:p w14:paraId="2136E413" w14:textId="680A2CCA" w:rsidR="117BB036" w:rsidRDefault="117BB036" w:rsidP="0F4CF998">
            <w:pPr>
              <w:pStyle w:val="ListParagraph"/>
              <w:numPr>
                <w:ilvl w:val="0"/>
                <w:numId w:val="5"/>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F4CF998">
              <w:rPr>
                <w:rFonts w:ascii="Segoe UI" w:eastAsia="Segoe UI" w:hAnsi="Segoe UI" w:cs="Segoe UI"/>
                <w:sz w:val="21"/>
                <w:szCs w:val="21"/>
              </w:rPr>
              <w:t>Site</w:t>
            </w:r>
          </w:p>
          <w:p w14:paraId="6AD88D30" w14:textId="57ACBAA6"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Equipment status is visible, including: </w:t>
            </w:r>
          </w:p>
          <w:p w14:paraId="7A84B189" w14:textId="02284ACF" w:rsidR="117BB036" w:rsidRDefault="117BB036" w:rsidP="0F4CF998">
            <w:pPr>
              <w:pStyle w:val="ListParagraph"/>
              <w:numPr>
                <w:ilvl w:val="0"/>
                <w:numId w:val="6"/>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F4CF998">
              <w:rPr>
                <w:rFonts w:ascii="Segoe UI" w:eastAsia="Segoe UI" w:hAnsi="Segoe UI" w:cs="Segoe UI"/>
                <w:sz w:val="21"/>
                <w:szCs w:val="21"/>
              </w:rPr>
              <w:t>Ordered</w:t>
            </w:r>
          </w:p>
          <w:p w14:paraId="41C92284" w14:textId="6F807463" w:rsidR="117BB036" w:rsidRDefault="117BB036" w:rsidP="0F4CF998">
            <w:pPr>
              <w:pStyle w:val="ListParagraph"/>
              <w:numPr>
                <w:ilvl w:val="0"/>
                <w:numId w:val="6"/>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F4CF998">
              <w:rPr>
                <w:rFonts w:ascii="Segoe UI" w:eastAsia="Segoe UI" w:hAnsi="Segoe UI" w:cs="Segoe UI"/>
                <w:sz w:val="21"/>
                <w:szCs w:val="21"/>
              </w:rPr>
              <w:t>Shipped</w:t>
            </w:r>
          </w:p>
          <w:p w14:paraId="291A9DB4" w14:textId="203D0B7E" w:rsidR="117BB036" w:rsidRDefault="117BB036" w:rsidP="0F4CF998">
            <w:pPr>
              <w:pStyle w:val="ListParagraph"/>
              <w:numPr>
                <w:ilvl w:val="0"/>
                <w:numId w:val="6"/>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F4CF998">
              <w:rPr>
                <w:rFonts w:ascii="Segoe UI" w:eastAsia="Segoe UI" w:hAnsi="Segoe UI" w:cs="Segoe UI"/>
                <w:sz w:val="21"/>
                <w:szCs w:val="21"/>
              </w:rPr>
              <w:t>Installed</w:t>
            </w:r>
          </w:p>
          <w:p w14:paraId="30D003CD" w14:textId="7C5A4599" w:rsidR="117BB036" w:rsidRDefault="117BB036" w:rsidP="0F4CF998">
            <w:pPr>
              <w:pStyle w:val="ListParagraph"/>
              <w:numPr>
                <w:ilvl w:val="0"/>
                <w:numId w:val="6"/>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F4CF998">
              <w:rPr>
                <w:rFonts w:ascii="Segoe UI" w:eastAsia="Segoe UI" w:hAnsi="Segoe UI" w:cs="Segoe UI"/>
                <w:sz w:val="21"/>
                <w:szCs w:val="21"/>
              </w:rPr>
              <w:t>Active</w:t>
            </w:r>
          </w:p>
          <w:p w14:paraId="4B7B9802" w14:textId="2909C95C"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Equipment is searchable by: </w:t>
            </w:r>
          </w:p>
          <w:p w14:paraId="3E7F2FCA" w14:textId="299165FC" w:rsidR="117BB036" w:rsidRDefault="117BB036" w:rsidP="0F4CF998">
            <w:pPr>
              <w:pStyle w:val="ListParagraph"/>
              <w:numPr>
                <w:ilvl w:val="0"/>
                <w:numId w:val="7"/>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F4CF998">
              <w:rPr>
                <w:rFonts w:ascii="Segoe UI" w:eastAsia="Segoe UI" w:hAnsi="Segoe UI" w:cs="Segoe UI"/>
                <w:sz w:val="21"/>
                <w:szCs w:val="21"/>
              </w:rPr>
              <w:t>Site</w:t>
            </w:r>
          </w:p>
          <w:p w14:paraId="7BDAF081" w14:textId="373C4D05" w:rsidR="117BB036" w:rsidRDefault="117BB036" w:rsidP="0F4CF998">
            <w:pPr>
              <w:pStyle w:val="ListParagraph"/>
              <w:numPr>
                <w:ilvl w:val="0"/>
                <w:numId w:val="7"/>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F4CF998">
              <w:rPr>
                <w:rFonts w:ascii="Segoe UI" w:eastAsia="Segoe UI" w:hAnsi="Segoe UI" w:cs="Segoe UI"/>
                <w:sz w:val="21"/>
                <w:szCs w:val="21"/>
              </w:rPr>
              <w:t>Service</w:t>
            </w:r>
          </w:p>
          <w:p w14:paraId="42994C53" w14:textId="373AE18E" w:rsidR="117BB036" w:rsidRDefault="117BB036" w:rsidP="0F4CF998">
            <w:pPr>
              <w:pStyle w:val="ListParagraph"/>
              <w:numPr>
                <w:ilvl w:val="0"/>
                <w:numId w:val="7"/>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F4CF998">
              <w:rPr>
                <w:rFonts w:ascii="Segoe UI" w:eastAsia="Segoe UI" w:hAnsi="Segoe UI" w:cs="Segoe UI"/>
                <w:sz w:val="21"/>
                <w:szCs w:val="21"/>
              </w:rPr>
              <w:t>Equipment type</w:t>
            </w:r>
          </w:p>
          <w:p w14:paraId="7B674051" w14:textId="6785EB95"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Equipment can be accessed from: </w:t>
            </w:r>
          </w:p>
          <w:p w14:paraId="2473EF29" w14:textId="640A027F" w:rsidR="117BB036" w:rsidRDefault="117BB036" w:rsidP="0F4CF998">
            <w:pPr>
              <w:pStyle w:val="ListParagraph"/>
              <w:numPr>
                <w:ilvl w:val="0"/>
                <w:numId w:val="8"/>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F4CF998">
              <w:rPr>
                <w:rFonts w:ascii="Segoe UI" w:eastAsia="Segoe UI" w:hAnsi="Segoe UI" w:cs="Segoe UI"/>
                <w:sz w:val="21"/>
                <w:szCs w:val="21"/>
              </w:rPr>
              <w:t>Service view</w:t>
            </w:r>
          </w:p>
          <w:p w14:paraId="4D979F64" w14:textId="230FC803" w:rsidR="117BB036" w:rsidRDefault="117BB036" w:rsidP="0F4CF998">
            <w:pPr>
              <w:pStyle w:val="ListParagraph"/>
              <w:numPr>
                <w:ilvl w:val="0"/>
                <w:numId w:val="8"/>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0F4CF998">
              <w:rPr>
                <w:rFonts w:ascii="Segoe UI" w:eastAsia="Segoe UI" w:hAnsi="Segoe UI" w:cs="Segoe UI"/>
                <w:sz w:val="21"/>
                <w:szCs w:val="21"/>
              </w:rPr>
              <w:t>Asset / inventory page</w:t>
            </w:r>
          </w:p>
          <w:p w14:paraId="797C34EE" w14:textId="3866EB22" w:rsidR="117BB036" w:rsidRDefault="1B413888" w:rsidP="0F4CF998">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Relationships are visible between:</w:t>
            </w:r>
          </w:p>
          <w:p w14:paraId="624D8460" w14:textId="35A8F50D" w:rsidR="117BB036" w:rsidRDefault="1B413888" w:rsidP="0F4CF998">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Equipment → Virtual device → User → Service</w:t>
            </w:r>
          </w:p>
          <w:p w14:paraId="53D89DD6" w14:textId="5364E473" w:rsidR="117BB036" w:rsidRDefault="1B413888" w:rsidP="0F4CF998">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0F4CF998">
              <w:rPr>
                <w:rFonts w:ascii="Segoe UI" w:eastAsia="Segoe UI" w:hAnsi="Segoe UI" w:cs="Segoe UI"/>
                <w:color w:val="984806" w:themeColor="accent6" w:themeShade="80"/>
                <w:sz w:val="21"/>
                <w:szCs w:val="21"/>
              </w:rPr>
              <w:t>Inventory reflects real-time or near real-time updates</w:t>
            </w:r>
          </w:p>
          <w:p w14:paraId="7FF08992" w14:textId="696FD6B0" w:rsidR="117BB036" w:rsidRDefault="1B413888" w:rsidP="7857052D">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7857052D">
              <w:rPr>
                <w:rFonts w:ascii="Segoe UI" w:eastAsia="Segoe UI" w:hAnsi="Segoe UI" w:cs="Segoe UI"/>
                <w:color w:val="984806" w:themeColor="accent6" w:themeShade="80"/>
                <w:sz w:val="21"/>
                <w:szCs w:val="21"/>
              </w:rPr>
              <w:t>All inventory views are restricted based on RBAC and hierarchy scope</w:t>
            </w:r>
          </w:p>
        </w:tc>
      </w:tr>
      <w:tr w:rsidR="117BB036" w14:paraId="36FCD60B" w14:textId="77777777" w:rsidTr="6795703C">
        <w:trPr>
          <w:trHeight w:val="300"/>
        </w:trPr>
        <w:tc>
          <w:tcPr>
            <w:cnfStyle w:val="001000000000" w:firstRow="0" w:lastRow="0" w:firstColumn="1" w:lastColumn="0" w:oddVBand="0" w:evenVBand="0" w:oddHBand="0" w:evenHBand="0" w:firstRowFirstColumn="0" w:firstRowLastColumn="0" w:lastRowFirstColumn="0" w:lastRowLastColumn="0"/>
            <w:tcW w:w="1484" w:type="dxa"/>
          </w:tcPr>
          <w:p w14:paraId="1623F0E1" w14:textId="566CA9C8" w:rsidR="117BB036" w:rsidRDefault="117BB036" w:rsidP="117BB036">
            <w:pPr>
              <w:spacing w:line="300" w:lineRule="auto"/>
            </w:pPr>
            <w:r w:rsidRPr="117BB036">
              <w:rPr>
                <w:rFonts w:ascii="Segoe UI" w:eastAsia="Segoe UI" w:hAnsi="Segoe UI" w:cs="Segoe UI"/>
                <w:b w:val="0"/>
                <w:bCs w:val="0"/>
                <w:sz w:val="21"/>
                <w:szCs w:val="21"/>
              </w:rPr>
              <w:t>Wholesale Reseller</w:t>
            </w:r>
          </w:p>
        </w:tc>
        <w:tc>
          <w:tcPr>
            <w:tcW w:w="1817" w:type="dxa"/>
          </w:tcPr>
          <w:p w14:paraId="33B783DA" w14:textId="1D26B3D2"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modify or replace existing equipment</w:t>
            </w:r>
          </w:p>
        </w:tc>
        <w:tc>
          <w:tcPr>
            <w:tcW w:w="2087" w:type="dxa"/>
          </w:tcPr>
          <w:p w14:paraId="58E7512E" w14:textId="41D23AA9"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can manage upgrades, faults, or changes</w:t>
            </w:r>
          </w:p>
        </w:tc>
        <w:tc>
          <w:tcPr>
            <w:tcW w:w="5402" w:type="dxa"/>
          </w:tcPr>
          <w:p w14:paraId="238B5E50" w14:textId="251E3F21"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 xml:space="preserve">Reseller can initiate change orders for: </w:t>
            </w:r>
          </w:p>
          <w:p w14:paraId="63C971CC" w14:textId="43E0ADB0" w:rsidR="117BB036" w:rsidRDefault="117BB036" w:rsidP="6795703C">
            <w:pPr>
              <w:pStyle w:val="ListParagraph"/>
              <w:numPr>
                <w:ilvl w:val="0"/>
                <w:numId w:val="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6795703C">
              <w:rPr>
                <w:rFonts w:ascii="Segoe UI" w:eastAsia="Segoe UI" w:hAnsi="Segoe UI" w:cs="Segoe UI"/>
                <w:sz w:val="21"/>
                <w:szCs w:val="21"/>
              </w:rPr>
              <w:t>Replace equipment</w:t>
            </w:r>
          </w:p>
          <w:p w14:paraId="11AE4D36" w14:textId="575C708E" w:rsidR="117BB036" w:rsidRDefault="117BB036" w:rsidP="6795703C">
            <w:pPr>
              <w:pStyle w:val="ListParagraph"/>
              <w:numPr>
                <w:ilvl w:val="0"/>
                <w:numId w:val="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6795703C">
              <w:rPr>
                <w:rFonts w:ascii="Segoe UI" w:eastAsia="Segoe UI" w:hAnsi="Segoe UI" w:cs="Segoe UI"/>
                <w:sz w:val="21"/>
                <w:szCs w:val="21"/>
              </w:rPr>
              <w:t>Upgrade equipment</w:t>
            </w:r>
          </w:p>
          <w:p w14:paraId="62C57DCA" w14:textId="3221B39B" w:rsidR="117BB036" w:rsidRDefault="117BB036" w:rsidP="6795703C">
            <w:pPr>
              <w:pStyle w:val="ListParagraph"/>
              <w:numPr>
                <w:ilvl w:val="0"/>
                <w:numId w:val="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6795703C">
              <w:rPr>
                <w:rFonts w:ascii="Segoe UI" w:eastAsia="Segoe UI" w:hAnsi="Segoe UI" w:cs="Segoe UI"/>
                <w:sz w:val="21"/>
                <w:szCs w:val="21"/>
              </w:rPr>
              <w:t>Remove equipment</w:t>
            </w:r>
          </w:p>
          <w:p w14:paraId="1D407550" w14:textId="0395A4DF" w:rsidR="117BB036" w:rsidRDefault="4EE48736" w:rsidP="6795703C">
            <w:pPr>
              <w:pStyle w:val="ListParagraph"/>
              <w:numPr>
                <w:ilvl w:val="0"/>
                <w:numId w:val="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Reassign equipment to another user/site</w:t>
            </w:r>
          </w:p>
          <w:p w14:paraId="3D3AF26C" w14:textId="57E7ECD1" w:rsidR="117BB036" w:rsidRDefault="4EE48736" w:rsidP="6795703C">
            <w:pPr>
              <w:pStyle w:val="ListParagraph"/>
              <w:numPr>
                <w:ilvl w:val="0"/>
                <w:numId w:val="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Suspend or reactivate equipment</w:t>
            </w:r>
          </w:p>
          <w:p w14:paraId="737C7329" w14:textId="6029330F" w:rsidR="117BB036" w:rsidRDefault="4EE48736" w:rsidP="6795703C">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Replacement:</w:t>
            </w:r>
          </w:p>
          <w:p w14:paraId="7E596CF7" w14:textId="12088A81" w:rsidR="117BB036" w:rsidRDefault="4EE48736" w:rsidP="6795703C">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Preserves service and configuration via virtual device abstraction</w:t>
            </w:r>
          </w:p>
          <w:p w14:paraId="71BC3DF7" w14:textId="62758689" w:rsidR="117BB036" w:rsidRDefault="4EE48736" w:rsidP="6795703C">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Old equipment is marked as retired</w:t>
            </w:r>
          </w:p>
          <w:p w14:paraId="6B9EC75B" w14:textId="711B6688" w:rsidR="117BB036" w:rsidRDefault="4EE48736" w:rsidP="6795703C">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New equipment becomes active</w:t>
            </w:r>
          </w:p>
          <w:p w14:paraId="1F4B8B6C" w14:textId="0E5F9853" w:rsidR="117BB036" w:rsidRDefault="4EE48736" w:rsidP="6795703C">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Lifecycle actions follow order orchestration and tracking</w:t>
            </w:r>
          </w:p>
          <w:p w14:paraId="72D0D11E" w14:textId="771DF796" w:rsidR="117BB036" w:rsidRDefault="4EE48736" w:rsidP="6795703C">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Dependency validation is performed before changes:</w:t>
            </w:r>
          </w:p>
          <w:p w14:paraId="7C6A2223" w14:textId="42041B94" w:rsidR="117BB036" w:rsidRDefault="4EE48736" w:rsidP="6795703C">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Equipment cannot be removed if actively in use without reassignment</w:t>
            </w:r>
          </w:p>
          <w:p w14:paraId="1A3CB60C" w14:textId="3213A1A5" w:rsidR="117BB036" w:rsidRDefault="4EE48736" w:rsidP="6795703C">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Replacement ensures continuity of service</w:t>
            </w:r>
          </w:p>
          <w:p w14:paraId="3B988730" w14:textId="259B587B" w:rsidR="117BB036" w:rsidRDefault="4EE48736" w:rsidP="6795703C">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All changes:</w:t>
            </w:r>
          </w:p>
          <w:p w14:paraId="64555FC4" w14:textId="2005458C" w:rsidR="117BB036" w:rsidRDefault="4EE48736" w:rsidP="6795703C">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Generate corresponding orders</w:t>
            </w:r>
          </w:p>
          <w:p w14:paraId="403F5F1B" w14:textId="6BB0DE78" w:rsidR="117BB036" w:rsidRDefault="4EE48736" w:rsidP="6795703C">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Are tracked with status (submitted → in progress → completed / failed)</w:t>
            </w:r>
          </w:p>
          <w:p w14:paraId="5776B404" w14:textId="20967C66" w:rsidR="117BB036" w:rsidRDefault="4EE48736" w:rsidP="6795703C">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All lifecycle actions are audit-logged</w:t>
            </w:r>
          </w:p>
          <w:p w14:paraId="4B13AAED" w14:textId="407EEEC3" w:rsidR="117BB036" w:rsidRDefault="117BB036" w:rsidP="6795703C">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p>
        </w:tc>
      </w:tr>
      <w:tr w:rsidR="117BB036" w14:paraId="0DCB4E60" w14:textId="77777777" w:rsidTr="6795703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5479E40C" w14:textId="12F384D6" w:rsidR="117BB036" w:rsidRDefault="117BB036" w:rsidP="117BB036">
            <w:pPr>
              <w:spacing w:line="300" w:lineRule="auto"/>
            </w:pPr>
            <w:r w:rsidRPr="117BB036">
              <w:rPr>
                <w:rFonts w:ascii="Segoe UI" w:eastAsia="Segoe UI" w:hAnsi="Segoe UI" w:cs="Segoe UI"/>
                <w:b w:val="0"/>
                <w:bCs w:val="0"/>
                <w:sz w:val="21"/>
                <w:szCs w:val="21"/>
              </w:rPr>
              <w:t>Platform Owner</w:t>
            </w:r>
          </w:p>
        </w:tc>
        <w:tc>
          <w:tcPr>
            <w:tcW w:w="1817" w:type="dxa"/>
          </w:tcPr>
          <w:p w14:paraId="70D32923" w14:textId="12F69280"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restrict equipment ordering based on organisation type</w:t>
            </w:r>
          </w:p>
        </w:tc>
        <w:tc>
          <w:tcPr>
            <w:tcW w:w="2087" w:type="dxa"/>
          </w:tcPr>
          <w:p w14:paraId="4F000AE2" w14:textId="7759DF54"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only authorised users can order hardware</w:t>
            </w:r>
          </w:p>
        </w:tc>
        <w:tc>
          <w:tcPr>
            <w:tcW w:w="5402" w:type="dxa"/>
          </w:tcPr>
          <w:p w14:paraId="5A2B41CE" w14:textId="69E862F0" w:rsidR="1A163A8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commentRangeStart w:id="815"/>
            <w:commentRangeStart w:id="816"/>
            <w:r w:rsidRPr="117BB036">
              <w:rPr>
                <w:rFonts w:ascii="Segoe UI" w:eastAsia="Segoe UI" w:hAnsi="Segoe UI" w:cs="Segoe UI"/>
                <w:sz w:val="21"/>
                <w:szCs w:val="21"/>
              </w:rPr>
              <w:t xml:space="preserve">Hardware ordering is enabled for: </w:t>
            </w:r>
          </w:p>
          <w:p w14:paraId="05F79F01" w14:textId="6CDA04DB"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Reseller</w:t>
            </w:r>
          </w:p>
          <w:p w14:paraId="3162A209" w14:textId="79C206D0"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Child</w:t>
            </w:r>
            <w:r>
              <w:noBreakHyphen/>
            </w:r>
            <w:r w:rsidRPr="117BB036">
              <w:rPr>
                <w:rFonts w:ascii="Segoe UI" w:eastAsia="Segoe UI" w:hAnsi="Segoe UI" w:cs="Segoe UI"/>
                <w:sz w:val="21"/>
                <w:szCs w:val="21"/>
              </w:rPr>
              <w:t>Reseller</w:t>
            </w:r>
          </w:p>
          <w:p w14:paraId="612E7832" w14:textId="18EAE2DD"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Disabled for: </w:t>
            </w:r>
          </w:p>
          <w:p w14:paraId="60C71DB0" w14:textId="4CAFA527"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Sub</w:t>
            </w:r>
            <w:r>
              <w:noBreakHyphen/>
            </w:r>
            <w:r w:rsidRPr="117BB036">
              <w:rPr>
                <w:rFonts w:ascii="Segoe UI" w:eastAsia="Segoe UI" w:hAnsi="Segoe UI" w:cs="Segoe UI"/>
                <w:sz w:val="21"/>
                <w:szCs w:val="21"/>
              </w:rPr>
              <w:t>Reseller</w:t>
            </w:r>
          </w:p>
          <w:p w14:paraId="345C1E97" w14:textId="0D1F26AF"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Dealer</w:t>
            </w:r>
            <w:commentRangeEnd w:id="815"/>
            <w:r>
              <w:rPr>
                <w:rStyle w:val="CommentReference"/>
                <w:rFonts w:ascii="Segoe UI" w:eastAsia="Segoe UI" w:hAnsi="Segoe UI" w:cs="Segoe UI"/>
                <w:sz w:val="21"/>
                <w:szCs w:val="21"/>
              </w:rPr>
              <w:commentReference w:id="815"/>
            </w:r>
            <w:commentRangeEnd w:id="816"/>
            <w:r w:rsidR="003F0D92">
              <w:rPr>
                <w:rStyle w:val="CommentReference"/>
                <w:rFonts w:ascii="Segoe UI" w:eastAsia="Segoe UI" w:hAnsi="Segoe UI" w:cs="Segoe UI"/>
                <w:sz w:val="21"/>
                <w:szCs w:val="21"/>
              </w:rPr>
              <w:commentReference w:id="816"/>
            </w:r>
          </w:p>
          <w:p w14:paraId="6B6F3369" w14:textId="0B6AFEA3"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If restricted: </w:t>
            </w:r>
          </w:p>
          <w:p w14:paraId="5729BF66" w14:textId="02575209"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Equipment options are hidden or disabled</w:t>
            </w:r>
          </w:p>
          <w:p w14:paraId="5D14076C" w14:textId="7F78FA34"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Validation prevents submission of orders including equipment for restricted users</w:t>
            </w:r>
          </w:p>
          <w:p w14:paraId="497FF3F9" w14:textId="026D07F3"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Restrictions are enforced via RBAC and organisation type</w:t>
            </w:r>
          </w:p>
          <w:p w14:paraId="7E1561C7" w14:textId="7F10EF7A"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r>
      <w:tr w:rsidR="117BB036" w14:paraId="5DAE604C" w14:textId="77777777" w:rsidTr="6795703C">
        <w:trPr>
          <w:trHeight w:val="300"/>
        </w:trPr>
        <w:tc>
          <w:tcPr>
            <w:cnfStyle w:val="001000000000" w:firstRow="0" w:lastRow="0" w:firstColumn="1" w:lastColumn="0" w:oddVBand="0" w:evenVBand="0" w:oddHBand="0" w:evenHBand="0" w:firstRowFirstColumn="0" w:firstRowLastColumn="0" w:lastRowFirstColumn="0" w:lastRowLastColumn="0"/>
            <w:tcW w:w="1484" w:type="dxa"/>
          </w:tcPr>
          <w:p w14:paraId="1EFD8DCB" w14:textId="68263900" w:rsidR="117BB036" w:rsidRDefault="117BB036" w:rsidP="117BB036">
            <w:pPr>
              <w:spacing w:line="300" w:lineRule="auto"/>
            </w:pPr>
            <w:r w:rsidRPr="117BB036">
              <w:rPr>
                <w:rFonts w:ascii="Segoe UI" w:eastAsia="Segoe UI" w:hAnsi="Segoe UI" w:cs="Segoe UI"/>
                <w:b w:val="0"/>
                <w:bCs w:val="0"/>
                <w:sz w:val="21"/>
                <w:szCs w:val="21"/>
              </w:rPr>
              <w:t>Wholesale Reseller</w:t>
            </w:r>
          </w:p>
        </w:tc>
        <w:tc>
          <w:tcPr>
            <w:tcW w:w="1817" w:type="dxa"/>
          </w:tcPr>
          <w:p w14:paraId="173260BA" w14:textId="18B955E6"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track delivery status of ordered equipment</w:t>
            </w:r>
          </w:p>
        </w:tc>
        <w:tc>
          <w:tcPr>
            <w:tcW w:w="2087" w:type="dxa"/>
          </w:tcPr>
          <w:p w14:paraId="07FC2997" w14:textId="07B32549"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know when hardware will be available for installation</w:t>
            </w:r>
          </w:p>
        </w:tc>
        <w:tc>
          <w:tcPr>
            <w:tcW w:w="5402" w:type="dxa"/>
          </w:tcPr>
          <w:p w14:paraId="09D0947B" w14:textId="318C7FB5"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 xml:space="preserve">Equipment includes fulfilment status: </w:t>
            </w:r>
          </w:p>
          <w:p w14:paraId="6353BC0F" w14:textId="5873C37C" w:rsidR="117BB036" w:rsidRDefault="117BB036" w:rsidP="6795703C">
            <w:pPr>
              <w:pStyle w:val="ListParagraph"/>
              <w:numPr>
                <w:ilvl w:val="0"/>
                <w:numId w:val="3"/>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6795703C">
              <w:rPr>
                <w:rFonts w:ascii="Segoe UI" w:eastAsia="Segoe UI" w:hAnsi="Segoe UI" w:cs="Segoe UI"/>
                <w:sz w:val="21"/>
                <w:szCs w:val="21"/>
              </w:rPr>
              <w:t>Ordered</w:t>
            </w:r>
          </w:p>
          <w:p w14:paraId="5E477DB4" w14:textId="233C0954" w:rsidR="117BB036" w:rsidRDefault="117BB036" w:rsidP="6795703C">
            <w:pPr>
              <w:pStyle w:val="ListParagraph"/>
              <w:numPr>
                <w:ilvl w:val="0"/>
                <w:numId w:val="3"/>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6795703C">
              <w:rPr>
                <w:rFonts w:ascii="Segoe UI" w:eastAsia="Segoe UI" w:hAnsi="Segoe UI" w:cs="Segoe UI"/>
                <w:sz w:val="21"/>
                <w:szCs w:val="21"/>
              </w:rPr>
              <w:t>Dispatched</w:t>
            </w:r>
          </w:p>
          <w:p w14:paraId="61DC82A9" w14:textId="7071773E" w:rsidR="117BB036" w:rsidRDefault="117BB036" w:rsidP="6795703C">
            <w:pPr>
              <w:pStyle w:val="ListParagraph"/>
              <w:numPr>
                <w:ilvl w:val="0"/>
                <w:numId w:val="3"/>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6795703C">
              <w:rPr>
                <w:rFonts w:ascii="Segoe UI" w:eastAsia="Segoe UI" w:hAnsi="Segoe UI" w:cs="Segoe UI"/>
                <w:sz w:val="21"/>
                <w:szCs w:val="21"/>
              </w:rPr>
              <w:t>Delivered</w:t>
            </w:r>
          </w:p>
          <w:p w14:paraId="4136BA6C" w14:textId="3F852CEA"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 xml:space="preserve">Delivery details include: </w:t>
            </w:r>
          </w:p>
          <w:p w14:paraId="4D7782C0" w14:textId="1C236B8C" w:rsidR="117BB036" w:rsidRDefault="117BB036" w:rsidP="6795703C">
            <w:pPr>
              <w:pStyle w:val="ListParagraph"/>
              <w:numPr>
                <w:ilvl w:val="0"/>
                <w:numId w:val="2"/>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6795703C">
              <w:rPr>
                <w:rFonts w:ascii="Segoe UI" w:eastAsia="Segoe UI" w:hAnsi="Segoe UI" w:cs="Segoe UI"/>
                <w:sz w:val="21"/>
                <w:szCs w:val="21"/>
              </w:rPr>
              <w:t>Destination site</w:t>
            </w:r>
          </w:p>
          <w:p w14:paraId="1948325D" w14:textId="62CDF2D2" w:rsidR="117BB036" w:rsidRDefault="117BB036" w:rsidP="6795703C">
            <w:pPr>
              <w:pStyle w:val="ListParagraph"/>
              <w:numPr>
                <w:ilvl w:val="0"/>
                <w:numId w:val="2"/>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6795703C">
              <w:rPr>
                <w:rFonts w:ascii="Segoe UI" w:eastAsia="Segoe UI" w:hAnsi="Segoe UI" w:cs="Segoe UI"/>
                <w:sz w:val="21"/>
                <w:szCs w:val="21"/>
              </w:rPr>
              <w:t>Expected delivery date (if available)</w:t>
            </w:r>
          </w:p>
          <w:p w14:paraId="3B8CBC89" w14:textId="7CADC088" w:rsidR="4C0D44C6" w:rsidRDefault="4C0D44C6" w:rsidP="6795703C">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Status updates are integrated from fulfilment/logistics systems</w:t>
            </w:r>
          </w:p>
          <w:p w14:paraId="07831834" w14:textId="0AFBFC55"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 xml:space="preserve">Status updates are visible in: </w:t>
            </w:r>
          </w:p>
          <w:p w14:paraId="7AC1986A" w14:textId="0E64EF6C" w:rsidR="117BB036" w:rsidRDefault="117BB036" w:rsidP="6795703C">
            <w:pPr>
              <w:pStyle w:val="ListParagraph"/>
              <w:numPr>
                <w:ilvl w:val="0"/>
                <w:numId w:val="1"/>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6795703C">
              <w:rPr>
                <w:rFonts w:ascii="Segoe UI" w:eastAsia="Segoe UI" w:hAnsi="Segoe UI" w:cs="Segoe UI"/>
                <w:sz w:val="21"/>
                <w:szCs w:val="21"/>
              </w:rPr>
              <w:t>Order details</w:t>
            </w:r>
          </w:p>
          <w:p w14:paraId="37ADC173" w14:textId="47082FDB" w:rsidR="117BB036" w:rsidRDefault="117BB036" w:rsidP="6795703C">
            <w:pPr>
              <w:pStyle w:val="ListParagraph"/>
              <w:numPr>
                <w:ilvl w:val="0"/>
                <w:numId w:val="1"/>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6795703C">
              <w:rPr>
                <w:rFonts w:ascii="Segoe UI" w:eastAsia="Segoe UI" w:hAnsi="Segoe UI" w:cs="Segoe UI"/>
                <w:sz w:val="21"/>
                <w:szCs w:val="21"/>
              </w:rPr>
              <w:t>Equipment inventory</w:t>
            </w:r>
          </w:p>
          <w:p w14:paraId="5B0326D2" w14:textId="5AADF540" w:rsidR="117BB036" w:rsidRDefault="7787F4E9" w:rsidP="6795703C">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Changes are reflected in near real-time</w:t>
            </w:r>
          </w:p>
        </w:tc>
      </w:tr>
      <w:tr w:rsidR="6795703C" w14:paraId="131D4F26" w14:textId="77777777" w:rsidTr="6795703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5BDD8D33" w14:textId="68263900" w:rsidR="5E1C1F2C" w:rsidRDefault="5E1C1F2C" w:rsidP="6795703C">
            <w:pPr>
              <w:spacing w:line="300" w:lineRule="auto"/>
              <w:rPr>
                <w:rFonts w:ascii="Segoe UI" w:eastAsia="Segoe UI" w:hAnsi="Segoe UI" w:cs="Segoe UI"/>
                <w:b w:val="0"/>
                <w:bCs w:val="0"/>
                <w:color w:val="984806" w:themeColor="accent6" w:themeShade="80"/>
                <w:sz w:val="21"/>
                <w:szCs w:val="21"/>
              </w:rPr>
            </w:pPr>
            <w:commentRangeStart w:id="817"/>
            <w:commentRangeStart w:id="818"/>
            <w:r w:rsidRPr="6795703C">
              <w:rPr>
                <w:rFonts w:ascii="Segoe UI" w:eastAsia="Segoe UI" w:hAnsi="Segoe UI" w:cs="Segoe UI"/>
                <w:b w:val="0"/>
                <w:bCs w:val="0"/>
                <w:color w:val="984806" w:themeColor="accent6" w:themeShade="80"/>
                <w:sz w:val="21"/>
                <w:szCs w:val="21"/>
              </w:rPr>
              <w:t>Wholesale Reseller</w:t>
            </w:r>
          </w:p>
          <w:p w14:paraId="50FFEFEC" w14:textId="66B26110" w:rsidR="6795703C" w:rsidRDefault="6795703C" w:rsidP="6795703C">
            <w:pPr>
              <w:spacing w:line="300" w:lineRule="auto"/>
              <w:rPr>
                <w:rFonts w:ascii="Segoe UI" w:eastAsia="Segoe UI" w:hAnsi="Segoe UI" w:cs="Segoe UI"/>
                <w:b w:val="0"/>
                <w:bCs w:val="0"/>
                <w:color w:val="984806" w:themeColor="accent6" w:themeShade="80"/>
                <w:sz w:val="21"/>
                <w:szCs w:val="21"/>
              </w:rPr>
            </w:pPr>
          </w:p>
        </w:tc>
        <w:tc>
          <w:tcPr>
            <w:tcW w:w="1817" w:type="dxa"/>
          </w:tcPr>
          <w:p w14:paraId="46926329" w14:textId="457B1D61" w:rsidR="7787F4E9" w:rsidRDefault="7787F4E9" w:rsidP="6795703C">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perform bulk equipment operations</w:t>
            </w:r>
          </w:p>
        </w:tc>
        <w:tc>
          <w:tcPr>
            <w:tcW w:w="2087" w:type="dxa"/>
          </w:tcPr>
          <w:p w14:paraId="4A7086E4" w14:textId="03A2A97F" w:rsidR="4B84708C" w:rsidRDefault="4B84708C" w:rsidP="6795703C">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I can efficiently manage large deployments</w:t>
            </w:r>
          </w:p>
        </w:tc>
        <w:tc>
          <w:tcPr>
            <w:tcW w:w="5402" w:type="dxa"/>
          </w:tcPr>
          <w:p w14:paraId="22DB69DF" w14:textId="0B817D1D" w:rsidR="4B84708C" w:rsidRDefault="4B84708C" w:rsidP="6795703C">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Bulk upload via structured file (e.g. spreadsheet) is supported for:</w:t>
            </w:r>
          </w:p>
          <w:p w14:paraId="224B22D1" w14:textId="7BCD2C90" w:rsidR="4B84708C" w:rsidRDefault="4B84708C"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Equipment assignment</w:t>
            </w:r>
          </w:p>
          <w:p w14:paraId="7C8C38DB" w14:textId="3ACF0528" w:rsidR="4B84708C" w:rsidRDefault="4B84708C"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Replacement</w:t>
            </w:r>
          </w:p>
          <w:p w14:paraId="6CFDF83D" w14:textId="4F3694ED" w:rsidR="4B84708C" w:rsidRDefault="4B84708C"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Updates</w:t>
            </w:r>
          </w:p>
          <w:p w14:paraId="369E9F34" w14:textId="5C8C8CBC" w:rsidR="4B84708C" w:rsidRDefault="4B84708C" w:rsidP="6795703C">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File supports:</w:t>
            </w:r>
          </w:p>
          <w:p w14:paraId="0FE846CD" w14:textId="6D75D540" w:rsidR="4B84708C" w:rsidRDefault="4B84708C"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Site mapping</w:t>
            </w:r>
          </w:p>
          <w:p w14:paraId="2C792131" w14:textId="0E13F3F6" w:rsidR="4B84708C" w:rsidRDefault="4B84708C"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User mapping</w:t>
            </w:r>
          </w:p>
          <w:p w14:paraId="146CA7AB" w14:textId="2D0852F2" w:rsidR="4B84708C" w:rsidRDefault="4B84708C"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Equipment type and quantity</w:t>
            </w:r>
          </w:p>
          <w:p w14:paraId="12AE1087" w14:textId="4BEF7340" w:rsidR="4B84708C" w:rsidRDefault="4B84708C" w:rsidP="6795703C">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Validation ensures:</w:t>
            </w:r>
          </w:p>
          <w:p w14:paraId="18507E31" w14:textId="12438176" w:rsidR="4B84708C" w:rsidRDefault="4B84708C"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Data consistency with hierarchy</w:t>
            </w:r>
          </w:p>
          <w:p w14:paraId="1A3A4661" w14:textId="321FCDF9" w:rsidR="4B84708C" w:rsidRDefault="4B84708C"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Compatibility rules</w:t>
            </w:r>
          </w:p>
          <w:p w14:paraId="718BBD8E" w14:textId="10081619" w:rsidR="4B84708C" w:rsidRDefault="4B84708C" w:rsidP="6795703C">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Errors are highlighted before submission</w:t>
            </w:r>
          </w:p>
          <w:p w14:paraId="6D7E3147" w14:textId="66231AA4" w:rsidR="4B84708C" w:rsidRDefault="4B84708C" w:rsidP="6795703C">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Bulk requests are processed asynchronously</w:t>
            </w:r>
          </w:p>
          <w:p w14:paraId="4A0330CF" w14:textId="33DA1342" w:rsidR="4B84708C" w:rsidRDefault="4B84708C" w:rsidP="6795703C">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Status is available:</w:t>
            </w:r>
          </w:p>
          <w:p w14:paraId="457333E2" w14:textId="3230797B" w:rsidR="4B84708C" w:rsidRDefault="4B84708C"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Per batch</w:t>
            </w:r>
          </w:p>
          <w:p w14:paraId="1903466C" w14:textId="3C307343" w:rsidR="4B84708C" w:rsidRDefault="4B84708C"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Per equipment item</w:t>
            </w:r>
            <w:commentRangeEnd w:id="817"/>
            <w:r w:rsidR="00720375">
              <w:rPr>
                <w:rStyle w:val="CommentReference"/>
                <w:rFonts w:ascii="Segoe UI" w:eastAsia="Segoe UI" w:hAnsi="Segoe UI" w:cs="Segoe UI"/>
                <w:color w:val="984806" w:themeColor="accent6" w:themeShade="80"/>
                <w:sz w:val="21"/>
                <w:szCs w:val="21"/>
              </w:rPr>
              <w:commentReference w:id="817"/>
            </w:r>
            <w:commentRangeEnd w:id="818"/>
            <w:r w:rsidR="00CA71AC">
              <w:rPr>
                <w:rStyle w:val="CommentReference"/>
                <w:rFonts w:ascii="Segoe UI" w:eastAsia="Segoe UI" w:hAnsi="Segoe UI" w:cs="Segoe UI"/>
                <w:color w:val="984806" w:themeColor="accent6" w:themeShade="80"/>
                <w:sz w:val="21"/>
                <w:szCs w:val="21"/>
              </w:rPr>
              <w:commentReference w:id="818"/>
            </w:r>
          </w:p>
        </w:tc>
      </w:tr>
      <w:tr w:rsidR="6795703C" w14:paraId="587A47D8" w14:textId="77777777" w:rsidTr="6795703C">
        <w:trPr>
          <w:trHeight w:val="300"/>
        </w:trPr>
        <w:tc>
          <w:tcPr>
            <w:cnfStyle w:val="001000000000" w:firstRow="0" w:lastRow="0" w:firstColumn="1" w:lastColumn="0" w:oddVBand="0" w:evenVBand="0" w:oddHBand="0" w:evenHBand="0" w:firstRowFirstColumn="0" w:firstRowLastColumn="0" w:lastRowFirstColumn="0" w:lastRowLastColumn="0"/>
            <w:tcW w:w="1484" w:type="dxa"/>
          </w:tcPr>
          <w:p w14:paraId="2CD500B5" w14:textId="68DFA136" w:rsidR="2DB0D491" w:rsidRDefault="2DB0D491" w:rsidP="6795703C">
            <w:pPr>
              <w:spacing w:line="300" w:lineRule="auto"/>
              <w:rPr>
                <w:rFonts w:ascii="Segoe UI" w:eastAsia="Segoe UI" w:hAnsi="Segoe UI" w:cs="Segoe UI"/>
                <w:b w:val="0"/>
                <w:bCs w:val="0"/>
                <w:color w:val="984806" w:themeColor="accent6" w:themeShade="80"/>
                <w:sz w:val="21"/>
                <w:szCs w:val="21"/>
              </w:rPr>
            </w:pPr>
            <w:commentRangeStart w:id="819"/>
            <w:commentRangeStart w:id="820"/>
            <w:commentRangeStart w:id="821"/>
            <w:r w:rsidRPr="6795703C">
              <w:rPr>
                <w:rFonts w:ascii="Segoe UI" w:eastAsia="Segoe UI" w:hAnsi="Segoe UI" w:cs="Segoe UI"/>
                <w:b w:val="0"/>
                <w:bCs w:val="0"/>
                <w:color w:val="984806" w:themeColor="accent6" w:themeShade="80"/>
                <w:sz w:val="21"/>
                <w:szCs w:val="21"/>
              </w:rPr>
              <w:t>Wholesale Reseller</w:t>
            </w:r>
          </w:p>
          <w:p w14:paraId="2CBF3F11" w14:textId="0C70B14A" w:rsidR="6795703C" w:rsidRDefault="6795703C" w:rsidP="6795703C">
            <w:pPr>
              <w:spacing w:line="300" w:lineRule="auto"/>
              <w:rPr>
                <w:rFonts w:ascii="Segoe UI" w:eastAsia="Segoe UI" w:hAnsi="Segoe UI" w:cs="Segoe UI"/>
                <w:b w:val="0"/>
                <w:bCs w:val="0"/>
                <w:color w:val="984806" w:themeColor="accent6" w:themeShade="80"/>
                <w:sz w:val="21"/>
                <w:szCs w:val="21"/>
              </w:rPr>
            </w:pPr>
          </w:p>
        </w:tc>
        <w:tc>
          <w:tcPr>
            <w:tcW w:w="1817" w:type="dxa"/>
          </w:tcPr>
          <w:p w14:paraId="0C1DD99A" w14:textId="79923A5A" w:rsidR="2010C851" w:rsidRDefault="2010C851" w:rsidP="6795703C">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perform remote operations on devices</w:t>
            </w:r>
          </w:p>
        </w:tc>
        <w:tc>
          <w:tcPr>
            <w:tcW w:w="2087" w:type="dxa"/>
          </w:tcPr>
          <w:p w14:paraId="4E52F592" w14:textId="47866F0E" w:rsidR="2010C851" w:rsidRDefault="2010C851" w:rsidP="6795703C">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I can manage devices without manual intervention</w:t>
            </w:r>
          </w:p>
        </w:tc>
        <w:tc>
          <w:tcPr>
            <w:tcW w:w="5402" w:type="dxa"/>
          </w:tcPr>
          <w:p w14:paraId="69587247" w14:textId="4E2660F9" w:rsidR="2010C851" w:rsidRDefault="2010C851" w:rsidP="6795703C">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Portal supports remote operations:</w:t>
            </w:r>
          </w:p>
          <w:p w14:paraId="62DAA4A3" w14:textId="4BB4E024" w:rsidR="2010C851" w:rsidRDefault="2010C851" w:rsidP="6795703C">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Reboot</w:t>
            </w:r>
          </w:p>
          <w:p w14:paraId="387DCDBB" w14:textId="3694F2B4" w:rsidR="2010C851" w:rsidRDefault="2010C851" w:rsidP="6795703C">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Reset</w:t>
            </w:r>
          </w:p>
          <w:p w14:paraId="2FB84769" w14:textId="5356F2AC" w:rsidR="2010C851" w:rsidRDefault="2010C851" w:rsidP="6795703C">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Re-provision</w:t>
            </w:r>
          </w:p>
          <w:p w14:paraId="1713A4B8" w14:textId="7B10A3D2" w:rsidR="2010C851" w:rsidRDefault="2010C851" w:rsidP="6795703C">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Firmware upgrade / downgrade</w:t>
            </w:r>
          </w:p>
          <w:p w14:paraId="074ECCD3" w14:textId="47138C65" w:rsidR="2010C851" w:rsidRDefault="2010C851" w:rsidP="6795703C">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Operations provide:</w:t>
            </w:r>
          </w:p>
          <w:p w14:paraId="1F399703" w14:textId="000170D0" w:rsidR="2010C851" w:rsidRDefault="2010C851" w:rsidP="6795703C">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Status feedback</w:t>
            </w:r>
          </w:p>
          <w:p w14:paraId="0D18D695" w14:textId="199F0ABB" w:rsidR="2010C851" w:rsidRDefault="2010C851" w:rsidP="6795703C">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Pre/post state visibility</w:t>
            </w:r>
          </w:p>
          <w:p w14:paraId="6387942A" w14:textId="13E27AB9" w:rsidR="2010C851" w:rsidRDefault="2010C851" w:rsidP="6795703C">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Operations can be executed:</w:t>
            </w:r>
          </w:p>
          <w:p w14:paraId="7F237A94" w14:textId="0D494C64" w:rsidR="2010C851" w:rsidRDefault="2010C851" w:rsidP="6795703C">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Per device</w:t>
            </w:r>
          </w:p>
          <w:p w14:paraId="08EB70C9" w14:textId="2C7FF2C8" w:rsidR="2010C851" w:rsidRDefault="2010C851" w:rsidP="6795703C">
            <w:pPr>
              <w:pStyle w:val="ListParagraph"/>
              <w:numPr>
                <w:ilvl w:val="0"/>
                <w:numId w:val="94"/>
              </w:num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In bulk (where applicable)</w:t>
            </w:r>
          </w:p>
          <w:p w14:paraId="08C40336" w14:textId="5B06E4F9" w:rsidR="2010C851" w:rsidRDefault="2010C851" w:rsidP="6795703C">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Actions are governed by RBAC permissions</w:t>
            </w:r>
          </w:p>
          <w:p w14:paraId="5B00D961" w14:textId="0BE4CC3A" w:rsidR="2010C851" w:rsidRDefault="2010C851" w:rsidP="6795703C">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All remote operations are audit-logged</w:t>
            </w:r>
            <w:commentRangeEnd w:id="819"/>
            <w:r w:rsidR="00602176">
              <w:rPr>
                <w:rStyle w:val="CommentReference"/>
                <w:rFonts w:ascii="Segoe UI" w:eastAsia="Segoe UI" w:hAnsi="Segoe UI" w:cs="Segoe UI"/>
                <w:color w:val="984806" w:themeColor="accent6" w:themeShade="80"/>
                <w:sz w:val="21"/>
                <w:szCs w:val="21"/>
              </w:rPr>
              <w:commentReference w:id="819"/>
            </w:r>
            <w:commentRangeEnd w:id="820"/>
            <w:r w:rsidR="00DD3A70">
              <w:rPr>
                <w:rStyle w:val="CommentReference"/>
                <w:rFonts w:ascii="Segoe UI" w:eastAsia="Segoe UI" w:hAnsi="Segoe UI" w:cs="Segoe UI"/>
                <w:color w:val="984806" w:themeColor="accent6" w:themeShade="80"/>
                <w:sz w:val="21"/>
                <w:szCs w:val="21"/>
              </w:rPr>
              <w:commentReference w:id="820"/>
            </w:r>
            <w:commentRangeEnd w:id="821"/>
            <w:r w:rsidR="00791843">
              <w:rPr>
                <w:rStyle w:val="CommentReference"/>
                <w:rFonts w:ascii="Segoe UI" w:eastAsia="Segoe UI" w:hAnsi="Segoe UI" w:cs="Segoe UI"/>
                <w:color w:val="984806" w:themeColor="accent6" w:themeShade="80"/>
                <w:sz w:val="21"/>
                <w:szCs w:val="21"/>
              </w:rPr>
              <w:commentReference w:id="821"/>
            </w:r>
          </w:p>
        </w:tc>
      </w:tr>
      <w:tr w:rsidR="6795703C" w14:paraId="1969AA9E" w14:textId="77777777" w:rsidTr="6795703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59DFF9AF" w14:textId="25A0E313" w:rsidR="73BEE640" w:rsidRDefault="73BEE640" w:rsidP="6795703C">
            <w:pPr>
              <w:spacing w:line="300" w:lineRule="auto"/>
              <w:rPr>
                <w:rFonts w:ascii="Segoe UI" w:eastAsia="Segoe UI" w:hAnsi="Segoe UI" w:cs="Segoe UI"/>
                <w:b w:val="0"/>
                <w:bCs w:val="0"/>
                <w:color w:val="984806" w:themeColor="accent6" w:themeShade="80"/>
                <w:sz w:val="21"/>
                <w:szCs w:val="21"/>
              </w:rPr>
            </w:pPr>
            <w:r w:rsidRPr="6795703C">
              <w:rPr>
                <w:rFonts w:ascii="Segoe UI" w:eastAsia="Segoe UI" w:hAnsi="Segoe UI" w:cs="Segoe UI"/>
                <w:b w:val="0"/>
                <w:bCs w:val="0"/>
                <w:color w:val="984806" w:themeColor="accent6" w:themeShade="80"/>
                <w:sz w:val="21"/>
                <w:szCs w:val="21"/>
              </w:rPr>
              <w:t>Platform Owner</w:t>
            </w:r>
          </w:p>
        </w:tc>
        <w:tc>
          <w:tcPr>
            <w:tcW w:w="1817" w:type="dxa"/>
          </w:tcPr>
          <w:p w14:paraId="172115B4" w14:textId="69ED8CAE" w:rsidR="73BEE640" w:rsidRDefault="73BEE640" w:rsidP="6795703C">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restrict equipment ordering based on organisation type</w:t>
            </w:r>
          </w:p>
        </w:tc>
        <w:tc>
          <w:tcPr>
            <w:tcW w:w="2087" w:type="dxa"/>
          </w:tcPr>
          <w:p w14:paraId="4B0B31DA" w14:textId="5E75C188" w:rsidR="73BEE640" w:rsidRDefault="73BEE640" w:rsidP="6795703C">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only authorised users can order hardware</w:t>
            </w:r>
          </w:p>
        </w:tc>
        <w:tc>
          <w:tcPr>
            <w:tcW w:w="5402" w:type="dxa"/>
          </w:tcPr>
          <w:p w14:paraId="234832C7" w14:textId="688FA8DA" w:rsidR="73BEE640" w:rsidRDefault="73BEE640" w:rsidP="6795703C">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Hardware ordering is enabled for:</w:t>
            </w:r>
          </w:p>
          <w:p w14:paraId="7342A9A6" w14:textId="68CBDF58" w:rsidR="73BEE640" w:rsidRDefault="73BEE640"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Reseller</w:t>
            </w:r>
          </w:p>
          <w:p w14:paraId="70AC6F9B" w14:textId="63C447CC" w:rsidR="73BEE640" w:rsidRDefault="73BEE640"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Child-reseller (if applicable)</w:t>
            </w:r>
          </w:p>
          <w:p w14:paraId="4DD968B4" w14:textId="639A1A9E" w:rsidR="73BEE640" w:rsidRDefault="73BEE640" w:rsidP="6795703C">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Hardware ordering is restricted for:</w:t>
            </w:r>
          </w:p>
          <w:p w14:paraId="3F73957B" w14:textId="54058F0C" w:rsidR="73BEE640" w:rsidRDefault="73BEE640"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Sub</w:t>
            </w:r>
            <w:r>
              <w:noBreakHyphen/>
            </w:r>
            <w:r w:rsidRPr="6795703C">
              <w:rPr>
                <w:rFonts w:ascii="Segoe UI" w:eastAsia="Segoe UI" w:hAnsi="Segoe UI" w:cs="Segoe UI"/>
                <w:color w:val="984806" w:themeColor="accent6" w:themeShade="80"/>
                <w:sz w:val="21"/>
                <w:szCs w:val="21"/>
              </w:rPr>
              <w:t>reseller</w:t>
            </w:r>
          </w:p>
          <w:p w14:paraId="6C5264CD" w14:textId="2110F954" w:rsidR="73BEE640" w:rsidRDefault="73BEE640"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Dealer</w:t>
            </w:r>
          </w:p>
          <w:p w14:paraId="3BB6ECCF" w14:textId="099E910D" w:rsidR="73BEE640" w:rsidRDefault="73BEE640" w:rsidP="6795703C">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Restrictions are enforced via:</w:t>
            </w:r>
          </w:p>
          <w:p w14:paraId="483B62E1" w14:textId="69803DDF" w:rsidR="73BEE640" w:rsidRDefault="73BEE640"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Organisation type</w:t>
            </w:r>
          </w:p>
          <w:p w14:paraId="4E4B9AF3" w14:textId="4442C731" w:rsidR="73BEE640" w:rsidRDefault="73BEE640"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Role-based permissions</w:t>
            </w:r>
          </w:p>
          <w:p w14:paraId="483C67FA" w14:textId="1D1CF781" w:rsidR="73BEE640" w:rsidRDefault="73BEE640" w:rsidP="6795703C">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If restricted:</w:t>
            </w:r>
          </w:p>
          <w:p w14:paraId="3AA3B014" w14:textId="059A983E" w:rsidR="73BEE640" w:rsidRDefault="73BEE640"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Equipment options are hidden or disabled in the UI</w:t>
            </w:r>
          </w:p>
          <w:p w14:paraId="251D7E8A" w14:textId="15285411" w:rsidR="73BEE640" w:rsidRDefault="73BEE640"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Backend validation prevents submission</w:t>
            </w:r>
          </w:p>
          <w:p w14:paraId="7C7520C8" w14:textId="2E8FAEF6" w:rsidR="73BEE640" w:rsidRDefault="73BEE640" w:rsidP="6795703C">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Enforcement applies across:</w:t>
            </w:r>
          </w:p>
          <w:p w14:paraId="10B2738C" w14:textId="45F9DCB1" w:rsidR="73BEE640" w:rsidRDefault="73BEE640"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Portal</w:t>
            </w:r>
          </w:p>
          <w:p w14:paraId="5BAA0BE0" w14:textId="42F5101A" w:rsidR="73BEE640" w:rsidRDefault="73BEE640" w:rsidP="6795703C">
            <w:pPr>
              <w:pStyle w:val="ListParagraph"/>
              <w:numPr>
                <w:ilvl w:val="0"/>
                <w:numId w:val="94"/>
              </w:num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color w:val="984806" w:themeColor="accent6" w:themeShade="80"/>
                <w:sz w:val="21"/>
                <w:szCs w:val="21"/>
              </w:rPr>
            </w:pPr>
            <w:r w:rsidRPr="6795703C">
              <w:rPr>
                <w:rFonts w:ascii="Segoe UI" w:eastAsia="Segoe UI" w:hAnsi="Segoe UI" w:cs="Segoe UI"/>
                <w:color w:val="984806" w:themeColor="accent6" w:themeShade="80"/>
                <w:sz w:val="21"/>
                <w:szCs w:val="21"/>
              </w:rPr>
              <w:t>APIs</w:t>
            </w:r>
          </w:p>
        </w:tc>
      </w:tr>
    </w:tbl>
    <w:p w14:paraId="70E23333" w14:textId="6557825E" w:rsidR="036785DE" w:rsidRDefault="036785DE" w:rsidP="117BB036">
      <w:pPr>
        <w:spacing w:after="0" w:line="300" w:lineRule="auto"/>
        <w:rPr>
          <w:rFonts w:ascii="Aptos" w:eastAsia="Aptos" w:hAnsi="Aptos" w:cs="Aptos"/>
          <w:b/>
          <w:bCs/>
          <w:sz w:val="24"/>
          <w:szCs w:val="24"/>
        </w:rPr>
      </w:pPr>
    </w:p>
    <w:p w14:paraId="5460C61B" w14:textId="1E1EF2AE" w:rsidR="036785DE" w:rsidRDefault="036785DE" w:rsidP="117BB036">
      <w:pPr>
        <w:spacing w:after="0" w:line="300" w:lineRule="auto"/>
        <w:rPr>
          <w:rFonts w:ascii="Aptos" w:eastAsia="Aptos" w:hAnsi="Aptos" w:cs="Aptos"/>
          <w:b/>
          <w:bCs/>
          <w:sz w:val="24"/>
          <w:szCs w:val="24"/>
        </w:rPr>
      </w:pPr>
    </w:p>
    <w:p w14:paraId="34DFFFF4" w14:textId="2EF3E0A8" w:rsidR="036785DE" w:rsidRDefault="7A99FA38" w:rsidP="117BB036">
      <w:pPr>
        <w:pStyle w:val="Heading3"/>
      </w:pPr>
      <w:bookmarkStart w:id="822" w:name="_Toc232667967"/>
      <w:bookmarkStart w:id="823" w:name="Bookmark25"/>
      <w:bookmarkStart w:id="824" w:name="_GET_–_Provisioning"/>
      <w:r w:rsidRPr="117BB036">
        <w:t>GET – Provisioning &amp; Activation</w:t>
      </w:r>
      <w:bookmarkEnd w:id="822"/>
      <w:r w:rsidR="036785DE">
        <w:tab/>
      </w:r>
      <w:bookmarkEnd w:id="823"/>
      <w:r w:rsidR="036785DE">
        <w:tab/>
      </w:r>
      <w:bookmarkEnd w:id="824"/>
    </w:p>
    <w:p w14:paraId="694E7FD3" w14:textId="4B813D77" w:rsidR="036785DE" w:rsidRDefault="036785DE" w:rsidP="117BB036">
      <w:pPr>
        <w:spacing w:after="0" w:line="300" w:lineRule="auto"/>
        <w:rPr>
          <w:b/>
          <w:bCs/>
        </w:rPr>
      </w:pPr>
    </w:p>
    <w:tbl>
      <w:tblPr>
        <w:tblStyle w:val="GridTable4-Accent4"/>
        <w:tblW w:w="0" w:type="auto"/>
        <w:tblLook w:val="04A0" w:firstRow="1" w:lastRow="0" w:firstColumn="1" w:lastColumn="0" w:noHBand="0" w:noVBand="1"/>
      </w:tblPr>
      <w:tblGrid>
        <w:gridCol w:w="1484"/>
        <w:gridCol w:w="1817"/>
        <w:gridCol w:w="2087"/>
        <w:gridCol w:w="5402"/>
      </w:tblGrid>
      <w:tr w:rsidR="117BB036" w14:paraId="331EB781"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1F6F7118" w14:textId="77777777" w:rsidR="117BB036" w:rsidRDefault="117BB036" w:rsidP="117BB036">
            <w:pPr>
              <w:pStyle w:val="ListBullet"/>
              <w:numPr>
                <w:ilvl w:val="0"/>
                <w:numId w:val="0"/>
              </w:numPr>
              <w:rPr>
                <w:rFonts w:cs="BT Curve"/>
              </w:rPr>
            </w:pPr>
            <w:r w:rsidRPr="117BB036">
              <w:rPr>
                <w:rFonts w:cs="BT Curve"/>
              </w:rPr>
              <w:t>As a</w:t>
            </w:r>
          </w:p>
        </w:tc>
        <w:tc>
          <w:tcPr>
            <w:tcW w:w="1817" w:type="dxa"/>
          </w:tcPr>
          <w:p w14:paraId="018A09F4"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I want to</w:t>
            </w:r>
          </w:p>
        </w:tc>
        <w:tc>
          <w:tcPr>
            <w:tcW w:w="2087" w:type="dxa"/>
          </w:tcPr>
          <w:p w14:paraId="68A80A7E"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So that</w:t>
            </w:r>
          </w:p>
        </w:tc>
        <w:tc>
          <w:tcPr>
            <w:tcW w:w="5402" w:type="dxa"/>
          </w:tcPr>
          <w:p w14:paraId="0CBA8D31"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Acceptance criteria</w:t>
            </w:r>
          </w:p>
        </w:tc>
      </w:tr>
      <w:tr w:rsidR="117BB036" w14:paraId="671F75BE"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29360A09" w14:textId="38EC62DB" w:rsidR="117BB036" w:rsidRDefault="117BB036" w:rsidP="117BB036">
            <w:pPr>
              <w:spacing w:line="300" w:lineRule="auto"/>
            </w:pPr>
            <w:r w:rsidRPr="117BB036">
              <w:rPr>
                <w:rFonts w:ascii="Segoe UI" w:eastAsia="Segoe UI" w:hAnsi="Segoe UI" w:cs="Segoe UI"/>
                <w:b w:val="0"/>
                <w:bCs w:val="0"/>
                <w:sz w:val="21"/>
                <w:szCs w:val="21"/>
              </w:rPr>
              <w:t>Customer Admin</w:t>
            </w:r>
          </w:p>
          <w:p w14:paraId="20DE6ECE" w14:textId="3E1B1E6C" w:rsidR="117BB036" w:rsidRDefault="117BB036" w:rsidP="117BB036">
            <w:pPr>
              <w:spacing w:line="300" w:lineRule="auto"/>
              <w:rPr>
                <w:rFonts w:ascii="Segoe UI" w:eastAsia="Segoe UI" w:hAnsi="Segoe UI" w:cs="Segoe UI"/>
                <w:sz w:val="21"/>
                <w:szCs w:val="21"/>
              </w:rPr>
            </w:pPr>
          </w:p>
        </w:tc>
        <w:tc>
          <w:tcPr>
            <w:tcW w:w="1817" w:type="dxa"/>
          </w:tcPr>
          <w:p w14:paraId="5D5735BB" w14:textId="0AB39A43"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DV4B to provision customers, sites, users and services from my order</w:t>
            </w:r>
          </w:p>
        </w:tc>
        <w:tc>
          <w:tcPr>
            <w:tcW w:w="2087" w:type="dxa"/>
          </w:tcPr>
          <w:p w14:paraId="26B38412" w14:textId="432C8652"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services are activated without manual intervention</w:t>
            </w:r>
          </w:p>
        </w:tc>
        <w:tc>
          <w:tcPr>
            <w:tcW w:w="5402" w:type="dxa"/>
          </w:tcPr>
          <w:p w14:paraId="0D88844B" w14:textId="5C91D1B1"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Orders trigger provisioning workflows in DV4B</w:t>
            </w:r>
          </w:p>
          <w:p w14:paraId="7906C651" w14:textId="16848DE6"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Provisioning includes: </w:t>
            </w:r>
          </w:p>
          <w:p w14:paraId="2FA23D42" w14:textId="512C09DB"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Customer (tenant) creation</w:t>
            </w:r>
          </w:p>
          <w:p w14:paraId="20056399" w14:textId="6967B1D6"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Site setup</w:t>
            </w:r>
          </w:p>
          <w:p w14:paraId="2A8995E0" w14:textId="62432021"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User creation</w:t>
            </w:r>
          </w:p>
          <w:p w14:paraId="5215192C" w14:textId="55307880"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Number allocation</w:t>
            </w:r>
          </w:p>
          <w:p w14:paraId="4BEEA4CF" w14:textId="35102B19"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Licence activation</w:t>
            </w:r>
          </w:p>
          <w:p w14:paraId="212EFB38" w14:textId="4235D6DD"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Provisioning status is reflected in the order tracking view</w:t>
            </w:r>
          </w:p>
          <w:p w14:paraId="3C7C4F54" w14:textId="4FCFB0E3"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No duplicate data entry is required post order submission</w:t>
            </w:r>
          </w:p>
          <w:p w14:paraId="5B45B396" w14:textId="1362AE22"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r>
      <w:tr w:rsidR="117BB036" w14:paraId="76A1EB7B"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84" w:type="dxa"/>
          </w:tcPr>
          <w:p w14:paraId="04F501D5" w14:textId="6C9AE0E7" w:rsidR="117BB036" w:rsidRDefault="117BB036" w:rsidP="117BB036">
            <w:pPr>
              <w:spacing w:line="300" w:lineRule="auto"/>
            </w:pPr>
            <w:r w:rsidRPr="117BB036">
              <w:rPr>
                <w:rFonts w:ascii="Segoe UI" w:eastAsia="Segoe UI" w:hAnsi="Segoe UI" w:cs="Segoe UI"/>
                <w:b w:val="0"/>
                <w:bCs w:val="0"/>
                <w:sz w:val="21"/>
                <w:szCs w:val="21"/>
              </w:rPr>
              <w:t>Customer Admin</w:t>
            </w:r>
          </w:p>
        </w:tc>
        <w:tc>
          <w:tcPr>
            <w:tcW w:w="1817" w:type="dxa"/>
          </w:tcPr>
          <w:p w14:paraId="3A868EA2" w14:textId="0641B5E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receive activation and readiness updates</w:t>
            </w:r>
          </w:p>
        </w:tc>
        <w:tc>
          <w:tcPr>
            <w:tcW w:w="2087" w:type="dxa"/>
          </w:tcPr>
          <w:p w14:paraId="7D45C9C4" w14:textId="3F3C708A"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know when the customer can start using services</w:t>
            </w:r>
          </w:p>
        </w:tc>
        <w:tc>
          <w:tcPr>
            <w:tcW w:w="5402" w:type="dxa"/>
          </w:tcPr>
          <w:p w14:paraId="530CC5BA" w14:textId="3B96B0E4"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Activation status is received from DV4B systems</w:t>
            </w:r>
          </w:p>
          <w:p w14:paraId="774B3F81" w14:textId="2B23CFF9"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 xml:space="preserve">Notifications are triggered for: </w:t>
            </w:r>
          </w:p>
          <w:p w14:paraId="445C0960" w14:textId="225B401E"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Completion</w:t>
            </w:r>
          </w:p>
          <w:p w14:paraId="4633BC66" w14:textId="0763F1F7"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Partial completion</w:t>
            </w:r>
          </w:p>
          <w:p w14:paraId="341BFCCF" w14:textId="2DC05255"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Failure</w:t>
            </w:r>
          </w:p>
          <w:p w14:paraId="4F9C7645" w14:textId="1A3F6993"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Errors include actionable details per entity (user, number, etc.)</w:t>
            </w:r>
          </w:p>
        </w:tc>
      </w:tr>
    </w:tbl>
    <w:p w14:paraId="5F8190D1" w14:textId="6EA035A9" w:rsidR="036785DE" w:rsidRDefault="036785DE" w:rsidP="036785DE">
      <w:pPr>
        <w:spacing w:after="0"/>
      </w:pPr>
    </w:p>
    <w:p w14:paraId="2C5BE27A" w14:textId="700C9F3B" w:rsidR="036785DE" w:rsidRDefault="7A99FA38" w:rsidP="117BB036">
      <w:pPr>
        <w:pStyle w:val="Heading3"/>
      </w:pPr>
      <w:bookmarkStart w:id="825" w:name="_USE_–_Provisioning"/>
      <w:r w:rsidRPr="0F4CF998">
        <w:t xml:space="preserve"> </w:t>
      </w:r>
      <w:bookmarkStart w:id="826" w:name="_Toc232667968"/>
      <w:r w:rsidRPr="0F4CF998">
        <w:t>– Provisioning &amp; Activation</w:t>
      </w:r>
      <w:bookmarkEnd w:id="826"/>
      <w:r>
        <w:tab/>
      </w:r>
      <w:r>
        <w:tab/>
      </w:r>
      <w:bookmarkEnd w:id="825"/>
    </w:p>
    <w:p w14:paraId="6F9D7054" w14:textId="4B813D77" w:rsidR="036785DE" w:rsidRDefault="036785DE" w:rsidP="117BB036">
      <w:pPr>
        <w:spacing w:after="0" w:line="300" w:lineRule="auto"/>
        <w:rPr>
          <w:b/>
          <w:bCs/>
        </w:rPr>
      </w:pPr>
    </w:p>
    <w:tbl>
      <w:tblPr>
        <w:tblStyle w:val="GridTable4-Accent4"/>
        <w:tblW w:w="0" w:type="auto"/>
        <w:tblLook w:val="04A0" w:firstRow="1" w:lastRow="0" w:firstColumn="1" w:lastColumn="0" w:noHBand="0" w:noVBand="1"/>
      </w:tblPr>
      <w:tblGrid>
        <w:gridCol w:w="1484"/>
        <w:gridCol w:w="1817"/>
        <w:gridCol w:w="2087"/>
        <w:gridCol w:w="5402"/>
      </w:tblGrid>
      <w:tr w:rsidR="117BB036" w14:paraId="485A3197"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2E37B74A" w14:textId="77777777" w:rsidR="117BB036" w:rsidRDefault="117BB036" w:rsidP="117BB036">
            <w:pPr>
              <w:pStyle w:val="ListBullet"/>
              <w:numPr>
                <w:ilvl w:val="0"/>
                <w:numId w:val="0"/>
              </w:numPr>
              <w:rPr>
                <w:rFonts w:cs="BT Curve"/>
              </w:rPr>
            </w:pPr>
            <w:r w:rsidRPr="117BB036">
              <w:rPr>
                <w:rFonts w:cs="BT Curve"/>
              </w:rPr>
              <w:t>As a</w:t>
            </w:r>
          </w:p>
        </w:tc>
        <w:tc>
          <w:tcPr>
            <w:tcW w:w="1817" w:type="dxa"/>
          </w:tcPr>
          <w:p w14:paraId="33CCA771"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I want to</w:t>
            </w:r>
          </w:p>
        </w:tc>
        <w:tc>
          <w:tcPr>
            <w:tcW w:w="2087" w:type="dxa"/>
          </w:tcPr>
          <w:p w14:paraId="0600EC96"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So that</w:t>
            </w:r>
          </w:p>
        </w:tc>
        <w:tc>
          <w:tcPr>
            <w:tcW w:w="5402" w:type="dxa"/>
          </w:tcPr>
          <w:p w14:paraId="4D397A01"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Acceptance criteria</w:t>
            </w:r>
          </w:p>
        </w:tc>
      </w:tr>
      <w:tr w:rsidR="117BB036" w14:paraId="62783307"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454563CA" w14:textId="38EC62DB" w:rsidR="117BB036" w:rsidRDefault="117BB036" w:rsidP="117BB036">
            <w:pPr>
              <w:spacing w:line="300" w:lineRule="auto"/>
            </w:pPr>
            <w:r w:rsidRPr="117BB036">
              <w:rPr>
                <w:rFonts w:ascii="Segoe UI" w:eastAsia="Segoe UI" w:hAnsi="Segoe UI" w:cs="Segoe UI"/>
                <w:b w:val="0"/>
                <w:bCs w:val="0"/>
                <w:sz w:val="21"/>
                <w:szCs w:val="21"/>
              </w:rPr>
              <w:t>Customer Admin</w:t>
            </w:r>
          </w:p>
          <w:p w14:paraId="0C530545" w14:textId="44C2049A" w:rsidR="117BB036" w:rsidRDefault="117BB036" w:rsidP="117BB036">
            <w:pPr>
              <w:spacing w:line="300" w:lineRule="auto"/>
              <w:rPr>
                <w:rFonts w:ascii="Segoe UI" w:eastAsia="Segoe UI" w:hAnsi="Segoe UI" w:cs="Segoe UI"/>
                <w:sz w:val="21"/>
                <w:szCs w:val="21"/>
              </w:rPr>
            </w:pPr>
          </w:p>
        </w:tc>
        <w:tc>
          <w:tcPr>
            <w:tcW w:w="1817" w:type="dxa"/>
          </w:tcPr>
          <w:p w14:paraId="7F543F7D" w14:textId="04EF1848"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manage users, numbers and licences within my organisation</w:t>
            </w:r>
          </w:p>
          <w:p w14:paraId="2B4024D1" w14:textId="505025A5"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c>
          <w:tcPr>
            <w:tcW w:w="2087" w:type="dxa"/>
          </w:tcPr>
          <w:p w14:paraId="5C6F0944" w14:textId="57FCAE76"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can maintain my DV4B setup</w:t>
            </w:r>
          </w:p>
        </w:tc>
        <w:tc>
          <w:tcPr>
            <w:tcW w:w="5402" w:type="dxa"/>
          </w:tcPr>
          <w:p w14:paraId="52DFA293" w14:textId="5792EB1E"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Portal supports management at: </w:t>
            </w:r>
          </w:p>
          <w:p w14:paraId="38589293" w14:textId="22C403F4"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Organisation level</w:t>
            </w:r>
          </w:p>
          <w:p w14:paraId="3DCC2E1A" w14:textId="432EEAC3"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Site level</w:t>
            </w:r>
          </w:p>
          <w:p w14:paraId="19AC5E47" w14:textId="4D1DE7BC"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User level</w:t>
            </w:r>
          </w:p>
          <w:p w14:paraId="2CA93A8D" w14:textId="4EB86EA6"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Actions include: </w:t>
            </w:r>
          </w:p>
          <w:p w14:paraId="2E9AD63A" w14:textId="5D9BEC90"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Add/remove users</w:t>
            </w:r>
          </w:p>
          <w:p w14:paraId="37D9FD47" w14:textId="0B29822A"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Assign/reassign numbers</w:t>
            </w:r>
          </w:p>
          <w:p w14:paraId="12B46A24" w14:textId="425E37DE"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Upgrade/downgrade licences</w:t>
            </w:r>
          </w:p>
          <w:p w14:paraId="4C69C84C" w14:textId="267B86C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Changes trigger backend updates in DV4B</w:t>
            </w:r>
          </w:p>
          <w:p w14:paraId="7D843F5B" w14:textId="0891188F"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Updates are near real-time or status-tracked</w:t>
            </w:r>
          </w:p>
        </w:tc>
      </w:tr>
      <w:tr w:rsidR="117BB036" w14:paraId="6CD0855C"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84" w:type="dxa"/>
          </w:tcPr>
          <w:p w14:paraId="29FAE76A" w14:textId="6C9AE0E7" w:rsidR="117BB036" w:rsidRDefault="117BB036" w:rsidP="117BB036">
            <w:pPr>
              <w:spacing w:line="300" w:lineRule="auto"/>
            </w:pPr>
            <w:r w:rsidRPr="117BB036">
              <w:rPr>
                <w:rFonts w:ascii="Segoe UI" w:eastAsia="Segoe UI" w:hAnsi="Segoe UI" w:cs="Segoe UI"/>
                <w:b w:val="0"/>
                <w:bCs w:val="0"/>
                <w:sz w:val="21"/>
                <w:szCs w:val="21"/>
              </w:rPr>
              <w:t>Customer Admin</w:t>
            </w:r>
          </w:p>
        </w:tc>
        <w:tc>
          <w:tcPr>
            <w:tcW w:w="1817" w:type="dxa"/>
          </w:tcPr>
          <w:p w14:paraId="71C1C56A" w14:textId="24C89A0A"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manage site structures and user distribution</w:t>
            </w:r>
          </w:p>
        </w:tc>
        <w:tc>
          <w:tcPr>
            <w:tcW w:w="2087" w:type="dxa"/>
          </w:tcPr>
          <w:p w14:paraId="2655AFE7" w14:textId="6C0DC463"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can align services to business locations</w:t>
            </w:r>
          </w:p>
        </w:tc>
        <w:tc>
          <w:tcPr>
            <w:tcW w:w="5402" w:type="dxa"/>
          </w:tcPr>
          <w:p w14:paraId="008A81B0" w14:textId="64A5C7A3"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 xml:space="preserve">Admin can: </w:t>
            </w:r>
          </w:p>
          <w:p w14:paraId="1F9E7BBD" w14:textId="5177608A"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Create/update/remove sites</w:t>
            </w:r>
          </w:p>
          <w:p w14:paraId="7A24CB6E" w14:textId="1B527D1F"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Move users between sites</w:t>
            </w:r>
          </w:p>
          <w:p w14:paraId="56325681" w14:textId="4A2CC1EB"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Site-based number allocation is supported</w:t>
            </w:r>
          </w:p>
          <w:p w14:paraId="7F64396B" w14:textId="71EB47B3"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Changes are reflected in DV4B</w:t>
            </w:r>
          </w:p>
        </w:tc>
      </w:tr>
      <w:tr w:rsidR="117BB036" w14:paraId="3E3DB881"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789B56A9" w14:textId="4F5E1700" w:rsidR="117BB036" w:rsidRDefault="117BB036" w:rsidP="117BB036">
            <w:pPr>
              <w:spacing w:line="300" w:lineRule="auto"/>
            </w:pPr>
            <w:commentRangeStart w:id="827"/>
            <w:commentRangeStart w:id="828"/>
            <w:r w:rsidRPr="117BB036">
              <w:rPr>
                <w:rFonts w:ascii="Segoe UI" w:eastAsia="Segoe UI" w:hAnsi="Segoe UI" w:cs="Segoe UI"/>
                <w:b w:val="0"/>
                <w:bCs w:val="0"/>
                <w:sz w:val="21"/>
                <w:szCs w:val="21"/>
              </w:rPr>
              <w:t>Customer admin</w:t>
            </w:r>
          </w:p>
        </w:tc>
        <w:tc>
          <w:tcPr>
            <w:tcW w:w="1817" w:type="dxa"/>
          </w:tcPr>
          <w:p w14:paraId="4A6581F0" w14:textId="08837F1B"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suspend or resume services</w:t>
            </w:r>
          </w:p>
        </w:tc>
        <w:tc>
          <w:tcPr>
            <w:tcW w:w="2087" w:type="dxa"/>
          </w:tcPr>
          <w:p w14:paraId="2A7A74A0" w14:textId="53F81A2E"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can manage accounts and resolve issues</w:t>
            </w:r>
          </w:p>
        </w:tc>
        <w:tc>
          <w:tcPr>
            <w:tcW w:w="5402" w:type="dxa"/>
          </w:tcPr>
          <w:p w14:paraId="23C05BA6" w14:textId="2F72A522"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Customer-level controls are available</w:t>
            </w:r>
          </w:p>
          <w:p w14:paraId="047F4F16" w14:textId="471CB2A4"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Actions are executed via DV4B systems</w:t>
            </w:r>
          </w:p>
          <w:p w14:paraId="71E243FB" w14:textId="7270B0E1"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Audit trail is maintained</w:t>
            </w:r>
            <w:commentRangeEnd w:id="827"/>
            <w:r w:rsidR="000A5BAB">
              <w:rPr>
                <w:rStyle w:val="CommentReference"/>
                <w:sz w:val="22"/>
                <w:szCs w:val="22"/>
              </w:rPr>
              <w:commentReference w:id="827"/>
            </w:r>
            <w:commentRangeEnd w:id="828"/>
            <w:r w:rsidR="002158D4">
              <w:rPr>
                <w:rStyle w:val="CommentReference"/>
                <w:sz w:val="22"/>
                <w:szCs w:val="22"/>
              </w:rPr>
              <w:commentReference w:id="828"/>
            </w:r>
          </w:p>
        </w:tc>
      </w:tr>
      <w:tr w:rsidR="117BB036" w14:paraId="1FC3ABB2"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84" w:type="dxa"/>
          </w:tcPr>
          <w:p w14:paraId="782A1675" w14:textId="67FBAD9A" w:rsidR="117BB036" w:rsidRDefault="117BB036" w:rsidP="117BB036">
            <w:pPr>
              <w:spacing w:line="300" w:lineRule="auto"/>
            </w:pPr>
            <w:r w:rsidRPr="117BB036">
              <w:rPr>
                <w:rFonts w:ascii="Segoe UI" w:eastAsia="Segoe UI" w:hAnsi="Segoe UI" w:cs="Segoe UI"/>
                <w:b w:val="0"/>
                <w:bCs w:val="0"/>
                <w:sz w:val="21"/>
                <w:szCs w:val="21"/>
              </w:rPr>
              <w:t>Customer admin</w:t>
            </w:r>
          </w:p>
        </w:tc>
        <w:tc>
          <w:tcPr>
            <w:tcW w:w="1817" w:type="dxa"/>
          </w:tcPr>
          <w:p w14:paraId="73EA61D2" w14:textId="2B6E11C2"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Enforce policies and monitor usage</w:t>
            </w:r>
          </w:p>
        </w:tc>
        <w:tc>
          <w:tcPr>
            <w:tcW w:w="2087" w:type="dxa"/>
          </w:tcPr>
          <w:p w14:paraId="5AB7FFF7" w14:textId="0CD00F02"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can control costs and usage behaviour</w:t>
            </w:r>
          </w:p>
        </w:tc>
        <w:tc>
          <w:tcPr>
            <w:tcW w:w="5402" w:type="dxa"/>
          </w:tcPr>
          <w:p w14:paraId="27624E00" w14:textId="59B8AA7F"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 xml:space="preserve">Admin can configure: </w:t>
            </w:r>
          </w:p>
          <w:p w14:paraId="7E270204" w14:textId="20624CB1"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Call restrictions (e.g. international barring)</w:t>
            </w:r>
          </w:p>
          <w:p w14:paraId="76AFD6DF" w14:textId="0C3D3E6E"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Usage limits</w:t>
            </w:r>
          </w:p>
          <w:p w14:paraId="1A7C2479" w14:textId="347F65B5"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Policies are enforced via DV4B</w:t>
            </w:r>
          </w:p>
          <w:p w14:paraId="59FA86DF" w14:textId="51B92C2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Usage reports are accessible (summary level)</w:t>
            </w:r>
          </w:p>
        </w:tc>
      </w:tr>
      <w:tr w:rsidR="117BB036" w14:paraId="42957211"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17319F06" w14:textId="6521D0D1" w:rsidR="117BB036" w:rsidRDefault="117BB036" w:rsidP="117BB036">
            <w:pPr>
              <w:spacing w:line="300" w:lineRule="auto"/>
            </w:pPr>
            <w:r w:rsidRPr="117BB036">
              <w:rPr>
                <w:rFonts w:ascii="Segoe UI" w:eastAsia="Segoe UI" w:hAnsi="Segoe UI" w:cs="Segoe UI"/>
                <w:b w:val="0"/>
                <w:bCs w:val="0"/>
                <w:sz w:val="21"/>
                <w:szCs w:val="21"/>
              </w:rPr>
              <w:t>End user</w:t>
            </w:r>
          </w:p>
        </w:tc>
        <w:tc>
          <w:tcPr>
            <w:tcW w:w="1817" w:type="dxa"/>
          </w:tcPr>
          <w:p w14:paraId="14BD91C1" w14:textId="2FCD6EAA"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Access my assigned DV4B services</w:t>
            </w:r>
          </w:p>
        </w:tc>
        <w:tc>
          <w:tcPr>
            <w:tcW w:w="2087" w:type="dxa"/>
          </w:tcPr>
          <w:p w14:paraId="3B5C719D" w14:textId="70C62523"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can make and receive calls</w:t>
            </w:r>
          </w:p>
        </w:tc>
        <w:tc>
          <w:tcPr>
            <w:tcW w:w="5402" w:type="dxa"/>
          </w:tcPr>
          <w:p w14:paraId="55782FE8" w14:textId="056B3764"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User identity is linked to provisioned services</w:t>
            </w:r>
          </w:p>
          <w:p w14:paraId="4835A1DF" w14:textId="7613AE51"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Access to devices/softphone is enabled based on licence</w:t>
            </w:r>
          </w:p>
          <w:p w14:paraId="0A892010" w14:textId="52B69FB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Service status is visible</w:t>
            </w:r>
          </w:p>
        </w:tc>
      </w:tr>
      <w:tr w:rsidR="117BB036" w14:paraId="5169C7BA"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84" w:type="dxa"/>
          </w:tcPr>
          <w:p w14:paraId="4F2A2649" w14:textId="67FBAD9A" w:rsidR="117BB036" w:rsidRDefault="117BB036" w:rsidP="117BB036">
            <w:pPr>
              <w:spacing w:line="300" w:lineRule="auto"/>
            </w:pPr>
            <w:commentRangeStart w:id="829"/>
            <w:commentRangeStart w:id="830"/>
            <w:r w:rsidRPr="117BB036">
              <w:rPr>
                <w:rFonts w:ascii="Segoe UI" w:eastAsia="Segoe UI" w:hAnsi="Segoe UI" w:cs="Segoe UI"/>
                <w:b w:val="0"/>
                <w:bCs w:val="0"/>
                <w:sz w:val="21"/>
                <w:szCs w:val="21"/>
              </w:rPr>
              <w:t>Customer admin</w:t>
            </w:r>
          </w:p>
          <w:p w14:paraId="0A08279A" w14:textId="0DF0BD45" w:rsidR="117BB036" w:rsidRDefault="117BB036" w:rsidP="117BB036">
            <w:pPr>
              <w:spacing w:line="300" w:lineRule="auto"/>
              <w:rPr>
                <w:rFonts w:ascii="Segoe UI" w:eastAsia="Segoe UI" w:hAnsi="Segoe UI" w:cs="Segoe UI"/>
                <w:b w:val="0"/>
                <w:bCs w:val="0"/>
                <w:sz w:val="21"/>
                <w:szCs w:val="21"/>
              </w:rPr>
            </w:pPr>
          </w:p>
        </w:tc>
        <w:tc>
          <w:tcPr>
            <w:tcW w:w="1817" w:type="dxa"/>
          </w:tcPr>
          <w:p w14:paraId="12505101" w14:textId="39E4CCB8"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manage my end users personal call settings</w:t>
            </w:r>
          </w:p>
        </w:tc>
        <w:tc>
          <w:tcPr>
            <w:tcW w:w="2087" w:type="dxa"/>
          </w:tcPr>
          <w:p w14:paraId="105210BF" w14:textId="5F7DA9CE"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can control how calls are handled</w:t>
            </w:r>
          </w:p>
        </w:tc>
        <w:tc>
          <w:tcPr>
            <w:tcW w:w="5402" w:type="dxa"/>
          </w:tcPr>
          <w:p w14:paraId="40F9B977" w14:textId="3D27EDDF"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 xml:space="preserve">Admin can configure features based on assigned licence: </w:t>
            </w:r>
          </w:p>
          <w:p w14:paraId="38F2D0AE" w14:textId="2BF9E448"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Call forwarding</w:t>
            </w:r>
          </w:p>
          <w:p w14:paraId="2E045A34" w14:textId="7F8CD297"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Voicemail</w:t>
            </w:r>
          </w:p>
          <w:p w14:paraId="2DAD13D5" w14:textId="62E16FAB"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Do Not Disturb</w:t>
            </w:r>
          </w:p>
          <w:p w14:paraId="680E6CA4" w14:textId="51267B6D" w:rsidR="117BB036" w:rsidRDefault="117BB036" w:rsidP="117BB036">
            <w:pPr>
              <w:spacing w:line="300" w:lineRule="auto"/>
              <w:ind w:left="72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Call waiting</w:t>
            </w:r>
          </w:p>
          <w:p w14:paraId="0CFB1F0B" w14:textId="3B1998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Changes are submitted to DV4B platform</w:t>
            </w:r>
          </w:p>
          <w:p w14:paraId="226DA08C" w14:textId="4637EA13"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Updates are applied in near real-time</w:t>
            </w:r>
          </w:p>
          <w:p w14:paraId="071D6DE3" w14:textId="6405582C"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Settings persist across devices</w:t>
            </w:r>
            <w:commentRangeEnd w:id="829"/>
            <w:r w:rsidR="00343801">
              <w:rPr>
                <w:rStyle w:val="CommentReference"/>
                <w:sz w:val="22"/>
                <w:szCs w:val="22"/>
              </w:rPr>
              <w:commentReference w:id="829"/>
            </w:r>
            <w:commentRangeEnd w:id="830"/>
            <w:r w:rsidR="002158D4">
              <w:rPr>
                <w:rStyle w:val="CommentReference"/>
                <w:sz w:val="22"/>
                <w:szCs w:val="22"/>
              </w:rPr>
              <w:commentReference w:id="830"/>
            </w:r>
          </w:p>
        </w:tc>
      </w:tr>
      <w:tr w:rsidR="117BB036" w14:paraId="339F2B56"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04259942" w14:textId="67FBAD9A" w:rsidR="117BB036" w:rsidRDefault="117BB036" w:rsidP="117BB036">
            <w:pPr>
              <w:spacing w:line="300" w:lineRule="auto"/>
            </w:pPr>
            <w:r w:rsidRPr="117BB036">
              <w:rPr>
                <w:rFonts w:ascii="Segoe UI" w:eastAsia="Segoe UI" w:hAnsi="Segoe UI" w:cs="Segoe UI"/>
                <w:b w:val="0"/>
                <w:bCs w:val="0"/>
                <w:sz w:val="21"/>
                <w:szCs w:val="21"/>
              </w:rPr>
              <w:t>Customer admin</w:t>
            </w:r>
          </w:p>
          <w:p w14:paraId="10A0410F" w14:textId="6E6C76C5" w:rsidR="117BB036" w:rsidRDefault="117BB036" w:rsidP="117BB036">
            <w:pPr>
              <w:spacing w:line="300" w:lineRule="auto"/>
              <w:rPr>
                <w:rFonts w:ascii="Segoe UI" w:eastAsia="Segoe UI" w:hAnsi="Segoe UI" w:cs="Segoe UI"/>
                <w:b w:val="0"/>
                <w:bCs w:val="0"/>
                <w:sz w:val="21"/>
                <w:szCs w:val="21"/>
              </w:rPr>
            </w:pPr>
          </w:p>
        </w:tc>
        <w:tc>
          <w:tcPr>
            <w:tcW w:w="1817" w:type="dxa"/>
          </w:tcPr>
          <w:p w14:paraId="5EBD7CCD" w14:textId="5098664E"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Manage my end users' personal preferences</w:t>
            </w:r>
          </w:p>
        </w:tc>
        <w:tc>
          <w:tcPr>
            <w:tcW w:w="2087" w:type="dxa"/>
          </w:tcPr>
          <w:p w14:paraId="1D38AC12" w14:textId="61D79D9E"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End users' communication experience is tailored</w:t>
            </w:r>
          </w:p>
        </w:tc>
        <w:tc>
          <w:tcPr>
            <w:tcW w:w="5402" w:type="dxa"/>
          </w:tcPr>
          <w:p w14:paraId="1F498036" w14:textId="53E0C26B"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 xml:space="preserve">Admin can update: </w:t>
            </w:r>
          </w:p>
          <w:p w14:paraId="67841E81" w14:textId="4AF7F146"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Display name</w:t>
            </w:r>
          </w:p>
          <w:p w14:paraId="2B477C0F" w14:textId="07EB7525" w:rsidR="117BB036" w:rsidRDefault="117BB036" w:rsidP="117BB036">
            <w:pPr>
              <w:spacing w:line="300" w:lineRule="auto"/>
              <w:ind w:left="72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Contact preferences</w:t>
            </w:r>
          </w:p>
          <w:p w14:paraId="360853F6" w14:textId="6E08E771"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Preferences reflect in calling features (where applicable)</w:t>
            </w:r>
          </w:p>
          <w:p w14:paraId="63DFDD23" w14:textId="0D9F0598"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Changes do not impact organisational configuration</w:t>
            </w:r>
          </w:p>
        </w:tc>
      </w:tr>
    </w:tbl>
    <w:p w14:paraId="4DFA06A0" w14:textId="06F31E64" w:rsidR="036785DE" w:rsidRDefault="036785DE" w:rsidP="036785DE">
      <w:pPr>
        <w:spacing w:after="0"/>
      </w:pPr>
    </w:p>
    <w:p w14:paraId="43C8F932" w14:textId="386CC8A5" w:rsidR="036785DE" w:rsidRDefault="7A99FA38" w:rsidP="117BB036">
      <w:pPr>
        <w:pStyle w:val="Heading3"/>
      </w:pPr>
      <w:bookmarkStart w:id="831" w:name="_Toc232667969"/>
      <w:bookmarkStart w:id="832" w:name="_PAY_–_Billing"/>
      <w:commentRangeStart w:id="833"/>
      <w:commentRangeStart w:id="834"/>
      <w:r w:rsidRPr="0F4CF998">
        <w:t>PAY – Billing &amp; Data Exposure</w:t>
      </w:r>
      <w:bookmarkEnd w:id="831"/>
      <w:r>
        <w:tab/>
      </w:r>
      <w:commentRangeEnd w:id="833"/>
      <w:r w:rsidR="0071358F">
        <w:rPr>
          <w:rStyle w:val="CommentReference"/>
          <w:sz w:val="22"/>
          <w:szCs w:val="22"/>
        </w:rPr>
        <w:commentReference w:id="833"/>
      </w:r>
      <w:commentRangeEnd w:id="834"/>
      <w:r w:rsidR="00B835DE">
        <w:rPr>
          <w:rStyle w:val="CommentReference"/>
          <w:sz w:val="22"/>
          <w:szCs w:val="22"/>
        </w:rPr>
        <w:commentReference w:id="834"/>
      </w:r>
      <w:r>
        <w:tab/>
      </w:r>
      <w:bookmarkEnd w:id="832"/>
    </w:p>
    <w:p w14:paraId="120CE06A" w14:textId="4B813D77" w:rsidR="036785DE" w:rsidRDefault="036785DE" w:rsidP="117BB036">
      <w:pPr>
        <w:spacing w:after="0" w:line="300" w:lineRule="auto"/>
        <w:rPr>
          <w:b/>
          <w:bCs/>
        </w:rPr>
      </w:pPr>
    </w:p>
    <w:tbl>
      <w:tblPr>
        <w:tblStyle w:val="GridTable4-Accent4"/>
        <w:tblW w:w="0" w:type="auto"/>
        <w:tblLook w:val="04A0" w:firstRow="1" w:lastRow="0" w:firstColumn="1" w:lastColumn="0" w:noHBand="0" w:noVBand="1"/>
      </w:tblPr>
      <w:tblGrid>
        <w:gridCol w:w="1484"/>
        <w:gridCol w:w="1817"/>
        <w:gridCol w:w="2087"/>
        <w:gridCol w:w="5402"/>
      </w:tblGrid>
      <w:tr w:rsidR="117BB036" w14:paraId="54FCBA2D"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68F09E4D" w14:textId="77777777" w:rsidR="117BB036" w:rsidRDefault="117BB036" w:rsidP="117BB036">
            <w:pPr>
              <w:pStyle w:val="ListBullet"/>
              <w:numPr>
                <w:ilvl w:val="0"/>
                <w:numId w:val="0"/>
              </w:numPr>
              <w:rPr>
                <w:rFonts w:cs="BT Curve"/>
              </w:rPr>
            </w:pPr>
            <w:r w:rsidRPr="117BB036">
              <w:rPr>
                <w:rFonts w:cs="BT Curve"/>
              </w:rPr>
              <w:t>As a</w:t>
            </w:r>
          </w:p>
        </w:tc>
        <w:tc>
          <w:tcPr>
            <w:tcW w:w="1817" w:type="dxa"/>
          </w:tcPr>
          <w:p w14:paraId="2C714922"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I want to</w:t>
            </w:r>
          </w:p>
        </w:tc>
        <w:tc>
          <w:tcPr>
            <w:tcW w:w="2087" w:type="dxa"/>
          </w:tcPr>
          <w:p w14:paraId="0913B7FB"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So that</w:t>
            </w:r>
          </w:p>
        </w:tc>
        <w:tc>
          <w:tcPr>
            <w:tcW w:w="5402" w:type="dxa"/>
          </w:tcPr>
          <w:p w14:paraId="255310E9"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Acceptance criteria</w:t>
            </w:r>
          </w:p>
        </w:tc>
      </w:tr>
      <w:tr w:rsidR="117BB036" w14:paraId="0659048D"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34D9ABF1" w14:textId="45D399E9" w:rsidR="117BB036" w:rsidRDefault="117BB036" w:rsidP="117BB036">
            <w:pPr>
              <w:spacing w:line="300" w:lineRule="auto"/>
            </w:pPr>
            <w:r w:rsidRPr="117BB036">
              <w:rPr>
                <w:rFonts w:ascii="Segoe UI" w:eastAsia="Segoe UI" w:hAnsi="Segoe UI" w:cs="Segoe UI"/>
                <w:b w:val="0"/>
                <w:bCs w:val="0"/>
                <w:sz w:val="21"/>
                <w:szCs w:val="21"/>
              </w:rPr>
              <w:t>Wholesale reseller</w:t>
            </w:r>
          </w:p>
        </w:tc>
        <w:tc>
          <w:tcPr>
            <w:tcW w:w="1817" w:type="dxa"/>
          </w:tcPr>
          <w:p w14:paraId="0195BAF2" w14:textId="3B5FAF0D"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view billing summaries and invoices</w:t>
            </w:r>
          </w:p>
        </w:tc>
        <w:tc>
          <w:tcPr>
            <w:tcW w:w="2087" w:type="dxa"/>
          </w:tcPr>
          <w:p w14:paraId="10DD7863" w14:textId="123DEC70"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understand charges applied</w:t>
            </w:r>
          </w:p>
        </w:tc>
        <w:tc>
          <w:tcPr>
            <w:tcW w:w="5402" w:type="dxa"/>
          </w:tcPr>
          <w:p w14:paraId="482BACD2" w14:textId="18191432"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Invoice data is retrieved from billing systems</w:t>
            </w:r>
          </w:p>
          <w:p w14:paraId="5FE9CBD6" w14:textId="143FBBE9"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Breakdown of charges is visible</w:t>
            </w:r>
          </w:p>
          <w:p w14:paraId="3A7D39EE" w14:textId="0F9161BA"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Historical invoices are accessible</w:t>
            </w:r>
          </w:p>
        </w:tc>
      </w:tr>
      <w:tr w:rsidR="117BB036" w14:paraId="5949D937"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84" w:type="dxa"/>
          </w:tcPr>
          <w:p w14:paraId="1DB93635" w14:textId="11976D38" w:rsidR="117BB036" w:rsidRDefault="117BB036" w:rsidP="117BB036">
            <w:pPr>
              <w:spacing w:line="300" w:lineRule="auto"/>
            </w:pPr>
            <w:r w:rsidRPr="117BB036">
              <w:rPr>
                <w:rFonts w:ascii="Segoe UI" w:eastAsia="Segoe UI" w:hAnsi="Segoe UI" w:cs="Segoe UI"/>
                <w:b w:val="0"/>
                <w:bCs w:val="0"/>
                <w:sz w:val="21"/>
                <w:szCs w:val="21"/>
              </w:rPr>
              <w:t>Wholesale reseller</w:t>
            </w:r>
          </w:p>
        </w:tc>
        <w:tc>
          <w:tcPr>
            <w:tcW w:w="1817" w:type="dxa"/>
          </w:tcPr>
          <w:p w14:paraId="4FB8677F" w14:textId="1CEC28EC"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access usage and subscription data</w:t>
            </w:r>
          </w:p>
        </w:tc>
        <w:tc>
          <w:tcPr>
            <w:tcW w:w="2087" w:type="dxa"/>
          </w:tcPr>
          <w:p w14:paraId="0ACB89C8" w14:textId="025F06E3"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can bill my customers accurately</w:t>
            </w:r>
          </w:p>
        </w:tc>
        <w:tc>
          <w:tcPr>
            <w:tcW w:w="5402" w:type="dxa"/>
          </w:tcPr>
          <w:p w14:paraId="4F1CDDA2" w14:textId="62D7BCE6"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CDR and subscription data is available via download/API</w:t>
            </w:r>
          </w:p>
          <w:p w14:paraId="7F6F7449" w14:textId="50C0C98F"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Data is sourced from billing/data platforms</w:t>
            </w:r>
          </w:p>
          <w:p w14:paraId="18F0A21D" w14:textId="4621F859"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Data is updated periodically</w:t>
            </w:r>
          </w:p>
        </w:tc>
      </w:tr>
      <w:tr w:rsidR="117BB036" w14:paraId="2522A2A4"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6EC618A1" w14:textId="7BB05271" w:rsidR="117BB036" w:rsidRDefault="117BB036" w:rsidP="117BB036">
            <w:pPr>
              <w:spacing w:line="300" w:lineRule="auto"/>
            </w:pPr>
            <w:r w:rsidRPr="117BB036">
              <w:rPr>
                <w:rFonts w:ascii="Segoe UI" w:eastAsia="Segoe UI" w:hAnsi="Segoe UI" w:cs="Segoe UI"/>
                <w:b w:val="0"/>
                <w:bCs w:val="0"/>
                <w:sz w:val="21"/>
                <w:szCs w:val="21"/>
              </w:rPr>
              <w:t>Wholesale reseller</w:t>
            </w:r>
          </w:p>
        </w:tc>
        <w:tc>
          <w:tcPr>
            <w:tcW w:w="1817" w:type="dxa"/>
          </w:tcPr>
          <w:p w14:paraId="6A8ABFCC" w14:textId="321A7DBA"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raise billing disputes via the portal</w:t>
            </w:r>
          </w:p>
        </w:tc>
        <w:tc>
          <w:tcPr>
            <w:tcW w:w="2087" w:type="dxa"/>
          </w:tcPr>
          <w:p w14:paraId="06296CF7" w14:textId="21D3A750"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incorrect charges can be investigated</w:t>
            </w:r>
          </w:p>
        </w:tc>
        <w:tc>
          <w:tcPr>
            <w:tcW w:w="5402" w:type="dxa"/>
          </w:tcPr>
          <w:p w14:paraId="7AC91429" w14:textId="3340633F"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Disputes can be submitted against invoices</w:t>
            </w:r>
          </w:p>
          <w:p w14:paraId="00019494" w14:textId="502AB26C"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Workflow is triggered in backend systems</w:t>
            </w:r>
          </w:p>
          <w:p w14:paraId="2717A0FB" w14:textId="75C3D04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Status and resolution updates are visible</w:t>
            </w:r>
          </w:p>
        </w:tc>
      </w:tr>
    </w:tbl>
    <w:p w14:paraId="5CC921FF" w14:textId="2FA019E0" w:rsidR="036785DE" w:rsidRDefault="036785DE" w:rsidP="036785DE">
      <w:pPr>
        <w:spacing w:after="0"/>
      </w:pPr>
    </w:p>
    <w:p w14:paraId="7E706ED4" w14:textId="1FEDB62B" w:rsidR="036785DE" w:rsidRDefault="7A99FA38" w:rsidP="0F4CF998">
      <w:pPr>
        <w:pStyle w:val="Heading3"/>
      </w:pPr>
      <w:bookmarkStart w:id="835" w:name="_Toc232667970"/>
      <w:commentRangeStart w:id="836"/>
      <w:commentRangeStart w:id="837"/>
      <w:r w:rsidRPr="0F4CF998">
        <w:t>SUPPORT – Diagnostics &amp; Issue Handling</w:t>
      </w:r>
      <w:bookmarkEnd w:id="835"/>
      <w:r>
        <w:tab/>
      </w:r>
      <w:commentRangeEnd w:id="836"/>
      <w:r w:rsidR="003D38A9">
        <w:rPr>
          <w:rStyle w:val="CommentReference"/>
          <w:sz w:val="22"/>
          <w:szCs w:val="22"/>
        </w:rPr>
        <w:commentReference w:id="836"/>
      </w:r>
      <w:commentRangeEnd w:id="837"/>
      <w:r w:rsidR="00C45309">
        <w:rPr>
          <w:rStyle w:val="CommentReference"/>
          <w:sz w:val="22"/>
          <w:szCs w:val="22"/>
        </w:rPr>
        <w:commentReference w:id="837"/>
      </w:r>
    </w:p>
    <w:p w14:paraId="29B152C3" w14:textId="4B813D77" w:rsidR="036785DE" w:rsidRDefault="036785DE" w:rsidP="117BB036">
      <w:pPr>
        <w:spacing w:after="0" w:line="300" w:lineRule="auto"/>
        <w:rPr>
          <w:b/>
          <w:bCs/>
        </w:rPr>
      </w:pPr>
    </w:p>
    <w:tbl>
      <w:tblPr>
        <w:tblStyle w:val="GridTable4-Accent4"/>
        <w:tblW w:w="0" w:type="auto"/>
        <w:tblLook w:val="04A0" w:firstRow="1" w:lastRow="0" w:firstColumn="1" w:lastColumn="0" w:noHBand="0" w:noVBand="1"/>
      </w:tblPr>
      <w:tblGrid>
        <w:gridCol w:w="1484"/>
        <w:gridCol w:w="1817"/>
        <w:gridCol w:w="2087"/>
        <w:gridCol w:w="5402"/>
      </w:tblGrid>
      <w:tr w:rsidR="117BB036" w14:paraId="6C01FEC8"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21D67D97" w14:textId="77777777" w:rsidR="117BB036" w:rsidRDefault="117BB036" w:rsidP="117BB036">
            <w:pPr>
              <w:pStyle w:val="ListBullet"/>
              <w:numPr>
                <w:ilvl w:val="0"/>
                <w:numId w:val="0"/>
              </w:numPr>
              <w:rPr>
                <w:rFonts w:cs="BT Curve"/>
              </w:rPr>
            </w:pPr>
            <w:r w:rsidRPr="117BB036">
              <w:rPr>
                <w:rFonts w:cs="BT Curve"/>
              </w:rPr>
              <w:t>As a</w:t>
            </w:r>
          </w:p>
        </w:tc>
        <w:tc>
          <w:tcPr>
            <w:tcW w:w="1817" w:type="dxa"/>
          </w:tcPr>
          <w:p w14:paraId="0FF2D44A"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I want to</w:t>
            </w:r>
          </w:p>
        </w:tc>
        <w:tc>
          <w:tcPr>
            <w:tcW w:w="2087" w:type="dxa"/>
          </w:tcPr>
          <w:p w14:paraId="3314EC7E"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So that</w:t>
            </w:r>
          </w:p>
        </w:tc>
        <w:tc>
          <w:tcPr>
            <w:tcW w:w="5402" w:type="dxa"/>
          </w:tcPr>
          <w:p w14:paraId="2B929203"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Acceptance criteria</w:t>
            </w:r>
          </w:p>
        </w:tc>
      </w:tr>
      <w:tr w:rsidR="117BB036" w14:paraId="3E90EE8B"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3C5FF6E0" w14:textId="11976D38" w:rsidR="117BB036" w:rsidRDefault="117BB036" w:rsidP="117BB036">
            <w:pPr>
              <w:spacing w:line="300" w:lineRule="auto"/>
            </w:pPr>
            <w:r w:rsidRPr="117BB036">
              <w:rPr>
                <w:rFonts w:ascii="Segoe UI" w:eastAsia="Segoe UI" w:hAnsi="Segoe UI" w:cs="Segoe UI"/>
                <w:b w:val="0"/>
                <w:bCs w:val="0"/>
                <w:sz w:val="21"/>
                <w:szCs w:val="21"/>
              </w:rPr>
              <w:t>Wholesale reseller</w:t>
            </w:r>
          </w:p>
        </w:tc>
        <w:tc>
          <w:tcPr>
            <w:tcW w:w="1817" w:type="dxa"/>
          </w:tcPr>
          <w:p w14:paraId="01C1502B" w14:textId="0E92F6AD"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run diagnostics and view service performance</w:t>
            </w:r>
          </w:p>
        </w:tc>
        <w:tc>
          <w:tcPr>
            <w:tcW w:w="2087" w:type="dxa"/>
          </w:tcPr>
          <w:p w14:paraId="466CCBA9" w14:textId="66E496C0"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can troubleshoot issues before escalation</w:t>
            </w:r>
          </w:p>
        </w:tc>
        <w:tc>
          <w:tcPr>
            <w:tcW w:w="5402" w:type="dxa"/>
          </w:tcPr>
          <w:p w14:paraId="162329C8" w14:textId="171E436D"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 xml:space="preserve">Diagnostics are triggered via </w:t>
            </w:r>
            <w:commentRangeStart w:id="838"/>
            <w:r w:rsidRPr="117BB036">
              <w:rPr>
                <w:rFonts w:ascii="Segoe UI" w:eastAsia="Segoe UI" w:hAnsi="Segoe UI" w:cs="Segoe UI"/>
                <w:sz w:val="21"/>
                <w:szCs w:val="21"/>
              </w:rPr>
              <w:t xml:space="preserve">Service Assurance </w:t>
            </w:r>
            <w:commentRangeEnd w:id="838"/>
            <w:r w:rsidR="00B00C6A" w:rsidRPr="117BB036">
              <w:rPr>
                <w:rStyle w:val="CommentReference"/>
                <w:rFonts w:ascii="Segoe UI" w:eastAsia="Segoe UI" w:hAnsi="Segoe UI" w:cs="Segoe UI"/>
                <w:sz w:val="21"/>
                <w:szCs w:val="21"/>
              </w:rPr>
              <w:commentReference w:id="838"/>
            </w:r>
            <w:r w:rsidRPr="117BB036">
              <w:rPr>
                <w:rFonts w:ascii="Segoe UI" w:eastAsia="Segoe UI" w:hAnsi="Segoe UI" w:cs="Segoe UI"/>
                <w:sz w:val="21"/>
                <w:szCs w:val="21"/>
              </w:rPr>
              <w:t>systems</w:t>
            </w:r>
          </w:p>
          <w:p w14:paraId="7942FBE4" w14:textId="2FD803E0"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Results are displayed in portal</w:t>
            </w:r>
          </w:p>
          <w:p w14:paraId="795791F5" w14:textId="63D82791"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Historical data is accessible</w:t>
            </w:r>
          </w:p>
        </w:tc>
      </w:tr>
      <w:tr w:rsidR="117BB036" w14:paraId="3C64E57B"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84" w:type="dxa"/>
          </w:tcPr>
          <w:p w14:paraId="0CF0D9CB" w14:textId="1E41A2A2" w:rsidR="117BB036" w:rsidRDefault="117BB036" w:rsidP="117BB036">
            <w:pPr>
              <w:spacing w:line="300" w:lineRule="auto"/>
            </w:pPr>
            <w:r w:rsidRPr="117BB036">
              <w:rPr>
                <w:rFonts w:ascii="Segoe UI" w:eastAsia="Segoe UI" w:hAnsi="Segoe UI" w:cs="Segoe UI"/>
                <w:b w:val="0"/>
                <w:bCs w:val="0"/>
                <w:sz w:val="21"/>
                <w:szCs w:val="21"/>
              </w:rPr>
              <w:t>Reseller or Customer admin</w:t>
            </w:r>
          </w:p>
        </w:tc>
        <w:tc>
          <w:tcPr>
            <w:tcW w:w="1817" w:type="dxa"/>
          </w:tcPr>
          <w:p w14:paraId="7E49522D" w14:textId="5ECD8FBB"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view service performance and quality metrics</w:t>
            </w:r>
          </w:p>
        </w:tc>
        <w:tc>
          <w:tcPr>
            <w:tcW w:w="2087" w:type="dxa"/>
          </w:tcPr>
          <w:p w14:paraId="02247FEB" w14:textId="1719065D"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can monitor service health</w:t>
            </w:r>
          </w:p>
        </w:tc>
        <w:tc>
          <w:tcPr>
            <w:tcW w:w="5402" w:type="dxa"/>
          </w:tcPr>
          <w:p w14:paraId="220C74F5" w14:textId="1B34CACE"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Metrics are retrieved from assurance systems</w:t>
            </w:r>
          </w:p>
          <w:p w14:paraId="22FFDE02" w14:textId="4A8400CF"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Reports are viewable and exportable</w:t>
            </w:r>
          </w:p>
          <w:p w14:paraId="58621CB3" w14:textId="1ADAFD60"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Data is regularly updated</w:t>
            </w:r>
          </w:p>
        </w:tc>
      </w:tr>
      <w:tr w:rsidR="117BB036" w14:paraId="47A00EFE"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4" w:type="dxa"/>
          </w:tcPr>
          <w:p w14:paraId="425035DE" w14:textId="38F15A73" w:rsidR="117BB036" w:rsidRDefault="117BB036" w:rsidP="117BB036">
            <w:pPr>
              <w:spacing w:line="300" w:lineRule="auto"/>
            </w:pPr>
            <w:r w:rsidRPr="117BB036">
              <w:rPr>
                <w:rFonts w:ascii="Segoe UI" w:eastAsia="Segoe UI" w:hAnsi="Segoe UI" w:cs="Segoe UI"/>
                <w:b w:val="0"/>
                <w:bCs w:val="0"/>
                <w:sz w:val="21"/>
                <w:szCs w:val="21"/>
              </w:rPr>
              <w:t>Provider</w:t>
            </w:r>
          </w:p>
        </w:tc>
        <w:tc>
          <w:tcPr>
            <w:tcW w:w="1817" w:type="dxa"/>
          </w:tcPr>
          <w:p w14:paraId="6094A1E1" w14:textId="729D3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manage platform incidents and communicate status</w:t>
            </w:r>
          </w:p>
        </w:tc>
        <w:tc>
          <w:tcPr>
            <w:tcW w:w="2087" w:type="dxa"/>
          </w:tcPr>
          <w:p w14:paraId="658F1B99" w14:textId="59AB03C9"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resellers are informed and issues are resolved</w:t>
            </w:r>
          </w:p>
        </w:tc>
        <w:tc>
          <w:tcPr>
            <w:tcW w:w="5402" w:type="dxa"/>
          </w:tcPr>
          <w:p w14:paraId="03FEACEE" w14:textId="307D4CE0"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Incident data is available to portal</w:t>
            </w:r>
          </w:p>
          <w:p w14:paraId="4348B606" w14:textId="1D707C05"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Status updates are visible to resellers</w:t>
            </w:r>
          </w:p>
          <w:p w14:paraId="67895D26" w14:textId="08B2C379"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RCA summaries are shared after resolution</w:t>
            </w:r>
          </w:p>
        </w:tc>
      </w:tr>
    </w:tbl>
    <w:p w14:paraId="18B84F47" w14:textId="59948F65" w:rsidR="036785DE" w:rsidRDefault="036785DE" w:rsidP="117BB036">
      <w:pPr>
        <w:pStyle w:val="ListBullet"/>
        <w:numPr>
          <w:ilvl w:val="0"/>
          <w:numId w:val="0"/>
        </w:numPr>
        <w:spacing w:after="0"/>
        <w:ind w:left="360"/>
      </w:pPr>
    </w:p>
    <w:p w14:paraId="3C4635EA" w14:textId="521F2F43" w:rsidR="036785DE" w:rsidRDefault="09736FD7" w:rsidP="117BB036">
      <w:pPr>
        <w:pStyle w:val="Heading2"/>
      </w:pPr>
      <w:bookmarkStart w:id="839" w:name="_Toc232667971"/>
      <w:r>
        <w:t>Service Management</w:t>
      </w:r>
      <w:bookmarkEnd w:id="839"/>
    </w:p>
    <w:p w14:paraId="74607E28" w14:textId="6639A637" w:rsidR="036785DE" w:rsidRDefault="12107A89" w:rsidP="117BB036">
      <w:pPr>
        <w:pStyle w:val="Heading3"/>
        <w:rPr>
          <w:sz w:val="24"/>
          <w:szCs w:val="24"/>
        </w:rPr>
      </w:pPr>
      <w:bookmarkStart w:id="840" w:name="_Service_Management"/>
      <w:bookmarkStart w:id="841" w:name="_Toc232667972"/>
      <w:r w:rsidRPr="117BB036">
        <w:rPr>
          <w:sz w:val="24"/>
          <w:szCs w:val="24"/>
        </w:rPr>
        <w:t>Service Management</w:t>
      </w:r>
      <w:bookmarkEnd w:id="840"/>
      <w:bookmarkEnd w:id="841"/>
    </w:p>
    <w:tbl>
      <w:tblPr>
        <w:tblStyle w:val="GridTable4-Accent4"/>
        <w:tblW w:w="0" w:type="auto"/>
        <w:tblLook w:val="04A0" w:firstRow="1" w:lastRow="0" w:firstColumn="1" w:lastColumn="0" w:noHBand="0" w:noVBand="1"/>
      </w:tblPr>
      <w:tblGrid>
        <w:gridCol w:w="2157"/>
        <w:gridCol w:w="2157"/>
        <w:gridCol w:w="2158"/>
        <w:gridCol w:w="4245"/>
      </w:tblGrid>
      <w:tr w:rsidR="117BB036" w14:paraId="1BC9D64C"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7" w:type="dxa"/>
          </w:tcPr>
          <w:p w14:paraId="40C4285A" w14:textId="001E66DD" w:rsidR="117BB036" w:rsidRDefault="117BB036" w:rsidP="117BB036">
            <w:pPr>
              <w:pStyle w:val="ListBullet"/>
              <w:numPr>
                <w:ilvl w:val="0"/>
                <w:numId w:val="0"/>
              </w:numPr>
              <w:rPr>
                <w:rFonts w:cs="BT Curve"/>
              </w:rPr>
            </w:pPr>
          </w:p>
        </w:tc>
        <w:tc>
          <w:tcPr>
            <w:tcW w:w="2157" w:type="dxa"/>
          </w:tcPr>
          <w:p w14:paraId="11BD1EA2" w14:textId="2D7952DA"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p>
        </w:tc>
        <w:tc>
          <w:tcPr>
            <w:tcW w:w="2158" w:type="dxa"/>
          </w:tcPr>
          <w:p w14:paraId="21AD5925" w14:textId="2CC413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p>
        </w:tc>
        <w:tc>
          <w:tcPr>
            <w:tcW w:w="4245" w:type="dxa"/>
          </w:tcPr>
          <w:p w14:paraId="375CADB2" w14:textId="1813DD48"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p>
        </w:tc>
      </w:tr>
      <w:tr w:rsidR="117BB036" w14:paraId="297B0664"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7" w:type="dxa"/>
          </w:tcPr>
          <w:p w14:paraId="16C79845" w14:textId="54A8CDE9" w:rsidR="117BB036" w:rsidRDefault="117BB036" w:rsidP="117BB036">
            <w:pPr>
              <w:pStyle w:val="ListBullet"/>
              <w:numPr>
                <w:ilvl w:val="0"/>
                <w:numId w:val="0"/>
              </w:numPr>
            </w:pPr>
            <w:r w:rsidRPr="117BB036">
              <w:rPr>
                <w:rFonts w:ascii="Aptos" w:eastAsia="Aptos" w:hAnsi="Aptos" w:cs="Aptos"/>
                <w:sz w:val="24"/>
                <w:szCs w:val="24"/>
              </w:rPr>
              <w:t>Wholesale Partner</w:t>
            </w:r>
          </w:p>
          <w:p w14:paraId="11536A52" w14:textId="5D3BF8A3" w:rsidR="117BB036" w:rsidRDefault="117BB036" w:rsidP="117BB036">
            <w:pPr>
              <w:pStyle w:val="ListBullet"/>
              <w:numPr>
                <w:ilvl w:val="0"/>
                <w:numId w:val="0"/>
              </w:numPr>
              <w:rPr>
                <w:rFonts w:cs="BT Curve"/>
              </w:rPr>
            </w:pPr>
          </w:p>
        </w:tc>
        <w:tc>
          <w:tcPr>
            <w:tcW w:w="2157" w:type="dxa"/>
          </w:tcPr>
          <w:p w14:paraId="354A3842" w14:textId="0515FA95" w:rsidR="117BB036" w:rsidRDefault="117BB036" w:rsidP="117BB036">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view all my live services in one place</w:t>
            </w:r>
          </w:p>
        </w:tc>
        <w:tc>
          <w:tcPr>
            <w:tcW w:w="2158" w:type="dxa"/>
          </w:tcPr>
          <w:p w14:paraId="46CCBAB9" w14:textId="7A5BF25B" w:rsidR="117BB036" w:rsidRDefault="117BB036" w:rsidP="117BB036">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can understand what services are active and manageable</w:t>
            </w:r>
          </w:p>
        </w:tc>
        <w:tc>
          <w:tcPr>
            <w:tcW w:w="4245" w:type="dxa"/>
          </w:tcPr>
          <w:p w14:paraId="2A847D03" w14:textId="6A6D4712"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Given the user is authenticated and authorised</w:t>
            </w:r>
          </w:p>
          <w:p w14:paraId="709AA018" w14:textId="71E2958E"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When the user accesses Service Management</w:t>
            </w:r>
          </w:p>
          <w:p w14:paraId="64FF9768" w14:textId="77C4EEED"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Then all active services are displayed</w:t>
            </w:r>
          </w:p>
          <w:p w14:paraId="465576F8" w14:textId="192305D7"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 xml:space="preserve">And each service shows: </w:t>
            </w:r>
          </w:p>
          <w:p w14:paraId="5C1C70CF" w14:textId="490A0616" w:rsidR="117BB036" w:rsidRDefault="117BB036" w:rsidP="117BB036">
            <w:pPr>
              <w:spacing w:line="360" w:lineRule="auto"/>
              <w:ind w:left="720"/>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Service identifier</w:t>
            </w:r>
          </w:p>
          <w:p w14:paraId="46E47A09" w14:textId="79E24FF4" w:rsidR="117BB036" w:rsidRDefault="117BB036" w:rsidP="117BB036">
            <w:pPr>
              <w:spacing w:line="360" w:lineRule="auto"/>
              <w:ind w:left="720"/>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Product type</w:t>
            </w:r>
          </w:p>
          <w:p w14:paraId="4B1090B7" w14:textId="15D1BF49" w:rsidR="117BB036" w:rsidRDefault="117BB036" w:rsidP="117BB036">
            <w:pPr>
              <w:spacing w:line="360" w:lineRule="auto"/>
              <w:ind w:left="720"/>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Current status</w:t>
            </w:r>
          </w:p>
          <w:p w14:paraId="4A738362" w14:textId="4C475DE7"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And services are retrieved from the service inventory via standard APIs</w:t>
            </w:r>
          </w:p>
        </w:tc>
      </w:tr>
      <w:tr w:rsidR="117BB036" w14:paraId="120AB4C6"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2157" w:type="dxa"/>
          </w:tcPr>
          <w:p w14:paraId="460B2338" w14:textId="54A8CDE9" w:rsidR="117BB036" w:rsidRDefault="117BB036" w:rsidP="117BB036">
            <w:pPr>
              <w:pStyle w:val="ListBullet"/>
              <w:numPr>
                <w:ilvl w:val="0"/>
                <w:numId w:val="0"/>
              </w:numPr>
            </w:pPr>
            <w:r w:rsidRPr="117BB036">
              <w:rPr>
                <w:rFonts w:ascii="Aptos" w:eastAsia="Aptos" w:hAnsi="Aptos" w:cs="Aptos"/>
                <w:sz w:val="24"/>
                <w:szCs w:val="24"/>
              </w:rPr>
              <w:t>Wholesale Partner</w:t>
            </w:r>
          </w:p>
          <w:p w14:paraId="3791FDEF" w14:textId="4C93AA9D" w:rsidR="117BB036" w:rsidRDefault="117BB036" w:rsidP="117BB036">
            <w:pPr>
              <w:pStyle w:val="ListBullet"/>
              <w:numPr>
                <w:ilvl w:val="0"/>
                <w:numId w:val="0"/>
              </w:numPr>
              <w:rPr>
                <w:rFonts w:cs="BT Curve"/>
              </w:rPr>
            </w:pPr>
          </w:p>
        </w:tc>
        <w:tc>
          <w:tcPr>
            <w:tcW w:w="2157" w:type="dxa"/>
          </w:tcPr>
          <w:p w14:paraId="084FC200" w14:textId="7CC7018A" w:rsidR="117BB036" w:rsidRDefault="117BB036" w:rsidP="117BB036">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view detailed service configuration</w:t>
            </w:r>
          </w:p>
        </w:tc>
        <w:tc>
          <w:tcPr>
            <w:tcW w:w="2158" w:type="dxa"/>
          </w:tcPr>
          <w:p w14:paraId="378E5AD3" w14:textId="4E413A6F" w:rsidR="117BB036" w:rsidRDefault="117BB036" w:rsidP="117BB036">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can make informed in</w:t>
            </w:r>
            <w:r>
              <w:noBreakHyphen/>
            </w:r>
            <w:r w:rsidRPr="117BB036">
              <w:rPr>
                <w:rFonts w:ascii="Segoe UI" w:eastAsia="Segoe UI" w:hAnsi="Segoe UI" w:cs="Segoe UI"/>
                <w:sz w:val="21"/>
                <w:szCs w:val="21"/>
              </w:rPr>
              <w:t>life changes</w:t>
            </w:r>
          </w:p>
        </w:tc>
        <w:tc>
          <w:tcPr>
            <w:tcW w:w="4245" w:type="dxa"/>
          </w:tcPr>
          <w:p w14:paraId="7A24C0E9" w14:textId="22851560"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Given a service exists</w:t>
            </w:r>
          </w:p>
          <w:p w14:paraId="025071F1" w14:textId="4173E664"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When the user selects a service</w:t>
            </w:r>
          </w:p>
          <w:p w14:paraId="268B8E5C" w14:textId="0880D863"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 xml:space="preserve">Then service details are displayed, including: </w:t>
            </w:r>
          </w:p>
          <w:p w14:paraId="611FC0AB" w14:textId="5E775047"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Configuration attributes</w:t>
            </w:r>
          </w:p>
          <w:p w14:paraId="0FC307EB" w14:textId="64763899"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Linked products or components</w:t>
            </w:r>
          </w:p>
          <w:p w14:paraId="4A002848" w14:textId="4D3EAAF5"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Current lifecycle state</w:t>
            </w:r>
          </w:p>
          <w:p w14:paraId="22644294" w14:textId="29A976A5"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And information is read</w:t>
            </w:r>
            <w:r>
              <w:noBreakHyphen/>
            </w:r>
            <w:r w:rsidRPr="117BB036">
              <w:rPr>
                <w:rFonts w:ascii="Segoe UI" w:eastAsia="Segoe UI" w:hAnsi="Segoe UI" w:cs="Segoe UI"/>
                <w:sz w:val="21"/>
                <w:szCs w:val="21"/>
              </w:rPr>
              <w:t>only unless the user has modify permissions</w:t>
            </w:r>
          </w:p>
        </w:tc>
      </w:tr>
      <w:tr w:rsidR="117BB036" w14:paraId="6A1D6B8D"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7" w:type="dxa"/>
          </w:tcPr>
          <w:p w14:paraId="79787069" w14:textId="54A8CDE9" w:rsidR="117BB036" w:rsidRDefault="117BB036" w:rsidP="117BB036">
            <w:pPr>
              <w:pStyle w:val="ListBullet"/>
              <w:numPr>
                <w:ilvl w:val="0"/>
                <w:numId w:val="0"/>
              </w:numPr>
            </w:pPr>
            <w:r w:rsidRPr="117BB036">
              <w:rPr>
                <w:rFonts w:ascii="Aptos" w:eastAsia="Aptos" w:hAnsi="Aptos" w:cs="Aptos"/>
                <w:sz w:val="24"/>
                <w:szCs w:val="24"/>
              </w:rPr>
              <w:t>Wholesale Partner</w:t>
            </w:r>
          </w:p>
          <w:p w14:paraId="2CE5218C" w14:textId="44110C24" w:rsidR="117BB036" w:rsidRDefault="117BB036" w:rsidP="117BB036">
            <w:pPr>
              <w:pStyle w:val="ListBullet"/>
              <w:numPr>
                <w:ilvl w:val="0"/>
                <w:numId w:val="0"/>
              </w:numPr>
              <w:rPr>
                <w:rFonts w:cs="BT Curve"/>
              </w:rPr>
            </w:pPr>
          </w:p>
        </w:tc>
        <w:tc>
          <w:tcPr>
            <w:tcW w:w="2157" w:type="dxa"/>
          </w:tcPr>
          <w:p w14:paraId="47AF6FEC" w14:textId="49D547C4" w:rsidR="117BB036" w:rsidRDefault="117BB036" w:rsidP="117BB036">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to suspend a live service</w:t>
            </w:r>
          </w:p>
        </w:tc>
        <w:tc>
          <w:tcPr>
            <w:tcW w:w="2158" w:type="dxa"/>
          </w:tcPr>
          <w:p w14:paraId="70E57A0C" w14:textId="68A07E58" w:rsidR="117BB036" w:rsidRDefault="117BB036" w:rsidP="117BB036">
            <w:pPr>
              <w:pStyle w:val="ListBullet"/>
              <w:ind w:left="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service usage can be temporarily stopped when required</w:t>
            </w:r>
          </w:p>
        </w:tc>
        <w:tc>
          <w:tcPr>
            <w:tcW w:w="4245" w:type="dxa"/>
          </w:tcPr>
          <w:p w14:paraId="7E73295F" w14:textId="64BE4A2C"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Given the service is in a suspendable state</w:t>
            </w:r>
          </w:p>
          <w:p w14:paraId="5D67C580" w14:textId="6B93C4C5"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When the user requests suspension</w:t>
            </w:r>
          </w:p>
          <w:p w14:paraId="2F053C14" w14:textId="6A5A7963"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Then the request is validated against business rules</w:t>
            </w:r>
          </w:p>
          <w:p w14:paraId="21BCE699" w14:textId="3683573A"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And a suspend order is created and tracked</w:t>
            </w:r>
          </w:p>
          <w:p w14:paraId="722B5DD9" w14:textId="23F890B4"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And the service status updates to “Suspended” once completed</w:t>
            </w:r>
          </w:p>
          <w:p w14:paraId="51C7D73A" w14:textId="560D532C"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And the action is audit</w:t>
            </w:r>
            <w:r>
              <w:noBreakHyphen/>
            </w:r>
            <w:r w:rsidRPr="117BB036">
              <w:rPr>
                <w:rFonts w:ascii="Segoe UI" w:eastAsia="Segoe UI" w:hAnsi="Segoe UI" w:cs="Segoe UI"/>
                <w:sz w:val="21"/>
                <w:szCs w:val="21"/>
              </w:rPr>
              <w:t>logged</w:t>
            </w:r>
          </w:p>
        </w:tc>
      </w:tr>
      <w:tr w:rsidR="117BB036" w14:paraId="66BC1DAE"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2157" w:type="dxa"/>
          </w:tcPr>
          <w:p w14:paraId="26EFB6FB" w14:textId="54A8CDE9" w:rsidR="117BB036" w:rsidRDefault="117BB036" w:rsidP="117BB036">
            <w:pPr>
              <w:pStyle w:val="ListBullet"/>
              <w:numPr>
                <w:ilvl w:val="0"/>
                <w:numId w:val="0"/>
              </w:numPr>
            </w:pPr>
            <w:commentRangeStart w:id="842"/>
            <w:commentRangeStart w:id="843"/>
            <w:r w:rsidRPr="117BB036">
              <w:rPr>
                <w:rFonts w:ascii="Aptos" w:eastAsia="Aptos" w:hAnsi="Aptos" w:cs="Aptos"/>
                <w:sz w:val="24"/>
                <w:szCs w:val="24"/>
              </w:rPr>
              <w:t>Wholesale Partner</w:t>
            </w:r>
          </w:p>
          <w:p w14:paraId="38FDD9DE" w14:textId="0FC6B3DA" w:rsidR="117BB036" w:rsidRDefault="117BB036" w:rsidP="117BB036">
            <w:pPr>
              <w:pStyle w:val="ListBullet"/>
              <w:numPr>
                <w:ilvl w:val="0"/>
                <w:numId w:val="0"/>
              </w:numPr>
              <w:rPr>
                <w:rFonts w:cs="BT Curve"/>
              </w:rPr>
            </w:pPr>
          </w:p>
        </w:tc>
        <w:tc>
          <w:tcPr>
            <w:tcW w:w="2157" w:type="dxa"/>
          </w:tcPr>
          <w:p w14:paraId="4F355DC9" w14:textId="7F6762A5" w:rsidR="117BB036" w:rsidRDefault="117BB036" w:rsidP="117BB036">
            <w:pPr>
              <w:pStyle w:val="ListBullet"/>
              <w:ind w:left="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to resume a suspended service</w:t>
            </w:r>
          </w:p>
        </w:tc>
        <w:tc>
          <w:tcPr>
            <w:tcW w:w="2158" w:type="dxa"/>
          </w:tcPr>
          <w:p w14:paraId="2BEA7559" w14:textId="34A49D42" w:rsidR="117BB036" w:rsidRDefault="117BB036" w:rsidP="117BB036">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normal service usage can continue</w:t>
            </w:r>
          </w:p>
        </w:tc>
        <w:tc>
          <w:tcPr>
            <w:tcW w:w="4245" w:type="dxa"/>
          </w:tcPr>
          <w:p w14:paraId="0B70393D" w14:textId="3A3A788D"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Given the service is in a suspended state</w:t>
            </w:r>
          </w:p>
          <w:p w14:paraId="4A34FEFE" w14:textId="382221C2"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When the user requests resumption</w:t>
            </w:r>
          </w:p>
          <w:p w14:paraId="7A107EC1" w14:textId="22540F82"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Then the request is validated</w:t>
            </w:r>
          </w:p>
          <w:p w14:paraId="17745720" w14:textId="4D19D49E"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And a resume order is created and tracked</w:t>
            </w:r>
          </w:p>
          <w:p w14:paraId="5D15990C" w14:textId="253B33BE"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And the service status updates to “Active” upon completion</w:t>
            </w:r>
            <w:commentRangeEnd w:id="842"/>
            <w:r w:rsidR="00A97071">
              <w:rPr>
                <w:rStyle w:val="CommentReference"/>
                <w:rFonts w:ascii="Segoe UI" w:eastAsia="Segoe UI" w:hAnsi="Segoe UI" w:cs="Segoe UI"/>
                <w:sz w:val="21"/>
                <w:szCs w:val="21"/>
              </w:rPr>
              <w:commentReference w:id="842"/>
            </w:r>
            <w:commentRangeEnd w:id="843"/>
            <w:r w:rsidR="00BE6BF0">
              <w:rPr>
                <w:rStyle w:val="CommentReference"/>
                <w:rFonts w:ascii="Segoe UI" w:eastAsia="Segoe UI" w:hAnsi="Segoe UI" w:cs="Segoe UI"/>
                <w:sz w:val="21"/>
                <w:szCs w:val="21"/>
              </w:rPr>
              <w:commentReference w:id="843"/>
            </w:r>
          </w:p>
        </w:tc>
      </w:tr>
      <w:tr w:rsidR="117BB036" w14:paraId="47C20397"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7" w:type="dxa"/>
          </w:tcPr>
          <w:p w14:paraId="209363F1" w14:textId="54A8CDE9" w:rsidR="117BB036" w:rsidRDefault="117BB036" w:rsidP="117BB036">
            <w:pPr>
              <w:pStyle w:val="ListBullet"/>
              <w:numPr>
                <w:ilvl w:val="0"/>
                <w:numId w:val="0"/>
              </w:numPr>
            </w:pPr>
            <w:r w:rsidRPr="117BB036">
              <w:rPr>
                <w:rFonts w:ascii="Aptos" w:eastAsia="Aptos" w:hAnsi="Aptos" w:cs="Aptos"/>
                <w:sz w:val="24"/>
                <w:szCs w:val="24"/>
              </w:rPr>
              <w:t>Wholesale Partner</w:t>
            </w:r>
          </w:p>
          <w:p w14:paraId="29EFC13F" w14:textId="45245F70" w:rsidR="117BB036" w:rsidRDefault="117BB036" w:rsidP="117BB036">
            <w:pPr>
              <w:pStyle w:val="ListBullet"/>
              <w:numPr>
                <w:ilvl w:val="0"/>
                <w:numId w:val="0"/>
              </w:numPr>
              <w:rPr>
                <w:rFonts w:cs="BT Curve"/>
              </w:rPr>
            </w:pPr>
          </w:p>
        </w:tc>
        <w:tc>
          <w:tcPr>
            <w:tcW w:w="2157" w:type="dxa"/>
          </w:tcPr>
          <w:p w14:paraId="661C4709" w14:textId="2D992EC6" w:rsidR="117BB036" w:rsidRDefault="117BB036" w:rsidP="117BB036">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to modify an existing service</w:t>
            </w:r>
          </w:p>
        </w:tc>
        <w:tc>
          <w:tcPr>
            <w:tcW w:w="2158" w:type="dxa"/>
          </w:tcPr>
          <w:p w14:paraId="43A27FFE" w14:textId="329FFC49" w:rsidR="117BB036" w:rsidRDefault="117BB036" w:rsidP="117BB036">
            <w:pPr>
              <w:pStyle w:val="ListBullet"/>
              <w:ind w:left="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in</w:t>
            </w:r>
            <w:r>
              <w:noBreakHyphen/>
            </w:r>
            <w:r w:rsidRPr="117BB036">
              <w:rPr>
                <w:rFonts w:ascii="Segoe UI" w:eastAsia="Segoe UI" w:hAnsi="Segoe UI" w:cs="Segoe UI"/>
                <w:sz w:val="21"/>
                <w:szCs w:val="21"/>
              </w:rPr>
              <w:t>life changes can be applied digitally</w:t>
            </w:r>
          </w:p>
        </w:tc>
        <w:tc>
          <w:tcPr>
            <w:tcW w:w="4245" w:type="dxa"/>
          </w:tcPr>
          <w:p w14:paraId="3318C183" w14:textId="35ACCF1B"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Given the service supports modification</w:t>
            </w:r>
          </w:p>
          <w:p w14:paraId="4184B4C6" w14:textId="6D61B1B7"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When the user submits a modification request</w:t>
            </w:r>
          </w:p>
          <w:p w14:paraId="3D1E2B2E" w14:textId="0DB5EE55"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Then allowed changes are validated</w:t>
            </w:r>
          </w:p>
          <w:p w14:paraId="40A26BEF" w14:textId="6C09BF78"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And the modification is submitted as an order</w:t>
            </w:r>
            <w:r>
              <w:noBreakHyphen/>
            </w:r>
            <w:r w:rsidRPr="117BB036">
              <w:rPr>
                <w:rFonts w:ascii="Segoe UI" w:eastAsia="Segoe UI" w:hAnsi="Segoe UI" w:cs="Segoe UI"/>
                <w:sz w:val="21"/>
                <w:szCs w:val="21"/>
              </w:rPr>
              <w:t>based journey</w:t>
            </w:r>
          </w:p>
          <w:p w14:paraId="60BC91A9" w14:textId="5BBED68D"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And progress and outcome are visible to the user</w:t>
            </w:r>
          </w:p>
          <w:p w14:paraId="4BE701E1" w14:textId="1010683A"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And unsupported modifications are clearly blocked with guidance</w:t>
            </w:r>
          </w:p>
        </w:tc>
      </w:tr>
      <w:tr w:rsidR="117BB036" w14:paraId="5E127BEC"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2157" w:type="dxa"/>
          </w:tcPr>
          <w:p w14:paraId="6DD95FDD" w14:textId="54A8CDE9" w:rsidR="117BB036" w:rsidRDefault="117BB036" w:rsidP="117BB036">
            <w:pPr>
              <w:pStyle w:val="ListBullet"/>
              <w:numPr>
                <w:ilvl w:val="0"/>
                <w:numId w:val="0"/>
              </w:numPr>
            </w:pPr>
            <w:r w:rsidRPr="117BB036">
              <w:rPr>
                <w:rFonts w:ascii="Aptos" w:eastAsia="Aptos" w:hAnsi="Aptos" w:cs="Aptos"/>
                <w:sz w:val="24"/>
                <w:szCs w:val="24"/>
              </w:rPr>
              <w:t>Wholesale Partner</w:t>
            </w:r>
          </w:p>
          <w:p w14:paraId="64EE975F" w14:textId="7EC21CFE" w:rsidR="117BB036" w:rsidRDefault="117BB036" w:rsidP="117BB036">
            <w:pPr>
              <w:pStyle w:val="ListBullet"/>
              <w:numPr>
                <w:ilvl w:val="0"/>
                <w:numId w:val="0"/>
              </w:numPr>
              <w:rPr>
                <w:rFonts w:cs="BT Curve"/>
              </w:rPr>
            </w:pPr>
          </w:p>
        </w:tc>
        <w:tc>
          <w:tcPr>
            <w:tcW w:w="2157" w:type="dxa"/>
          </w:tcPr>
          <w:p w14:paraId="702DE38F" w14:textId="2A0B1E0A" w:rsidR="117BB036" w:rsidRDefault="117BB036" w:rsidP="117BB036">
            <w:pPr>
              <w:pStyle w:val="ListBullet"/>
              <w:ind w:left="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to cease a live service</w:t>
            </w:r>
          </w:p>
        </w:tc>
        <w:tc>
          <w:tcPr>
            <w:tcW w:w="2158" w:type="dxa"/>
          </w:tcPr>
          <w:p w14:paraId="1F5F9255" w14:textId="5F47D669" w:rsidR="117BB036" w:rsidRDefault="117BB036" w:rsidP="117BB036">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services that are no longer required can be terminated</w:t>
            </w:r>
          </w:p>
        </w:tc>
        <w:tc>
          <w:tcPr>
            <w:tcW w:w="4245" w:type="dxa"/>
          </w:tcPr>
          <w:p w14:paraId="458EEC81" w14:textId="65E4C7CC"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Given the service is in a ceasable state</w:t>
            </w:r>
          </w:p>
          <w:p w14:paraId="6D2EE71F" w14:textId="0E6855D6"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When the user requests cessation</w:t>
            </w:r>
          </w:p>
          <w:p w14:paraId="29D0800E" w14:textId="0469092A"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Then the request is validated</w:t>
            </w:r>
          </w:p>
          <w:p w14:paraId="5C38FFED" w14:textId="41D47CA4"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And a cease order is created and tracked</w:t>
            </w:r>
          </w:p>
          <w:p w14:paraId="1AF0A217" w14:textId="4FAAF19C"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And the service status updates to “Ceased” upon completion</w:t>
            </w:r>
          </w:p>
        </w:tc>
      </w:tr>
      <w:tr w:rsidR="117BB036" w14:paraId="082808D6"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7" w:type="dxa"/>
          </w:tcPr>
          <w:p w14:paraId="4FEE4A35" w14:textId="54A8CDE9" w:rsidR="117BB036" w:rsidRDefault="117BB036" w:rsidP="117BB036">
            <w:pPr>
              <w:pStyle w:val="ListBullet"/>
              <w:numPr>
                <w:ilvl w:val="0"/>
                <w:numId w:val="0"/>
              </w:numPr>
            </w:pPr>
            <w:r w:rsidRPr="117BB036">
              <w:rPr>
                <w:rFonts w:ascii="Aptos" w:eastAsia="Aptos" w:hAnsi="Aptos" w:cs="Aptos"/>
                <w:sz w:val="24"/>
                <w:szCs w:val="24"/>
              </w:rPr>
              <w:t>Wholesale Partner</w:t>
            </w:r>
          </w:p>
          <w:p w14:paraId="3F91859E" w14:textId="782E4CC7" w:rsidR="117BB036" w:rsidRDefault="117BB036" w:rsidP="117BB036">
            <w:pPr>
              <w:pStyle w:val="ListBullet"/>
              <w:numPr>
                <w:ilvl w:val="0"/>
                <w:numId w:val="0"/>
              </w:numPr>
              <w:rPr>
                <w:rFonts w:cs="BT Curve"/>
              </w:rPr>
            </w:pPr>
          </w:p>
        </w:tc>
        <w:tc>
          <w:tcPr>
            <w:tcW w:w="2157" w:type="dxa"/>
          </w:tcPr>
          <w:p w14:paraId="678A507C" w14:textId="6FF7971E" w:rsidR="117BB036" w:rsidRDefault="117BB036" w:rsidP="117BB036">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to track the progress of service changes</w:t>
            </w:r>
          </w:p>
        </w:tc>
        <w:tc>
          <w:tcPr>
            <w:tcW w:w="2158" w:type="dxa"/>
          </w:tcPr>
          <w:p w14:paraId="59ECA943" w14:textId="74B4F327" w:rsidR="117BB036" w:rsidRDefault="117BB036" w:rsidP="117BB036">
            <w:pPr>
              <w:pStyle w:val="ListBullet"/>
              <w:ind w:left="0"/>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know the current state and next steps</w:t>
            </w:r>
          </w:p>
        </w:tc>
        <w:tc>
          <w:tcPr>
            <w:tcW w:w="4245" w:type="dxa"/>
          </w:tcPr>
          <w:p w14:paraId="7500FDF7" w14:textId="70F09B58"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Given an in</w:t>
            </w:r>
            <w:r>
              <w:noBreakHyphen/>
            </w:r>
            <w:r w:rsidRPr="117BB036">
              <w:rPr>
                <w:rFonts w:ascii="Segoe UI" w:eastAsia="Segoe UI" w:hAnsi="Segoe UI" w:cs="Segoe UI"/>
                <w:sz w:val="21"/>
                <w:szCs w:val="21"/>
              </w:rPr>
              <w:t>life action has been submitted</w:t>
            </w:r>
          </w:p>
          <w:p w14:paraId="69B83B71" w14:textId="5C085619"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When the user views service status</w:t>
            </w:r>
          </w:p>
          <w:p w14:paraId="66956BCE" w14:textId="611DB08E"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Then the current lifecycle state and milestones are displayed</w:t>
            </w:r>
          </w:p>
          <w:p w14:paraId="051DC58C" w14:textId="0B8851E2"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And updates are near real</w:t>
            </w:r>
            <w:r>
              <w:noBreakHyphen/>
            </w:r>
            <w:r w:rsidRPr="117BB036">
              <w:rPr>
                <w:rFonts w:ascii="Segoe UI" w:eastAsia="Segoe UI" w:hAnsi="Segoe UI" w:cs="Segoe UI"/>
                <w:sz w:val="21"/>
                <w:szCs w:val="21"/>
              </w:rPr>
              <w:t>time where available</w:t>
            </w:r>
          </w:p>
          <w:p w14:paraId="66F00FC8" w14:textId="31F5A7E7" w:rsidR="117BB036" w:rsidRDefault="117BB036" w:rsidP="117BB036">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And any delays or failures are clearly indicated</w:t>
            </w:r>
          </w:p>
        </w:tc>
      </w:tr>
      <w:tr w:rsidR="117BB036" w14:paraId="4478FB59"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2157" w:type="dxa"/>
          </w:tcPr>
          <w:p w14:paraId="7FE11103" w14:textId="3C8D438F" w:rsidR="117BB036" w:rsidRDefault="117BB036" w:rsidP="117BB036">
            <w:pPr>
              <w:pStyle w:val="ListBullet"/>
              <w:numPr>
                <w:ilvl w:val="0"/>
                <w:numId w:val="0"/>
              </w:numPr>
            </w:pPr>
            <w:commentRangeStart w:id="844"/>
            <w:commentRangeStart w:id="845"/>
            <w:r w:rsidRPr="117BB036">
              <w:rPr>
                <w:rFonts w:ascii="Segoe UI" w:eastAsia="Segoe UI" w:hAnsi="Segoe UI" w:cs="Segoe UI"/>
                <w:sz w:val="21"/>
                <w:szCs w:val="21"/>
              </w:rPr>
              <w:t>Internal BT Agent</w:t>
            </w:r>
          </w:p>
        </w:tc>
        <w:tc>
          <w:tcPr>
            <w:tcW w:w="2157" w:type="dxa"/>
          </w:tcPr>
          <w:p w14:paraId="3AFA0A53" w14:textId="1915CC20" w:rsidR="117BB036" w:rsidRDefault="117BB036" w:rsidP="117BB036">
            <w:pPr>
              <w:pStyle w:val="ListBullet"/>
              <w:ind w:left="0"/>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to perform service management actions on behalf of partners</w:t>
            </w:r>
          </w:p>
        </w:tc>
        <w:tc>
          <w:tcPr>
            <w:tcW w:w="2158" w:type="dxa"/>
          </w:tcPr>
          <w:p w14:paraId="4F336EC7" w14:textId="0BBE625D" w:rsidR="117BB036" w:rsidRDefault="117BB036" w:rsidP="117BB036">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complex or exceptional cases can be handled</w:t>
            </w:r>
          </w:p>
        </w:tc>
        <w:tc>
          <w:tcPr>
            <w:tcW w:w="4245" w:type="dxa"/>
          </w:tcPr>
          <w:p w14:paraId="7DDFDBC4" w14:textId="74486E10"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Given the agent has appropriate permissions</w:t>
            </w:r>
          </w:p>
          <w:p w14:paraId="58C9734C" w14:textId="0005EC0C"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When the agent performs suspend, resume, modify, or cease actions</w:t>
            </w:r>
          </w:p>
          <w:p w14:paraId="581381F0" w14:textId="787EC626"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Then the same APIs and business rules apply as self</w:t>
            </w:r>
            <w:r>
              <w:noBreakHyphen/>
            </w:r>
            <w:r w:rsidRPr="117BB036">
              <w:rPr>
                <w:rFonts w:ascii="Segoe UI" w:eastAsia="Segoe UI" w:hAnsi="Segoe UI" w:cs="Segoe UI"/>
                <w:sz w:val="21"/>
                <w:szCs w:val="21"/>
              </w:rPr>
              <w:t>serve</w:t>
            </w:r>
          </w:p>
          <w:p w14:paraId="661B6B37" w14:textId="21D26CB6"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And the customer context is maintained</w:t>
            </w:r>
          </w:p>
          <w:p w14:paraId="5B3090DA" w14:textId="494EFF42"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And actions are clearly marked as assisted</w:t>
            </w:r>
          </w:p>
          <w:p w14:paraId="52F3AA0A" w14:textId="63667C35" w:rsidR="117BB036" w:rsidRDefault="117BB036" w:rsidP="117BB036">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And all actions are audit</w:t>
            </w:r>
            <w:r>
              <w:noBreakHyphen/>
            </w:r>
            <w:r w:rsidRPr="117BB036">
              <w:rPr>
                <w:rFonts w:ascii="Segoe UI" w:eastAsia="Segoe UI" w:hAnsi="Segoe UI" w:cs="Segoe UI"/>
                <w:sz w:val="21"/>
                <w:szCs w:val="21"/>
              </w:rPr>
              <w:t>logged</w:t>
            </w:r>
            <w:commentRangeEnd w:id="844"/>
            <w:r w:rsidR="001E6D7C">
              <w:rPr>
                <w:rStyle w:val="CommentReference"/>
                <w:rFonts w:ascii="Segoe UI" w:eastAsia="Segoe UI" w:hAnsi="Segoe UI" w:cs="Segoe UI"/>
                <w:sz w:val="21"/>
                <w:szCs w:val="21"/>
              </w:rPr>
              <w:commentReference w:id="844"/>
            </w:r>
            <w:commentRangeEnd w:id="845"/>
            <w:r w:rsidR="00886820">
              <w:rPr>
                <w:rStyle w:val="CommentReference"/>
                <w:rFonts w:ascii="Segoe UI" w:eastAsia="Segoe UI" w:hAnsi="Segoe UI" w:cs="Segoe UI"/>
                <w:sz w:val="21"/>
                <w:szCs w:val="21"/>
              </w:rPr>
              <w:commentReference w:id="845"/>
            </w:r>
          </w:p>
        </w:tc>
      </w:tr>
    </w:tbl>
    <w:p w14:paraId="0252AC6E" w14:textId="77777777" w:rsidR="036785DE" w:rsidRDefault="1B16746E" w:rsidP="117BB036">
      <w:pPr>
        <w:pStyle w:val="Heading2"/>
      </w:pPr>
      <w:bookmarkStart w:id="846" w:name="_Toc232667973"/>
      <w:r>
        <w:t>Faults, Diagnostics &amp; Assurance</w:t>
      </w:r>
      <w:bookmarkEnd w:id="846"/>
    </w:p>
    <w:p w14:paraId="0B178C33" w14:textId="4A68B8F1" w:rsidR="036785DE" w:rsidRDefault="44C8D82B" w:rsidP="117BB036">
      <w:pPr>
        <w:pStyle w:val="Heading3"/>
      </w:pPr>
      <w:bookmarkStart w:id="847" w:name="_Diagnostic_and_Fult"/>
      <w:bookmarkStart w:id="848" w:name="_Toc232667974"/>
      <w:r>
        <w:t xml:space="preserve">Diagnostic and </w:t>
      </w:r>
      <w:r w:rsidR="1C396652">
        <w:t>Fault</w:t>
      </w:r>
      <w:r>
        <w:t xml:space="preserve"> Management</w:t>
      </w:r>
      <w:bookmarkEnd w:id="847"/>
      <w:bookmarkEnd w:id="848"/>
    </w:p>
    <w:tbl>
      <w:tblPr>
        <w:tblStyle w:val="GridTable4-Accent4"/>
        <w:tblW w:w="0" w:type="auto"/>
        <w:tblLook w:val="04A0" w:firstRow="1" w:lastRow="0" w:firstColumn="1" w:lastColumn="0" w:noHBand="0" w:noVBand="1"/>
      </w:tblPr>
      <w:tblGrid>
        <w:gridCol w:w="2157"/>
        <w:gridCol w:w="2157"/>
        <w:gridCol w:w="2158"/>
        <w:gridCol w:w="4275"/>
      </w:tblGrid>
      <w:tr w:rsidR="117BB036" w14:paraId="506156CD"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7" w:type="dxa"/>
          </w:tcPr>
          <w:p w14:paraId="58EF808E" w14:textId="560134F3" w:rsidR="117BB036" w:rsidRDefault="117BB036" w:rsidP="117BB036">
            <w:pPr>
              <w:pStyle w:val="ListBullet"/>
              <w:numPr>
                <w:ilvl w:val="0"/>
                <w:numId w:val="0"/>
              </w:numPr>
              <w:rPr>
                <w:rFonts w:cs="BT Curve"/>
              </w:rPr>
            </w:pPr>
            <w:r w:rsidRPr="117BB036">
              <w:rPr>
                <w:rFonts w:cs="BT Curve"/>
              </w:rPr>
              <w:t>As a</w:t>
            </w:r>
          </w:p>
        </w:tc>
        <w:tc>
          <w:tcPr>
            <w:tcW w:w="2157" w:type="dxa"/>
          </w:tcPr>
          <w:p w14:paraId="170E12A8" w14:textId="0759226D"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I want to</w:t>
            </w:r>
          </w:p>
        </w:tc>
        <w:tc>
          <w:tcPr>
            <w:tcW w:w="2158" w:type="dxa"/>
          </w:tcPr>
          <w:p w14:paraId="7B5F13F6" w14:textId="018A626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So that</w:t>
            </w:r>
          </w:p>
        </w:tc>
        <w:tc>
          <w:tcPr>
            <w:tcW w:w="4275" w:type="dxa"/>
          </w:tcPr>
          <w:p w14:paraId="3413B58E" w14:textId="34EDC2BD"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Acceptance criteria</w:t>
            </w:r>
          </w:p>
        </w:tc>
      </w:tr>
      <w:tr w:rsidR="117BB036" w14:paraId="5AE80B9D"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7" w:type="dxa"/>
          </w:tcPr>
          <w:p w14:paraId="2D7FACC0" w14:textId="54A8CDE9" w:rsidR="117BB036" w:rsidRDefault="117BB036" w:rsidP="117BB036">
            <w:pPr>
              <w:pStyle w:val="ListBullet"/>
              <w:numPr>
                <w:ilvl w:val="0"/>
                <w:numId w:val="0"/>
              </w:numPr>
            </w:pPr>
            <w:r w:rsidRPr="117BB036">
              <w:rPr>
                <w:rFonts w:ascii="Aptos" w:eastAsia="Aptos" w:hAnsi="Aptos" w:cs="Aptos"/>
                <w:sz w:val="24"/>
                <w:szCs w:val="24"/>
              </w:rPr>
              <w:t>Wholesale Partner</w:t>
            </w:r>
          </w:p>
          <w:p w14:paraId="10037E5D" w14:textId="7914CC15" w:rsidR="117BB036" w:rsidRDefault="117BB036" w:rsidP="117BB036">
            <w:pPr>
              <w:pStyle w:val="ListBullet"/>
              <w:numPr>
                <w:ilvl w:val="0"/>
                <w:numId w:val="0"/>
              </w:numPr>
              <w:rPr>
                <w:rFonts w:cs="BT Curve"/>
              </w:rPr>
            </w:pPr>
          </w:p>
        </w:tc>
        <w:tc>
          <w:tcPr>
            <w:tcW w:w="2157" w:type="dxa"/>
          </w:tcPr>
          <w:p w14:paraId="34C5A87A" w14:textId="539B7263" w:rsidR="117BB036" w:rsidRDefault="117BB036" w:rsidP="117BB036">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117BB036">
              <w:rPr>
                <w:rFonts w:ascii="Aptos" w:eastAsia="Aptos" w:hAnsi="Aptos" w:cs="Aptos"/>
                <w:sz w:val="24"/>
                <w:szCs w:val="24"/>
              </w:rPr>
              <w:t>to run diagnostics on a service</w:t>
            </w:r>
          </w:p>
        </w:tc>
        <w:tc>
          <w:tcPr>
            <w:tcW w:w="2158" w:type="dxa"/>
          </w:tcPr>
          <w:p w14:paraId="5ED49BBC" w14:textId="61AD8FFA" w:rsidR="117BB036" w:rsidRDefault="117BB036" w:rsidP="117BB036">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117BB036">
              <w:rPr>
                <w:rFonts w:ascii="Aptos" w:eastAsia="Aptos" w:hAnsi="Aptos" w:cs="Aptos"/>
                <w:sz w:val="24"/>
                <w:szCs w:val="24"/>
              </w:rPr>
              <w:t>I can identify issues before raising a fault</w:t>
            </w:r>
          </w:p>
        </w:tc>
        <w:tc>
          <w:tcPr>
            <w:tcW w:w="4275" w:type="dxa"/>
          </w:tcPr>
          <w:p w14:paraId="31DF1AC5" w14:textId="3F0953FC"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Given the user is authenticated and authorised</w:t>
            </w:r>
          </w:p>
          <w:p w14:paraId="59EE4CAE" w14:textId="015AEB3C"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And a service exists in inventory</w:t>
            </w:r>
          </w:p>
          <w:p w14:paraId="56377250" w14:textId="1ED0A963"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When the user initiates diagnostics</w:t>
            </w:r>
          </w:p>
          <w:p w14:paraId="0411FB3C" w14:textId="6F77A8E1"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Then diagnostic tests are executed via standard APIs</w:t>
            </w:r>
          </w:p>
          <w:p w14:paraId="39D85C3E" w14:textId="0054BDC2"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And results are displayed clearly (pass, fail, degraded)</w:t>
            </w:r>
          </w:p>
          <w:p w14:paraId="7444E522" w14:textId="2EA24D78"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And guidance is provided on next steps based on results</w:t>
            </w:r>
          </w:p>
        </w:tc>
      </w:tr>
      <w:tr w:rsidR="117BB036" w14:paraId="291FC1E5"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2157" w:type="dxa"/>
          </w:tcPr>
          <w:p w14:paraId="400E4914" w14:textId="54A8CDE9" w:rsidR="117BB036" w:rsidRDefault="117BB036" w:rsidP="117BB036">
            <w:pPr>
              <w:pStyle w:val="ListBullet"/>
              <w:numPr>
                <w:ilvl w:val="0"/>
                <w:numId w:val="0"/>
              </w:numPr>
            </w:pPr>
            <w:r w:rsidRPr="117BB036">
              <w:rPr>
                <w:rFonts w:ascii="Aptos" w:eastAsia="Aptos" w:hAnsi="Aptos" w:cs="Aptos"/>
                <w:sz w:val="24"/>
                <w:szCs w:val="24"/>
              </w:rPr>
              <w:t>Wholesale Partner</w:t>
            </w:r>
          </w:p>
          <w:p w14:paraId="2B464E2F" w14:textId="33CA5760" w:rsidR="117BB036" w:rsidRDefault="117BB036" w:rsidP="117BB036">
            <w:pPr>
              <w:pStyle w:val="ListBullet"/>
              <w:numPr>
                <w:ilvl w:val="0"/>
                <w:numId w:val="0"/>
              </w:numPr>
              <w:rPr>
                <w:rFonts w:cs="BT Curve"/>
              </w:rPr>
            </w:pPr>
          </w:p>
        </w:tc>
        <w:tc>
          <w:tcPr>
            <w:tcW w:w="2157" w:type="dxa"/>
          </w:tcPr>
          <w:p w14:paraId="3F197444" w14:textId="586EBAD5" w:rsidR="117BB036" w:rsidRDefault="117BB036" w:rsidP="117BB036">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117BB036">
              <w:rPr>
                <w:rFonts w:ascii="Aptos" w:eastAsia="Aptos" w:hAnsi="Aptos" w:cs="Aptos"/>
                <w:sz w:val="24"/>
                <w:szCs w:val="24"/>
              </w:rPr>
              <w:t>to view previous diagnostic results</w:t>
            </w:r>
          </w:p>
        </w:tc>
        <w:tc>
          <w:tcPr>
            <w:tcW w:w="2158" w:type="dxa"/>
          </w:tcPr>
          <w:p w14:paraId="7A87A6B5" w14:textId="42A2352C" w:rsidR="117BB036" w:rsidRDefault="117BB036" w:rsidP="117BB036">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117BB036">
              <w:rPr>
                <w:rFonts w:ascii="Aptos" w:eastAsia="Aptos" w:hAnsi="Aptos" w:cs="Aptos"/>
                <w:sz w:val="24"/>
                <w:szCs w:val="24"/>
              </w:rPr>
              <w:t>I can understand recurring or ongoing issues</w:t>
            </w:r>
          </w:p>
        </w:tc>
        <w:tc>
          <w:tcPr>
            <w:tcW w:w="4275" w:type="dxa"/>
          </w:tcPr>
          <w:p w14:paraId="44CAF1AC" w14:textId="5547F8C2"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Given diagnostics have been run previously</w:t>
            </w:r>
          </w:p>
          <w:p w14:paraId="2ED86011" w14:textId="7C146E97"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When the user views diagnostic history</w:t>
            </w:r>
          </w:p>
          <w:p w14:paraId="0805636A" w14:textId="25111762"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Then historical test results are displayed with timestamps</w:t>
            </w:r>
          </w:p>
          <w:p w14:paraId="0C1F65D1" w14:textId="1FAA42E5"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And results are linked to the relevant service</w:t>
            </w:r>
          </w:p>
        </w:tc>
      </w:tr>
      <w:tr w:rsidR="117BB036" w14:paraId="63675693"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7" w:type="dxa"/>
          </w:tcPr>
          <w:p w14:paraId="01D16C1D" w14:textId="54A8CDE9" w:rsidR="117BB036" w:rsidRDefault="117BB036" w:rsidP="117BB036">
            <w:pPr>
              <w:pStyle w:val="ListBullet"/>
              <w:numPr>
                <w:ilvl w:val="0"/>
                <w:numId w:val="0"/>
              </w:numPr>
            </w:pPr>
            <w:r w:rsidRPr="117BB036">
              <w:rPr>
                <w:rFonts w:ascii="Aptos" w:eastAsia="Aptos" w:hAnsi="Aptos" w:cs="Aptos"/>
                <w:sz w:val="24"/>
                <w:szCs w:val="24"/>
              </w:rPr>
              <w:t>Wholesale Partner</w:t>
            </w:r>
          </w:p>
          <w:p w14:paraId="5A183FA1" w14:textId="2EA3BA5C" w:rsidR="117BB036" w:rsidRDefault="117BB036" w:rsidP="117BB036">
            <w:pPr>
              <w:pStyle w:val="ListBullet"/>
              <w:numPr>
                <w:ilvl w:val="0"/>
                <w:numId w:val="0"/>
              </w:numPr>
              <w:rPr>
                <w:rFonts w:cs="BT Curve"/>
              </w:rPr>
            </w:pPr>
          </w:p>
        </w:tc>
        <w:tc>
          <w:tcPr>
            <w:tcW w:w="2157" w:type="dxa"/>
          </w:tcPr>
          <w:p w14:paraId="389050F1" w14:textId="26CE261D" w:rsidR="117BB036" w:rsidRDefault="117BB036" w:rsidP="117BB036">
            <w:pPr>
              <w:pStyle w:val="ListBullet"/>
              <w:ind w:left="0"/>
              <w:cnfStyle w:val="000000100000" w:firstRow="0" w:lastRow="0" w:firstColumn="0" w:lastColumn="0" w:oddVBand="0" w:evenVBand="0" w:oddHBand="1" w:evenHBand="0" w:firstRowFirstColumn="0" w:firstRowLastColumn="0" w:lastRowFirstColumn="0" w:lastRowLastColumn="0"/>
            </w:pPr>
            <w:r w:rsidRPr="117BB036">
              <w:rPr>
                <w:rFonts w:ascii="Aptos" w:eastAsia="Aptos" w:hAnsi="Aptos" w:cs="Aptos"/>
                <w:sz w:val="24"/>
                <w:szCs w:val="24"/>
              </w:rPr>
              <w:t>to raise a fault against a service</w:t>
            </w:r>
          </w:p>
        </w:tc>
        <w:tc>
          <w:tcPr>
            <w:tcW w:w="2158" w:type="dxa"/>
          </w:tcPr>
          <w:p w14:paraId="4B3B292D" w14:textId="3761EBF0" w:rsidR="117BB036" w:rsidRDefault="117BB036" w:rsidP="117BB036">
            <w:pPr>
              <w:pStyle w:val="ListBullet"/>
              <w:ind w:left="0"/>
              <w:cnfStyle w:val="000000100000" w:firstRow="0" w:lastRow="0" w:firstColumn="0" w:lastColumn="0" w:oddVBand="0" w:evenVBand="0" w:oddHBand="1" w:evenHBand="0" w:firstRowFirstColumn="0" w:firstRowLastColumn="0" w:lastRowFirstColumn="0" w:lastRowLastColumn="0"/>
            </w:pPr>
            <w:r w:rsidRPr="117BB036">
              <w:rPr>
                <w:rFonts w:ascii="Aptos" w:eastAsia="Aptos" w:hAnsi="Aptos" w:cs="Aptos"/>
                <w:sz w:val="24"/>
                <w:szCs w:val="24"/>
              </w:rPr>
              <w:t>issues can be investigated and resolved</w:t>
            </w:r>
          </w:p>
        </w:tc>
        <w:tc>
          <w:tcPr>
            <w:tcW w:w="4275" w:type="dxa"/>
          </w:tcPr>
          <w:p w14:paraId="1B6D3597" w14:textId="5E878FFC"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Given a service exists and the user has permission</w:t>
            </w:r>
          </w:p>
          <w:p w14:paraId="59D14948" w14:textId="490DCDFD"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When the user raises a fault</w:t>
            </w:r>
          </w:p>
          <w:p w14:paraId="6BDD87C0" w14:textId="6AC0A061"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 xml:space="preserve">Then fault details are captured, including: </w:t>
            </w:r>
          </w:p>
          <w:p w14:paraId="0E6957DF" w14:textId="1FE46FCC"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Service reference</w:t>
            </w:r>
          </w:p>
          <w:p w14:paraId="6C3A1562" w14:textId="596DB4F2"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Issue category</w:t>
            </w:r>
          </w:p>
          <w:p w14:paraId="615355C9" w14:textId="3FE01C02"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Description</w:t>
            </w:r>
          </w:p>
          <w:p w14:paraId="776F3B6A" w14:textId="1013407A"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And the fault is created in the integrated fault management system</w:t>
            </w:r>
          </w:p>
          <w:p w14:paraId="768EEF8D" w14:textId="46898777"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And a fault reference ID is returned and displayed</w:t>
            </w:r>
          </w:p>
          <w:p w14:paraId="44E77CFC" w14:textId="6EC803E5"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And the fault is linked to the service inventory</w:t>
            </w:r>
          </w:p>
        </w:tc>
      </w:tr>
      <w:tr w:rsidR="117BB036" w14:paraId="4EC877DA"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2157" w:type="dxa"/>
          </w:tcPr>
          <w:p w14:paraId="302BA119" w14:textId="54A8CDE9" w:rsidR="117BB036" w:rsidRDefault="117BB036" w:rsidP="117BB036">
            <w:pPr>
              <w:pStyle w:val="ListBullet"/>
              <w:numPr>
                <w:ilvl w:val="0"/>
                <w:numId w:val="0"/>
              </w:numPr>
            </w:pPr>
            <w:r w:rsidRPr="117BB036">
              <w:rPr>
                <w:rFonts w:ascii="Aptos" w:eastAsia="Aptos" w:hAnsi="Aptos" w:cs="Aptos"/>
                <w:sz w:val="24"/>
                <w:szCs w:val="24"/>
              </w:rPr>
              <w:t>Wholesale Partner</w:t>
            </w:r>
          </w:p>
          <w:p w14:paraId="63B8D947" w14:textId="68B9DCB9" w:rsidR="117BB036" w:rsidRDefault="117BB036" w:rsidP="117BB036">
            <w:pPr>
              <w:pStyle w:val="ListBullet"/>
              <w:numPr>
                <w:ilvl w:val="0"/>
                <w:numId w:val="0"/>
              </w:numPr>
              <w:rPr>
                <w:rFonts w:cs="BT Curve"/>
              </w:rPr>
            </w:pPr>
          </w:p>
        </w:tc>
        <w:tc>
          <w:tcPr>
            <w:tcW w:w="2157" w:type="dxa"/>
          </w:tcPr>
          <w:p w14:paraId="32A9B197" w14:textId="07E453A2" w:rsidR="117BB036" w:rsidRDefault="117BB036" w:rsidP="117BB036">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117BB036">
              <w:rPr>
                <w:rFonts w:ascii="Aptos" w:eastAsia="Aptos" w:hAnsi="Aptos" w:cs="Aptos"/>
                <w:sz w:val="24"/>
                <w:szCs w:val="24"/>
              </w:rPr>
              <w:t>be guided before raising a fault</w:t>
            </w:r>
          </w:p>
        </w:tc>
        <w:tc>
          <w:tcPr>
            <w:tcW w:w="2158" w:type="dxa"/>
          </w:tcPr>
          <w:p w14:paraId="67E6979E" w14:textId="02FD7C0E" w:rsidR="117BB036" w:rsidRDefault="117BB036" w:rsidP="117BB036">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117BB036">
              <w:rPr>
                <w:rFonts w:ascii="Aptos" w:eastAsia="Aptos" w:hAnsi="Aptos" w:cs="Aptos"/>
                <w:sz w:val="24"/>
                <w:szCs w:val="24"/>
              </w:rPr>
              <w:t>duplicate or invalid faults are avoided</w:t>
            </w:r>
          </w:p>
        </w:tc>
        <w:tc>
          <w:tcPr>
            <w:tcW w:w="4275" w:type="dxa"/>
          </w:tcPr>
          <w:p w14:paraId="3B119567" w14:textId="3DF47276"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Given diagnostics or known issues exist</w:t>
            </w:r>
          </w:p>
          <w:p w14:paraId="2B954C4D" w14:textId="6B3F2228"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When the user attempts to raise a fault</w:t>
            </w:r>
          </w:p>
          <w:p w14:paraId="790CA28B" w14:textId="152D01BC"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 xml:space="preserve">Then the system highlights: </w:t>
            </w:r>
          </w:p>
          <w:p w14:paraId="268B040F" w14:textId="42779902"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Existing open faults</w:t>
            </w:r>
          </w:p>
          <w:p w14:paraId="0C8A6853" w14:textId="4F390338"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Known incidents or outages</w:t>
            </w:r>
          </w:p>
          <w:p w14:paraId="6B934C20" w14:textId="0650D2A3"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And guidance is provided on whether to proceed</w:t>
            </w:r>
          </w:p>
        </w:tc>
      </w:tr>
      <w:tr w:rsidR="117BB036" w14:paraId="4023DBC6"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7" w:type="dxa"/>
          </w:tcPr>
          <w:p w14:paraId="2E35D903" w14:textId="54A8CDE9" w:rsidR="117BB036" w:rsidRDefault="117BB036" w:rsidP="117BB036">
            <w:pPr>
              <w:pStyle w:val="ListBullet"/>
              <w:numPr>
                <w:ilvl w:val="0"/>
                <w:numId w:val="0"/>
              </w:numPr>
            </w:pPr>
            <w:r w:rsidRPr="117BB036">
              <w:rPr>
                <w:rFonts w:ascii="Aptos" w:eastAsia="Aptos" w:hAnsi="Aptos" w:cs="Aptos"/>
                <w:sz w:val="24"/>
                <w:szCs w:val="24"/>
              </w:rPr>
              <w:t>Wholesale Partner</w:t>
            </w:r>
          </w:p>
          <w:p w14:paraId="2FF6479E" w14:textId="0DB68852" w:rsidR="117BB036" w:rsidRDefault="117BB036" w:rsidP="117BB036">
            <w:pPr>
              <w:pStyle w:val="ListBullet"/>
              <w:numPr>
                <w:ilvl w:val="0"/>
                <w:numId w:val="0"/>
              </w:numPr>
              <w:rPr>
                <w:rFonts w:cs="BT Curve"/>
              </w:rPr>
            </w:pPr>
          </w:p>
        </w:tc>
        <w:tc>
          <w:tcPr>
            <w:tcW w:w="2157" w:type="dxa"/>
          </w:tcPr>
          <w:p w14:paraId="582260CC" w14:textId="7E2429B1" w:rsidR="117BB036" w:rsidRDefault="117BB036" w:rsidP="117BB036">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117BB036">
              <w:rPr>
                <w:rFonts w:ascii="Aptos" w:eastAsia="Aptos" w:hAnsi="Aptos" w:cs="Aptos"/>
                <w:sz w:val="24"/>
                <w:szCs w:val="24"/>
              </w:rPr>
              <w:t>view fault details and current status</w:t>
            </w:r>
          </w:p>
        </w:tc>
        <w:tc>
          <w:tcPr>
            <w:tcW w:w="2158" w:type="dxa"/>
          </w:tcPr>
          <w:p w14:paraId="70C07747" w14:textId="00B68958" w:rsidR="117BB036" w:rsidRDefault="117BB036" w:rsidP="117BB036">
            <w:pPr>
              <w:pStyle w:val="ListBullet"/>
              <w:ind w:left="0"/>
              <w:cnfStyle w:val="000000100000" w:firstRow="0" w:lastRow="0" w:firstColumn="0" w:lastColumn="0" w:oddVBand="0" w:evenVBand="0" w:oddHBand="1" w:evenHBand="0" w:firstRowFirstColumn="0" w:firstRowLastColumn="0" w:lastRowFirstColumn="0" w:lastRowLastColumn="0"/>
            </w:pPr>
            <w:r w:rsidRPr="117BB036">
              <w:rPr>
                <w:rFonts w:ascii="Aptos" w:eastAsia="Aptos" w:hAnsi="Aptos" w:cs="Aptos"/>
                <w:sz w:val="24"/>
                <w:szCs w:val="24"/>
              </w:rPr>
              <w:t>I understand progress and expected resolution</w:t>
            </w:r>
          </w:p>
        </w:tc>
        <w:tc>
          <w:tcPr>
            <w:tcW w:w="4275" w:type="dxa"/>
          </w:tcPr>
          <w:p w14:paraId="306E56DE" w14:textId="4E39B463"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Given a fault exists</w:t>
            </w:r>
          </w:p>
          <w:p w14:paraId="0ADBD94F" w14:textId="6225D999"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When the user views fault details</w:t>
            </w:r>
          </w:p>
          <w:p w14:paraId="22598103" w14:textId="5972B1A0"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 xml:space="preserve">Then the following are displayed: </w:t>
            </w:r>
          </w:p>
          <w:p w14:paraId="7500EBE1" w14:textId="752E22ED"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Fault reference</w:t>
            </w:r>
          </w:p>
          <w:p w14:paraId="3686EE94" w14:textId="70CD5DCB"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Current status</w:t>
            </w:r>
          </w:p>
          <w:p w14:paraId="00B75C2F" w14:textId="0BD6C04E"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SLA / target resolution (where available)</w:t>
            </w:r>
          </w:p>
          <w:p w14:paraId="345F63E0" w14:textId="59AA1B9A"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Last update timestamp</w:t>
            </w:r>
          </w:p>
        </w:tc>
      </w:tr>
      <w:tr w:rsidR="117BB036" w14:paraId="506BB5F8"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2157" w:type="dxa"/>
          </w:tcPr>
          <w:p w14:paraId="62F0A5C7" w14:textId="54A8CDE9" w:rsidR="117BB036" w:rsidRDefault="117BB036" w:rsidP="117BB036">
            <w:pPr>
              <w:pStyle w:val="ListBullet"/>
              <w:numPr>
                <w:ilvl w:val="0"/>
                <w:numId w:val="0"/>
              </w:numPr>
            </w:pPr>
            <w:r w:rsidRPr="117BB036">
              <w:rPr>
                <w:rFonts w:ascii="Aptos" w:eastAsia="Aptos" w:hAnsi="Aptos" w:cs="Aptos"/>
                <w:sz w:val="24"/>
                <w:szCs w:val="24"/>
              </w:rPr>
              <w:t>Wholesale Partner</w:t>
            </w:r>
          </w:p>
          <w:p w14:paraId="74C486FD" w14:textId="58F7EAD5" w:rsidR="117BB036" w:rsidRDefault="117BB036" w:rsidP="117BB036">
            <w:pPr>
              <w:pStyle w:val="ListBullet"/>
              <w:numPr>
                <w:ilvl w:val="0"/>
                <w:numId w:val="0"/>
              </w:numPr>
              <w:rPr>
                <w:rFonts w:ascii="Aptos" w:eastAsia="Aptos" w:hAnsi="Aptos" w:cs="Aptos"/>
                <w:sz w:val="24"/>
                <w:szCs w:val="24"/>
              </w:rPr>
            </w:pPr>
          </w:p>
        </w:tc>
        <w:tc>
          <w:tcPr>
            <w:tcW w:w="2157" w:type="dxa"/>
          </w:tcPr>
          <w:p w14:paraId="0B3CFE4E" w14:textId="27E1433B" w:rsidR="117BB036" w:rsidRDefault="117BB036" w:rsidP="117BB036">
            <w:pPr>
              <w:pStyle w:val="ListBullet"/>
              <w:ind w:left="0"/>
              <w:cnfStyle w:val="000000000000" w:firstRow="0" w:lastRow="0" w:firstColumn="0" w:lastColumn="0" w:oddVBand="0" w:evenVBand="0" w:oddHBand="0" w:evenHBand="0" w:firstRowFirstColumn="0" w:firstRowLastColumn="0" w:lastRowFirstColumn="0" w:lastRowLastColumn="0"/>
            </w:pPr>
            <w:r w:rsidRPr="117BB036">
              <w:rPr>
                <w:rFonts w:ascii="Aptos" w:eastAsia="Aptos" w:hAnsi="Aptos" w:cs="Aptos"/>
                <w:sz w:val="24"/>
                <w:szCs w:val="24"/>
              </w:rPr>
              <w:t>to update a fault with additional information</w:t>
            </w:r>
          </w:p>
        </w:tc>
        <w:tc>
          <w:tcPr>
            <w:tcW w:w="2158" w:type="dxa"/>
          </w:tcPr>
          <w:p w14:paraId="4D28E9E4" w14:textId="64E3B7E3" w:rsidR="117BB036" w:rsidRDefault="117BB036" w:rsidP="117BB036">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117BB036">
              <w:rPr>
                <w:rFonts w:ascii="Aptos" w:eastAsia="Aptos" w:hAnsi="Aptos" w:cs="Aptos"/>
                <w:sz w:val="24"/>
                <w:szCs w:val="24"/>
              </w:rPr>
              <w:t>resolution is not delayed</w:t>
            </w:r>
          </w:p>
        </w:tc>
        <w:tc>
          <w:tcPr>
            <w:tcW w:w="4275" w:type="dxa"/>
          </w:tcPr>
          <w:p w14:paraId="584513C8" w14:textId="675E64D2"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Given a fault is in an updatable state</w:t>
            </w:r>
          </w:p>
          <w:p w14:paraId="2179464A" w14:textId="52490860"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When the user adds comments or attachments</w:t>
            </w:r>
          </w:p>
          <w:p w14:paraId="7B5FCB63" w14:textId="333EE60D"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Then updates are sent to the backend fault system</w:t>
            </w:r>
          </w:p>
          <w:p w14:paraId="4EC9648B" w14:textId="30B7EFBE"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And the update is reflected in fault history</w:t>
            </w:r>
          </w:p>
          <w:p w14:paraId="00CD238F" w14:textId="0BC59FA5"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And the user sees confirmation of the update</w:t>
            </w:r>
          </w:p>
        </w:tc>
      </w:tr>
      <w:tr w:rsidR="117BB036" w14:paraId="763A5217"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7" w:type="dxa"/>
          </w:tcPr>
          <w:p w14:paraId="47B0B5FB" w14:textId="54A8CDE9" w:rsidR="117BB036" w:rsidRDefault="117BB036" w:rsidP="117BB036">
            <w:pPr>
              <w:pStyle w:val="ListBullet"/>
              <w:numPr>
                <w:ilvl w:val="0"/>
                <w:numId w:val="0"/>
              </w:numPr>
            </w:pPr>
            <w:r w:rsidRPr="117BB036">
              <w:rPr>
                <w:rFonts w:ascii="Aptos" w:eastAsia="Aptos" w:hAnsi="Aptos" w:cs="Aptos"/>
                <w:sz w:val="24"/>
                <w:szCs w:val="24"/>
              </w:rPr>
              <w:t>Wholesale Partner</w:t>
            </w:r>
          </w:p>
          <w:p w14:paraId="1F4CCBF0" w14:textId="01F7A409" w:rsidR="117BB036" w:rsidRDefault="117BB036" w:rsidP="117BB036">
            <w:pPr>
              <w:pStyle w:val="ListBullet"/>
              <w:numPr>
                <w:ilvl w:val="0"/>
                <w:numId w:val="0"/>
              </w:numPr>
              <w:rPr>
                <w:rFonts w:ascii="Aptos" w:eastAsia="Aptos" w:hAnsi="Aptos" w:cs="Aptos"/>
                <w:sz w:val="24"/>
                <w:szCs w:val="24"/>
              </w:rPr>
            </w:pPr>
          </w:p>
        </w:tc>
        <w:tc>
          <w:tcPr>
            <w:tcW w:w="2157" w:type="dxa"/>
          </w:tcPr>
          <w:p w14:paraId="115E6ADE" w14:textId="071487C5" w:rsidR="117BB036" w:rsidRDefault="117BB036" w:rsidP="117BB036">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117BB036">
              <w:rPr>
                <w:rFonts w:ascii="Aptos" w:eastAsia="Aptos" w:hAnsi="Aptos" w:cs="Aptos"/>
                <w:sz w:val="24"/>
                <w:szCs w:val="24"/>
              </w:rPr>
              <w:t>track fault resolution progress in real time</w:t>
            </w:r>
          </w:p>
        </w:tc>
        <w:tc>
          <w:tcPr>
            <w:tcW w:w="2158" w:type="dxa"/>
          </w:tcPr>
          <w:p w14:paraId="36D70CD0" w14:textId="400DA8A4" w:rsidR="117BB036" w:rsidRDefault="117BB036" w:rsidP="117BB036">
            <w:pPr>
              <w:pStyle w:val="ListBullet"/>
              <w:ind w:left="0"/>
              <w:cnfStyle w:val="000000100000" w:firstRow="0" w:lastRow="0" w:firstColumn="0" w:lastColumn="0" w:oddVBand="0" w:evenVBand="0" w:oddHBand="1" w:evenHBand="0" w:firstRowFirstColumn="0" w:firstRowLastColumn="0" w:lastRowFirstColumn="0" w:lastRowLastColumn="0"/>
            </w:pPr>
            <w:r w:rsidRPr="117BB036">
              <w:rPr>
                <w:rFonts w:ascii="Aptos" w:eastAsia="Aptos" w:hAnsi="Aptos" w:cs="Aptos"/>
                <w:sz w:val="24"/>
                <w:szCs w:val="24"/>
              </w:rPr>
              <w:t>I can manage expectations with my end customers</w:t>
            </w:r>
          </w:p>
        </w:tc>
        <w:tc>
          <w:tcPr>
            <w:tcW w:w="4275" w:type="dxa"/>
          </w:tcPr>
          <w:p w14:paraId="62D36EE4" w14:textId="3E3C30AA"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Given a fault is open</w:t>
            </w:r>
          </w:p>
          <w:p w14:paraId="78FCF630" w14:textId="6E731096"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When the user views fault progress</w:t>
            </w:r>
          </w:p>
          <w:p w14:paraId="08ABFBFF" w14:textId="2D1F1F29"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Then status updates and milestones are displayed</w:t>
            </w:r>
          </w:p>
          <w:p w14:paraId="28CA7596" w14:textId="67A73C88" w:rsidR="117BB036" w:rsidRDefault="00A269F9"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Pr>
                <w:rFonts w:ascii="Aptos" w:eastAsia="Aptos" w:hAnsi="Aptos" w:cs="Aptos"/>
                <w:sz w:val="24"/>
                <w:szCs w:val="24"/>
              </w:rPr>
              <w:t>17</w:t>
            </w:r>
            <w:r w:rsidR="117BB036" w:rsidRPr="117BB036">
              <w:rPr>
                <w:rFonts w:ascii="Aptos" w:eastAsia="Aptos" w:hAnsi="Aptos" w:cs="Aptos"/>
                <w:sz w:val="24"/>
                <w:szCs w:val="24"/>
              </w:rPr>
              <w:t>And delays or changes are clearly indicated</w:t>
            </w:r>
          </w:p>
          <w:p w14:paraId="4A089638" w14:textId="0BF09D10"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And notifications are provided where applicable</w:t>
            </w:r>
          </w:p>
        </w:tc>
      </w:tr>
      <w:tr w:rsidR="117BB036" w14:paraId="6255A89D"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2157" w:type="dxa"/>
          </w:tcPr>
          <w:p w14:paraId="71578518" w14:textId="54A8CDE9" w:rsidR="117BB036" w:rsidRDefault="117BB036" w:rsidP="117BB036">
            <w:pPr>
              <w:pStyle w:val="ListBullet"/>
              <w:numPr>
                <w:ilvl w:val="0"/>
                <w:numId w:val="0"/>
              </w:numPr>
            </w:pPr>
            <w:r w:rsidRPr="117BB036">
              <w:rPr>
                <w:rFonts w:ascii="Aptos" w:eastAsia="Aptos" w:hAnsi="Aptos" w:cs="Aptos"/>
                <w:sz w:val="24"/>
                <w:szCs w:val="24"/>
              </w:rPr>
              <w:t>Wholesale Partner</w:t>
            </w:r>
          </w:p>
          <w:p w14:paraId="002AA710" w14:textId="69890958" w:rsidR="117BB036" w:rsidRDefault="117BB036" w:rsidP="117BB036">
            <w:pPr>
              <w:pStyle w:val="ListBullet"/>
              <w:numPr>
                <w:ilvl w:val="0"/>
                <w:numId w:val="0"/>
              </w:numPr>
              <w:rPr>
                <w:rFonts w:ascii="Aptos" w:eastAsia="Aptos" w:hAnsi="Aptos" w:cs="Aptos"/>
                <w:sz w:val="24"/>
                <w:szCs w:val="24"/>
              </w:rPr>
            </w:pPr>
          </w:p>
        </w:tc>
        <w:tc>
          <w:tcPr>
            <w:tcW w:w="2157" w:type="dxa"/>
          </w:tcPr>
          <w:p w14:paraId="49710EF0" w14:textId="23379CD9" w:rsidR="117BB036" w:rsidRDefault="117BB036" w:rsidP="117BB036">
            <w:pPr>
              <w:pStyle w:val="ListBullet"/>
              <w:ind w:left="0"/>
              <w:cnfStyle w:val="000000000000" w:firstRow="0" w:lastRow="0" w:firstColumn="0" w:lastColumn="0" w:oddVBand="0" w:evenVBand="0" w:oddHBand="0" w:evenHBand="0" w:firstRowFirstColumn="0" w:firstRowLastColumn="0" w:lastRowFirstColumn="0" w:lastRowLastColumn="0"/>
            </w:pPr>
            <w:r w:rsidRPr="117BB036">
              <w:rPr>
                <w:rFonts w:ascii="Aptos" w:eastAsia="Aptos" w:hAnsi="Aptos" w:cs="Aptos"/>
                <w:sz w:val="24"/>
                <w:szCs w:val="24"/>
              </w:rPr>
              <w:t>view resolved and closed faults</w:t>
            </w:r>
          </w:p>
        </w:tc>
        <w:tc>
          <w:tcPr>
            <w:tcW w:w="2158" w:type="dxa"/>
          </w:tcPr>
          <w:p w14:paraId="303A4A9D" w14:textId="3370B830" w:rsidR="117BB036" w:rsidRDefault="117BB036" w:rsidP="117BB036">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117BB036">
              <w:rPr>
                <w:rFonts w:ascii="Aptos" w:eastAsia="Aptos" w:hAnsi="Aptos" w:cs="Aptos"/>
                <w:sz w:val="24"/>
                <w:szCs w:val="24"/>
              </w:rPr>
              <w:t>I have historical visibility</w:t>
            </w:r>
          </w:p>
        </w:tc>
        <w:tc>
          <w:tcPr>
            <w:tcW w:w="4275" w:type="dxa"/>
          </w:tcPr>
          <w:p w14:paraId="6393580D" w14:textId="49E6230F"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Given faults have been resolved or closed</w:t>
            </w:r>
          </w:p>
          <w:p w14:paraId="0234EA76" w14:textId="289D0897"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When the user views fault history</w:t>
            </w:r>
          </w:p>
          <w:p w14:paraId="6155CB4C" w14:textId="1352F0F4"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 xml:space="preserve">Then closed faults are listed with: </w:t>
            </w:r>
          </w:p>
          <w:p w14:paraId="033E35C7" w14:textId="4357B1E0"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Resolution summary</w:t>
            </w:r>
          </w:p>
          <w:p w14:paraId="2BD7CB05" w14:textId="4EBABEEB"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Closure date</w:t>
            </w:r>
          </w:p>
          <w:p w14:paraId="6C13F1CC" w14:textId="009B9CF4" w:rsidR="117BB036" w:rsidRDefault="117BB036" w:rsidP="117BB036">
            <w:pPr>
              <w:spacing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And faults remain linked to the relevant service</w:t>
            </w:r>
          </w:p>
        </w:tc>
      </w:tr>
      <w:tr w:rsidR="117BB036" w14:paraId="306FAB33"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7" w:type="dxa"/>
          </w:tcPr>
          <w:p w14:paraId="3D906B9A" w14:textId="5397C1F2" w:rsidR="117BB036" w:rsidRDefault="117BB036" w:rsidP="117BB036">
            <w:pPr>
              <w:pStyle w:val="ListBullet"/>
              <w:numPr>
                <w:ilvl w:val="0"/>
                <w:numId w:val="0"/>
              </w:numPr>
            </w:pPr>
            <w:r w:rsidRPr="117BB036">
              <w:rPr>
                <w:rFonts w:ascii="Aptos" w:eastAsia="Aptos" w:hAnsi="Aptos" w:cs="Aptos"/>
                <w:sz w:val="24"/>
                <w:szCs w:val="24"/>
              </w:rPr>
              <w:t>Internal BT Agent</w:t>
            </w:r>
          </w:p>
          <w:p w14:paraId="00CCAA17" w14:textId="50CDDEAF" w:rsidR="117BB036" w:rsidRDefault="117BB036" w:rsidP="117BB036">
            <w:pPr>
              <w:pStyle w:val="ListBullet"/>
              <w:numPr>
                <w:ilvl w:val="0"/>
                <w:numId w:val="0"/>
              </w:numPr>
              <w:rPr>
                <w:rFonts w:ascii="Aptos" w:eastAsia="Aptos" w:hAnsi="Aptos" w:cs="Aptos"/>
                <w:sz w:val="24"/>
                <w:szCs w:val="24"/>
              </w:rPr>
            </w:pPr>
          </w:p>
        </w:tc>
        <w:tc>
          <w:tcPr>
            <w:tcW w:w="2157" w:type="dxa"/>
          </w:tcPr>
          <w:p w14:paraId="5E1487A5" w14:textId="5523E348" w:rsidR="117BB036" w:rsidRDefault="117BB036" w:rsidP="117BB036">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117BB036">
              <w:rPr>
                <w:rFonts w:ascii="Aptos" w:eastAsia="Aptos" w:hAnsi="Aptos" w:cs="Aptos"/>
                <w:sz w:val="24"/>
                <w:szCs w:val="24"/>
              </w:rPr>
              <w:t>raise and manage faults on behalf of partners</w:t>
            </w:r>
          </w:p>
        </w:tc>
        <w:tc>
          <w:tcPr>
            <w:tcW w:w="2158" w:type="dxa"/>
          </w:tcPr>
          <w:p w14:paraId="398409C4" w14:textId="6C046322" w:rsidR="117BB036" w:rsidRDefault="117BB036" w:rsidP="117BB036">
            <w:pPr>
              <w:pStyle w:val="ListBullet"/>
              <w:ind w:left="0"/>
              <w:cnfStyle w:val="000000100000" w:firstRow="0" w:lastRow="0" w:firstColumn="0" w:lastColumn="0" w:oddVBand="0" w:evenVBand="0" w:oddHBand="1" w:evenHBand="0" w:firstRowFirstColumn="0" w:firstRowLastColumn="0" w:lastRowFirstColumn="0" w:lastRowLastColumn="0"/>
            </w:pPr>
            <w:r w:rsidRPr="117BB036">
              <w:rPr>
                <w:rFonts w:ascii="Aptos" w:eastAsia="Aptos" w:hAnsi="Aptos" w:cs="Aptos"/>
                <w:sz w:val="24"/>
                <w:szCs w:val="24"/>
              </w:rPr>
              <w:t>complex or exceptional cases can be resolved</w:t>
            </w:r>
          </w:p>
        </w:tc>
        <w:tc>
          <w:tcPr>
            <w:tcW w:w="4275" w:type="dxa"/>
          </w:tcPr>
          <w:p w14:paraId="7BDF6824" w14:textId="382BA153"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Given the agent has appropriate permissions</w:t>
            </w:r>
          </w:p>
          <w:p w14:paraId="7A81D301" w14:textId="39F8C142"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When the agent raises or updates a fault</w:t>
            </w:r>
          </w:p>
          <w:p w14:paraId="12C18B22" w14:textId="78AC87F5"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Then the same APIs and rules apply as self</w:t>
            </w:r>
            <w:r>
              <w:noBreakHyphen/>
            </w:r>
            <w:r w:rsidRPr="117BB036">
              <w:rPr>
                <w:rFonts w:ascii="Aptos" w:eastAsia="Aptos" w:hAnsi="Aptos" w:cs="Aptos"/>
                <w:sz w:val="24"/>
                <w:szCs w:val="24"/>
              </w:rPr>
              <w:t>serve</w:t>
            </w:r>
          </w:p>
          <w:p w14:paraId="27C1427B" w14:textId="0B1DF306"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And the fault is clearly marked as an assisted action</w:t>
            </w:r>
          </w:p>
          <w:p w14:paraId="5B7D5925" w14:textId="3A9DD645" w:rsidR="117BB036" w:rsidRDefault="117BB036" w:rsidP="117BB036">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117BB036">
              <w:rPr>
                <w:rFonts w:ascii="Aptos" w:eastAsia="Aptos" w:hAnsi="Aptos" w:cs="Aptos"/>
                <w:sz w:val="24"/>
                <w:szCs w:val="24"/>
              </w:rPr>
              <w:t>And all actions are audit</w:t>
            </w:r>
            <w:r>
              <w:noBreakHyphen/>
            </w:r>
            <w:r w:rsidRPr="117BB036">
              <w:rPr>
                <w:rFonts w:ascii="Aptos" w:eastAsia="Aptos" w:hAnsi="Aptos" w:cs="Aptos"/>
                <w:sz w:val="24"/>
                <w:szCs w:val="24"/>
              </w:rPr>
              <w:t>logged</w:t>
            </w:r>
          </w:p>
        </w:tc>
      </w:tr>
    </w:tbl>
    <w:p w14:paraId="145DA712" w14:textId="2E23A9D5" w:rsidR="036785DE" w:rsidRDefault="036785DE" w:rsidP="117BB036">
      <w:pPr>
        <w:pStyle w:val="ListBullet"/>
        <w:numPr>
          <w:ilvl w:val="0"/>
          <w:numId w:val="0"/>
        </w:numPr>
        <w:spacing w:after="0"/>
        <w:rPr>
          <w:rFonts w:cs="BT Curve"/>
        </w:rPr>
      </w:pPr>
    </w:p>
    <w:p w14:paraId="54061FFD" w14:textId="61E133EE" w:rsidR="036785DE" w:rsidRDefault="76A86875" w:rsidP="117BB036">
      <w:pPr>
        <w:pStyle w:val="Heading2"/>
      </w:pPr>
      <w:bookmarkStart w:id="849" w:name="_Toc232667975"/>
      <w:r>
        <w:t>Billing &amp; Financial Queries (Visibility &amp; Support)</w:t>
      </w:r>
      <w:bookmarkEnd w:id="849"/>
    </w:p>
    <w:p w14:paraId="30FBA1E0" w14:textId="42EA8001" w:rsidR="036785DE" w:rsidRDefault="76A86875" w:rsidP="117BB036">
      <w:pPr>
        <w:pStyle w:val="Heading3"/>
      </w:pPr>
      <w:bookmarkStart w:id="850" w:name="_Raise_and_manage"/>
      <w:bookmarkStart w:id="851" w:name="_Toc232667976"/>
      <w:r w:rsidRPr="117BB036">
        <w:rPr>
          <w:rFonts w:ascii="Aptos" w:eastAsia="Aptos" w:hAnsi="Aptos" w:cs="Aptos"/>
          <w:sz w:val="24"/>
          <w:szCs w:val="24"/>
        </w:rPr>
        <w:t>Raise and manage billing queries</w:t>
      </w:r>
      <w:bookmarkEnd w:id="850"/>
      <w:bookmarkEnd w:id="851"/>
    </w:p>
    <w:p w14:paraId="5C8C810F" w14:textId="4909C2CF" w:rsidR="036785DE" w:rsidRDefault="036785DE" w:rsidP="117BB036">
      <w:pPr>
        <w:spacing w:after="0"/>
        <w:rPr>
          <w:rFonts w:ascii="Aptos" w:eastAsia="Aptos" w:hAnsi="Aptos" w:cs="Aptos"/>
          <w:sz w:val="24"/>
          <w:szCs w:val="24"/>
        </w:rPr>
      </w:pPr>
    </w:p>
    <w:tbl>
      <w:tblPr>
        <w:tblStyle w:val="GridTable4-Accent4"/>
        <w:tblW w:w="0" w:type="auto"/>
        <w:tblLook w:val="04A0" w:firstRow="1" w:lastRow="0" w:firstColumn="1" w:lastColumn="0" w:noHBand="0" w:noVBand="1"/>
      </w:tblPr>
      <w:tblGrid>
        <w:gridCol w:w="1413"/>
        <w:gridCol w:w="2580"/>
        <w:gridCol w:w="3105"/>
        <w:gridCol w:w="3639"/>
      </w:tblGrid>
      <w:tr w:rsidR="117BB036" w14:paraId="2D51F0B5"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C788532" w14:textId="77777777" w:rsidR="117BB036" w:rsidRDefault="117BB036" w:rsidP="117BB036">
            <w:pPr>
              <w:pStyle w:val="ListBullet"/>
              <w:numPr>
                <w:ilvl w:val="0"/>
                <w:numId w:val="0"/>
              </w:numPr>
              <w:rPr>
                <w:rFonts w:cs="BT Curve"/>
              </w:rPr>
            </w:pPr>
            <w:r w:rsidRPr="117BB036">
              <w:rPr>
                <w:rFonts w:cs="BT Curve"/>
              </w:rPr>
              <w:t>As a</w:t>
            </w:r>
          </w:p>
        </w:tc>
        <w:tc>
          <w:tcPr>
            <w:tcW w:w="2580" w:type="dxa"/>
          </w:tcPr>
          <w:p w14:paraId="7622EAF7"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I want to</w:t>
            </w:r>
          </w:p>
        </w:tc>
        <w:tc>
          <w:tcPr>
            <w:tcW w:w="3105" w:type="dxa"/>
          </w:tcPr>
          <w:p w14:paraId="2EB82EE0"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So that</w:t>
            </w:r>
          </w:p>
        </w:tc>
        <w:tc>
          <w:tcPr>
            <w:tcW w:w="3639" w:type="dxa"/>
          </w:tcPr>
          <w:p w14:paraId="151DA88A"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Acceptance criteria</w:t>
            </w:r>
          </w:p>
        </w:tc>
      </w:tr>
      <w:tr w:rsidR="117BB036" w14:paraId="3BB7C75A"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D8F9BF0" w14:textId="204BD183" w:rsidR="117BB036" w:rsidRDefault="117BB036" w:rsidP="117BB036">
            <w:pPr>
              <w:spacing w:line="300" w:lineRule="auto"/>
              <w:rPr>
                <w:rFonts w:ascii="Segoe UI" w:eastAsia="Segoe UI" w:hAnsi="Segoe UI" w:cs="Segoe UI"/>
                <w:b w:val="0"/>
                <w:bCs w:val="0"/>
                <w:sz w:val="21"/>
                <w:szCs w:val="21"/>
              </w:rPr>
            </w:pPr>
            <w:r w:rsidRPr="117BB036">
              <w:rPr>
                <w:rFonts w:ascii="Segoe UI" w:eastAsia="Segoe UI" w:hAnsi="Segoe UI" w:cs="Segoe UI"/>
                <w:b w:val="0"/>
                <w:bCs w:val="0"/>
                <w:sz w:val="21"/>
                <w:szCs w:val="21"/>
              </w:rPr>
              <w:t>Wholesale Partner</w:t>
            </w:r>
          </w:p>
        </w:tc>
        <w:tc>
          <w:tcPr>
            <w:tcW w:w="2580" w:type="dxa"/>
          </w:tcPr>
          <w:p w14:paraId="6D7B6A0F" w14:textId="10945DCA"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View my bill</w:t>
            </w:r>
          </w:p>
        </w:tc>
        <w:tc>
          <w:tcPr>
            <w:tcW w:w="3105" w:type="dxa"/>
          </w:tcPr>
          <w:p w14:paraId="5BD114CB" w14:textId="5C36DCA4"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I can understand my charges from BT Wholesale</w:t>
            </w:r>
          </w:p>
        </w:tc>
        <w:tc>
          <w:tcPr>
            <w:tcW w:w="3639" w:type="dxa"/>
          </w:tcPr>
          <w:p w14:paraId="65A3CE73" w14:textId="4C3F02AD"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I can see an historical list of bills</w:t>
            </w:r>
            <w:r>
              <w:br/>
            </w:r>
            <w:r w:rsidRPr="117BB036">
              <w:rPr>
                <w:rFonts w:ascii="Segoe UI" w:eastAsia="Segoe UI" w:hAnsi="Segoe UI" w:cs="Segoe UI"/>
                <w:sz w:val="21"/>
                <w:szCs w:val="21"/>
              </w:rPr>
              <w:t>I can view any bill</w:t>
            </w:r>
          </w:p>
          <w:p w14:paraId="6BD57306" w14:textId="285B22A4"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I can download the detailed billing files</w:t>
            </w:r>
          </w:p>
        </w:tc>
      </w:tr>
      <w:tr w:rsidR="117BB036" w14:paraId="1BEC0504"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6B0F24A" w14:textId="77777777" w:rsidR="117BB036" w:rsidRDefault="117BB036" w:rsidP="117BB036">
            <w:pPr>
              <w:spacing w:line="300" w:lineRule="auto"/>
            </w:pPr>
            <w:r w:rsidRPr="117BB036">
              <w:rPr>
                <w:rFonts w:ascii="Segoe UI" w:eastAsia="Segoe UI" w:hAnsi="Segoe UI" w:cs="Segoe UI"/>
                <w:b w:val="0"/>
                <w:bCs w:val="0"/>
                <w:sz w:val="21"/>
                <w:szCs w:val="21"/>
              </w:rPr>
              <w:t>Wholesale Partner</w:t>
            </w:r>
          </w:p>
        </w:tc>
        <w:tc>
          <w:tcPr>
            <w:tcW w:w="2580" w:type="dxa"/>
          </w:tcPr>
          <w:p w14:paraId="330CE994"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raise a billing</w:t>
            </w:r>
            <w:r>
              <w:noBreakHyphen/>
            </w:r>
            <w:r w:rsidRPr="117BB036">
              <w:rPr>
                <w:rFonts w:ascii="Segoe UI" w:eastAsia="Segoe UI" w:hAnsi="Segoe UI" w:cs="Segoe UI"/>
                <w:sz w:val="21"/>
                <w:szCs w:val="21"/>
              </w:rPr>
              <w:t>related query through the portal</w:t>
            </w:r>
          </w:p>
        </w:tc>
        <w:tc>
          <w:tcPr>
            <w:tcW w:w="3105" w:type="dxa"/>
          </w:tcPr>
          <w:p w14:paraId="34CE88E2"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can report and track financial issues without calling support</w:t>
            </w:r>
          </w:p>
        </w:tc>
        <w:tc>
          <w:tcPr>
            <w:tcW w:w="3639" w:type="dxa"/>
          </w:tcPr>
          <w:p w14:paraId="1FC470A1"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User can select a billing query type (e.g. incorrect charge, missing invoice, credit query)</w:t>
            </w:r>
          </w:p>
          <w:p w14:paraId="25EEB844"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User can provide mandatory details and optional attachments</w:t>
            </w:r>
          </w:p>
          <w:p w14:paraId="3A516DDF"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Query is associated with the correct account and billing period</w:t>
            </w:r>
          </w:p>
          <w:p w14:paraId="0B7ED06A"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 unique reference number is generated on submission</w:t>
            </w:r>
          </w:p>
          <w:p w14:paraId="5EF54AF7"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User receives confirmation that the query has been raised</w:t>
            </w:r>
          </w:p>
        </w:tc>
      </w:tr>
      <w:tr w:rsidR="117BB036" w14:paraId="7FF4FFF9"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6A5A8D4" w14:textId="77777777" w:rsidR="117BB036" w:rsidRDefault="117BB036" w:rsidP="117BB036">
            <w:pPr>
              <w:spacing w:line="300" w:lineRule="auto"/>
            </w:pPr>
            <w:r w:rsidRPr="117BB036">
              <w:rPr>
                <w:rFonts w:ascii="Segoe UI" w:eastAsia="Segoe UI" w:hAnsi="Segoe UI" w:cs="Segoe UI"/>
                <w:b w:val="0"/>
                <w:bCs w:val="0"/>
                <w:sz w:val="21"/>
                <w:szCs w:val="21"/>
              </w:rPr>
              <w:t>Wholesale Partner</w:t>
            </w:r>
          </w:p>
        </w:tc>
        <w:tc>
          <w:tcPr>
            <w:tcW w:w="2580" w:type="dxa"/>
          </w:tcPr>
          <w:p w14:paraId="7A94B11E"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relevant billing details to be pre</w:t>
            </w:r>
            <w:r>
              <w:noBreakHyphen/>
            </w:r>
            <w:r w:rsidRPr="117BB036">
              <w:rPr>
                <w:rFonts w:ascii="Segoe UI" w:eastAsia="Segoe UI" w:hAnsi="Segoe UI" w:cs="Segoe UI"/>
                <w:sz w:val="21"/>
                <w:szCs w:val="21"/>
              </w:rPr>
              <w:t>populated when raising a query</w:t>
            </w:r>
          </w:p>
        </w:tc>
        <w:tc>
          <w:tcPr>
            <w:tcW w:w="3105" w:type="dxa"/>
          </w:tcPr>
          <w:p w14:paraId="15B3D9AC"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don’t need to re</w:t>
            </w:r>
            <w:r>
              <w:noBreakHyphen/>
            </w:r>
            <w:r w:rsidRPr="117BB036">
              <w:rPr>
                <w:rFonts w:ascii="Segoe UI" w:eastAsia="Segoe UI" w:hAnsi="Segoe UI" w:cs="Segoe UI"/>
                <w:sz w:val="21"/>
                <w:szCs w:val="21"/>
              </w:rPr>
              <w:t>enter known information</w:t>
            </w:r>
          </w:p>
        </w:tc>
        <w:tc>
          <w:tcPr>
            <w:tcW w:w="3639" w:type="dxa"/>
          </w:tcPr>
          <w:p w14:paraId="5A83C5C0"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Account and billing identifiers are auto</w:t>
            </w:r>
            <w:r>
              <w:noBreakHyphen/>
            </w:r>
            <w:r w:rsidRPr="117BB036">
              <w:rPr>
                <w:rFonts w:ascii="Segoe UI" w:eastAsia="Segoe UI" w:hAnsi="Segoe UI" w:cs="Segoe UI"/>
                <w:sz w:val="21"/>
                <w:szCs w:val="21"/>
              </w:rPr>
              <w:t>populated where available</w:t>
            </w:r>
          </w:p>
          <w:p w14:paraId="525CA296"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User can review and confirm pre</w:t>
            </w:r>
            <w:r>
              <w:noBreakHyphen/>
            </w:r>
            <w:r w:rsidRPr="117BB036">
              <w:rPr>
                <w:rFonts w:ascii="Segoe UI" w:eastAsia="Segoe UI" w:hAnsi="Segoe UI" w:cs="Segoe UI"/>
                <w:sz w:val="21"/>
                <w:szCs w:val="21"/>
              </w:rPr>
              <w:t>filled information before submission</w:t>
            </w:r>
          </w:p>
          <w:p w14:paraId="2710C3D7"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User can add free</w:t>
            </w:r>
            <w:r>
              <w:noBreakHyphen/>
            </w:r>
            <w:r w:rsidRPr="117BB036">
              <w:rPr>
                <w:rFonts w:ascii="Segoe UI" w:eastAsia="Segoe UI" w:hAnsi="Segoe UI" w:cs="Segoe UI"/>
                <w:sz w:val="21"/>
                <w:szCs w:val="21"/>
              </w:rPr>
              <w:t>text context to explain the issue</w:t>
            </w:r>
          </w:p>
          <w:p w14:paraId="312FEFF8"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Incorrect or missing information can be edited by the user</w:t>
            </w:r>
          </w:p>
        </w:tc>
      </w:tr>
      <w:tr w:rsidR="117BB036" w14:paraId="778CE46E"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B509647" w14:textId="77777777" w:rsidR="117BB036" w:rsidRDefault="117BB036" w:rsidP="117BB036">
            <w:pPr>
              <w:spacing w:line="300" w:lineRule="auto"/>
            </w:pPr>
            <w:r w:rsidRPr="117BB036">
              <w:rPr>
                <w:rFonts w:ascii="Segoe UI" w:eastAsia="Segoe UI" w:hAnsi="Segoe UI" w:cs="Segoe UI"/>
                <w:b w:val="0"/>
                <w:bCs w:val="0"/>
                <w:sz w:val="21"/>
                <w:szCs w:val="21"/>
              </w:rPr>
              <w:t>Wholesale Partner</w:t>
            </w:r>
          </w:p>
        </w:tc>
        <w:tc>
          <w:tcPr>
            <w:tcW w:w="2580" w:type="dxa"/>
          </w:tcPr>
          <w:p w14:paraId="6CBB42C8"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view all my billing queries in one place</w:t>
            </w:r>
          </w:p>
        </w:tc>
        <w:tc>
          <w:tcPr>
            <w:tcW w:w="3105" w:type="dxa"/>
          </w:tcPr>
          <w:p w14:paraId="037A799F"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have visibility of their status and progress</w:t>
            </w:r>
          </w:p>
        </w:tc>
        <w:tc>
          <w:tcPr>
            <w:tcW w:w="3639" w:type="dxa"/>
          </w:tcPr>
          <w:p w14:paraId="0FF48320"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User can see a list of billing queries raised against their account</w:t>
            </w:r>
          </w:p>
          <w:p w14:paraId="077502F4"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Each query shows reference ID, type, status, and last updated date</w:t>
            </w:r>
          </w:p>
          <w:p w14:paraId="32D6C517"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Queries are sortable and filterable by status and date</w:t>
            </w:r>
          </w:p>
          <w:p w14:paraId="3675AD1B"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Only queries relevant to the user’s organisation and role are visible</w:t>
            </w:r>
          </w:p>
        </w:tc>
      </w:tr>
      <w:tr w:rsidR="117BB036" w14:paraId="4242DB1C"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0659841" w14:textId="77777777" w:rsidR="117BB036" w:rsidRDefault="117BB036" w:rsidP="117BB036">
            <w:pPr>
              <w:spacing w:line="300" w:lineRule="auto"/>
            </w:pPr>
            <w:r w:rsidRPr="117BB036">
              <w:rPr>
                <w:rFonts w:ascii="Segoe UI" w:eastAsia="Segoe UI" w:hAnsi="Segoe UI" w:cs="Segoe UI"/>
                <w:b w:val="0"/>
                <w:bCs w:val="0"/>
                <w:sz w:val="21"/>
                <w:szCs w:val="21"/>
              </w:rPr>
              <w:t>Wholesale Partner</w:t>
            </w:r>
          </w:p>
        </w:tc>
        <w:tc>
          <w:tcPr>
            <w:tcW w:w="2580" w:type="dxa"/>
          </w:tcPr>
          <w:p w14:paraId="7DE1F11E"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view the details of an individual billing query</w:t>
            </w:r>
          </w:p>
        </w:tc>
        <w:tc>
          <w:tcPr>
            <w:tcW w:w="3105" w:type="dxa"/>
          </w:tcPr>
          <w:p w14:paraId="011A35C9"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understand what was raised and the current position</w:t>
            </w:r>
          </w:p>
        </w:tc>
        <w:tc>
          <w:tcPr>
            <w:tcW w:w="3639" w:type="dxa"/>
          </w:tcPr>
          <w:p w14:paraId="4AFBCEB2"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Query detail view shows submitted information and attachments</w:t>
            </w:r>
          </w:p>
          <w:p w14:paraId="6AFAB47B"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Current status and status history are visible</w:t>
            </w:r>
          </w:p>
          <w:p w14:paraId="706D9D8E"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Any notes or responses provided are displayed</w:t>
            </w:r>
          </w:p>
          <w:p w14:paraId="6FA769D8"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Read</w:t>
            </w:r>
            <w:r>
              <w:noBreakHyphen/>
            </w:r>
            <w:r w:rsidRPr="117BB036">
              <w:rPr>
                <w:rFonts w:ascii="Segoe UI" w:eastAsia="Segoe UI" w:hAnsi="Segoe UI" w:cs="Segoe UI"/>
                <w:sz w:val="21"/>
                <w:szCs w:val="21"/>
              </w:rPr>
              <w:t>only view is enforced where updates are not permitted</w:t>
            </w:r>
          </w:p>
        </w:tc>
      </w:tr>
      <w:tr w:rsidR="117BB036" w14:paraId="0C8D7EB2"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D3633E0" w14:textId="77777777" w:rsidR="117BB036" w:rsidRDefault="117BB036" w:rsidP="117BB036">
            <w:pPr>
              <w:spacing w:line="300" w:lineRule="auto"/>
            </w:pPr>
            <w:r w:rsidRPr="117BB036">
              <w:rPr>
                <w:rFonts w:ascii="Segoe UI" w:eastAsia="Segoe UI" w:hAnsi="Segoe UI" w:cs="Segoe UI"/>
                <w:b w:val="0"/>
                <w:bCs w:val="0"/>
                <w:sz w:val="21"/>
                <w:szCs w:val="21"/>
              </w:rPr>
              <w:t>Wholesale Partner</w:t>
            </w:r>
          </w:p>
          <w:p w14:paraId="098CD4E7" w14:textId="77777777" w:rsidR="117BB036" w:rsidRDefault="117BB036" w:rsidP="117BB036">
            <w:pPr>
              <w:spacing w:line="300" w:lineRule="auto"/>
              <w:rPr>
                <w:rFonts w:ascii="Segoe UI" w:eastAsia="Segoe UI" w:hAnsi="Segoe UI" w:cs="Segoe UI"/>
                <w:b w:val="0"/>
                <w:bCs w:val="0"/>
                <w:sz w:val="21"/>
                <w:szCs w:val="21"/>
              </w:rPr>
            </w:pPr>
          </w:p>
        </w:tc>
        <w:tc>
          <w:tcPr>
            <w:tcW w:w="2580" w:type="dxa"/>
          </w:tcPr>
          <w:p w14:paraId="4FF9EF6D"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add information to an existing billing query</w:t>
            </w:r>
          </w:p>
        </w:tc>
        <w:tc>
          <w:tcPr>
            <w:tcW w:w="3105" w:type="dxa"/>
          </w:tcPr>
          <w:p w14:paraId="5B465C21"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can clarify or support resolution</w:t>
            </w:r>
          </w:p>
        </w:tc>
        <w:tc>
          <w:tcPr>
            <w:tcW w:w="3639" w:type="dxa"/>
          </w:tcPr>
          <w:p w14:paraId="4B71D606"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User can add comments or attachments when query status allows</w:t>
            </w:r>
          </w:p>
          <w:p w14:paraId="5C48FE4D"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Updates are timestamped and linked to the query reference</w:t>
            </w:r>
          </w:p>
          <w:p w14:paraId="60AD0586"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Users cannot modify original submission details once submitted</w:t>
            </w:r>
          </w:p>
          <w:p w14:paraId="7696AD44"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Updates are visible in the query activity timeline</w:t>
            </w:r>
          </w:p>
        </w:tc>
      </w:tr>
      <w:tr w:rsidR="117BB036" w14:paraId="2BC99DD1"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8916455" w14:textId="77777777" w:rsidR="117BB036" w:rsidRDefault="117BB036" w:rsidP="117BB036">
            <w:pPr>
              <w:spacing w:line="300" w:lineRule="auto"/>
            </w:pPr>
            <w:r w:rsidRPr="117BB036">
              <w:rPr>
                <w:rFonts w:ascii="Segoe UI" w:eastAsia="Segoe UI" w:hAnsi="Segoe UI" w:cs="Segoe UI"/>
                <w:b w:val="0"/>
                <w:bCs w:val="0"/>
                <w:sz w:val="21"/>
                <w:szCs w:val="21"/>
              </w:rPr>
              <w:t>Wholesale Partner</w:t>
            </w:r>
          </w:p>
          <w:p w14:paraId="60910A79" w14:textId="77777777" w:rsidR="117BB036" w:rsidRDefault="117BB036" w:rsidP="117BB036">
            <w:pPr>
              <w:spacing w:line="300" w:lineRule="auto"/>
              <w:rPr>
                <w:rFonts w:ascii="Segoe UI" w:eastAsia="Segoe UI" w:hAnsi="Segoe UI" w:cs="Segoe UI"/>
                <w:b w:val="0"/>
                <w:bCs w:val="0"/>
                <w:sz w:val="21"/>
                <w:szCs w:val="21"/>
              </w:rPr>
            </w:pPr>
          </w:p>
        </w:tc>
        <w:tc>
          <w:tcPr>
            <w:tcW w:w="2580" w:type="dxa"/>
          </w:tcPr>
          <w:p w14:paraId="33EE4691"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clear visibility of billing query status changes</w:t>
            </w:r>
          </w:p>
        </w:tc>
        <w:tc>
          <w:tcPr>
            <w:tcW w:w="3105" w:type="dxa"/>
          </w:tcPr>
          <w:p w14:paraId="5FFF29F6"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know when action has been taken</w:t>
            </w:r>
          </w:p>
        </w:tc>
        <w:tc>
          <w:tcPr>
            <w:tcW w:w="3639" w:type="dxa"/>
          </w:tcPr>
          <w:p w14:paraId="15A1B566"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Status changes are clearly labelled (e.g. Submitted, In Progress, Resolved)</w:t>
            </w:r>
          </w:p>
          <w:p w14:paraId="01F8A387"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Status updates are reflected in near real</w:t>
            </w:r>
            <w:r>
              <w:noBreakHyphen/>
            </w:r>
            <w:r w:rsidRPr="117BB036">
              <w:rPr>
                <w:rFonts w:ascii="Segoe UI" w:eastAsia="Segoe UI" w:hAnsi="Segoe UI" w:cs="Segoe UI"/>
                <w:sz w:val="21"/>
                <w:szCs w:val="21"/>
              </w:rPr>
              <w:t>time</w:t>
            </w:r>
          </w:p>
          <w:p w14:paraId="5FD38FF4"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User can see the last updated timestamp</w:t>
            </w:r>
          </w:p>
          <w:p w14:paraId="57DCEB38"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Optional notifications are triggered for key status changes</w:t>
            </w:r>
          </w:p>
        </w:tc>
      </w:tr>
      <w:tr w:rsidR="117BB036" w14:paraId="78323C95"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A0DA7D0" w14:textId="77777777" w:rsidR="117BB036" w:rsidRDefault="117BB036" w:rsidP="117BB036">
            <w:pPr>
              <w:spacing w:line="300" w:lineRule="auto"/>
            </w:pPr>
            <w:r w:rsidRPr="117BB036">
              <w:rPr>
                <w:rFonts w:ascii="Segoe UI" w:eastAsia="Segoe UI" w:hAnsi="Segoe UI" w:cs="Segoe UI"/>
                <w:b w:val="0"/>
                <w:bCs w:val="0"/>
                <w:sz w:val="21"/>
                <w:szCs w:val="21"/>
              </w:rPr>
              <w:t>Wholesale Partner</w:t>
            </w:r>
          </w:p>
          <w:p w14:paraId="3837445D" w14:textId="77777777" w:rsidR="117BB036" w:rsidRDefault="117BB036" w:rsidP="117BB036">
            <w:pPr>
              <w:spacing w:line="300" w:lineRule="auto"/>
              <w:rPr>
                <w:rFonts w:ascii="Segoe UI" w:eastAsia="Segoe UI" w:hAnsi="Segoe UI" w:cs="Segoe UI"/>
                <w:b w:val="0"/>
                <w:bCs w:val="0"/>
                <w:sz w:val="21"/>
                <w:szCs w:val="21"/>
              </w:rPr>
            </w:pPr>
          </w:p>
        </w:tc>
        <w:tc>
          <w:tcPr>
            <w:tcW w:w="2580" w:type="dxa"/>
          </w:tcPr>
          <w:p w14:paraId="0DB641E9"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view billing summaries for my account</w:t>
            </w:r>
          </w:p>
        </w:tc>
        <w:tc>
          <w:tcPr>
            <w:tcW w:w="3105" w:type="dxa"/>
          </w:tcPr>
          <w:p w14:paraId="415D43FE"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can understand my charges and recent activity</w:t>
            </w:r>
          </w:p>
        </w:tc>
        <w:tc>
          <w:tcPr>
            <w:tcW w:w="3639" w:type="dxa"/>
          </w:tcPr>
          <w:p w14:paraId="3D076835"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User can view billing periods and high</w:t>
            </w:r>
            <w:r>
              <w:noBreakHyphen/>
            </w:r>
            <w:r w:rsidRPr="117BB036">
              <w:rPr>
                <w:rFonts w:ascii="Segoe UI" w:eastAsia="Segoe UI" w:hAnsi="Segoe UI" w:cs="Segoe UI"/>
                <w:sz w:val="21"/>
                <w:szCs w:val="21"/>
              </w:rPr>
              <w:t>level charge summaries</w:t>
            </w:r>
          </w:p>
          <w:p w14:paraId="050B9446"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Information is presented in a read</w:t>
            </w:r>
            <w:r>
              <w:noBreakHyphen/>
            </w:r>
            <w:r w:rsidRPr="117BB036">
              <w:rPr>
                <w:rFonts w:ascii="Segoe UI" w:eastAsia="Segoe UI" w:hAnsi="Segoe UI" w:cs="Segoe UI"/>
                <w:sz w:val="21"/>
                <w:szCs w:val="21"/>
              </w:rPr>
              <w:t>only format</w:t>
            </w:r>
          </w:p>
          <w:p w14:paraId="78335C5A"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Billing data is sourced from existing billing systems</w:t>
            </w:r>
          </w:p>
          <w:p w14:paraId="2DCB7337" w14:textId="77777777" w:rsidR="117BB036" w:rsidRDefault="117BB036"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Appropriate access controls are enforced</w:t>
            </w:r>
          </w:p>
        </w:tc>
      </w:tr>
      <w:tr w:rsidR="117BB036" w14:paraId="0D1444F9"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3A067ED" w14:textId="77777777" w:rsidR="117BB036" w:rsidRDefault="117BB036" w:rsidP="117BB036">
            <w:pPr>
              <w:spacing w:line="300" w:lineRule="auto"/>
            </w:pPr>
            <w:r w:rsidRPr="117BB036">
              <w:rPr>
                <w:rFonts w:ascii="Segoe UI" w:eastAsia="Segoe UI" w:hAnsi="Segoe UI" w:cs="Segoe UI"/>
                <w:b w:val="0"/>
                <w:bCs w:val="0"/>
                <w:sz w:val="21"/>
                <w:szCs w:val="21"/>
              </w:rPr>
              <w:t>Wholesale Partner</w:t>
            </w:r>
          </w:p>
          <w:p w14:paraId="718F9A34" w14:textId="77777777" w:rsidR="117BB036" w:rsidRDefault="117BB036" w:rsidP="117BB036">
            <w:pPr>
              <w:spacing w:line="300" w:lineRule="auto"/>
              <w:rPr>
                <w:rFonts w:ascii="Segoe UI" w:eastAsia="Segoe UI" w:hAnsi="Segoe UI" w:cs="Segoe UI"/>
                <w:b w:val="0"/>
                <w:bCs w:val="0"/>
                <w:sz w:val="21"/>
                <w:szCs w:val="21"/>
              </w:rPr>
            </w:pPr>
          </w:p>
        </w:tc>
        <w:tc>
          <w:tcPr>
            <w:tcW w:w="2580" w:type="dxa"/>
          </w:tcPr>
          <w:p w14:paraId="0EEAE3A1"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view and download my billing documents</w:t>
            </w:r>
          </w:p>
        </w:tc>
        <w:tc>
          <w:tcPr>
            <w:tcW w:w="3105" w:type="dxa"/>
          </w:tcPr>
          <w:p w14:paraId="219EB27A"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can reconcile charges externally</w:t>
            </w:r>
          </w:p>
        </w:tc>
        <w:tc>
          <w:tcPr>
            <w:tcW w:w="3639" w:type="dxa"/>
          </w:tcPr>
          <w:p w14:paraId="66314453"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User can access available invoices and statements</w:t>
            </w:r>
          </w:p>
          <w:p w14:paraId="2511B90C"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Documents are downloadable in supported formats</w:t>
            </w:r>
          </w:p>
          <w:p w14:paraId="7D66BDEC"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Only authorised users can access billing documents</w:t>
            </w:r>
          </w:p>
          <w:p w14:paraId="51985D46" w14:textId="77777777" w:rsidR="117BB036" w:rsidRDefault="117BB036"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System gracefully handles unavailable or delayed documents</w:t>
            </w:r>
          </w:p>
        </w:tc>
      </w:tr>
    </w:tbl>
    <w:p w14:paraId="7641A04D" w14:textId="3904F0AF" w:rsidR="036785DE" w:rsidRDefault="036785DE" w:rsidP="036785DE">
      <w:pPr>
        <w:spacing w:after="0"/>
      </w:pPr>
    </w:p>
    <w:p w14:paraId="46216D1E" w14:textId="5A15FB21" w:rsidR="4C26AFA5" w:rsidRDefault="4C26AFA5" w:rsidP="117BB036">
      <w:pPr>
        <w:pStyle w:val="Heading1"/>
      </w:pPr>
      <w:bookmarkStart w:id="852" w:name="_Toc232667977"/>
      <w:r>
        <w:t>Non-Functional Requirements – Platform Foundations</w:t>
      </w:r>
      <w:bookmarkEnd w:id="852"/>
    </w:p>
    <w:p w14:paraId="79909187" w14:textId="40291F39" w:rsidR="4C26AFA5" w:rsidRDefault="4C26AFA5" w:rsidP="117BB036">
      <w:pPr>
        <w:pStyle w:val="Heading2"/>
      </w:pPr>
      <w:bookmarkStart w:id="853" w:name="_Platform_Reliability,_Performance"/>
      <w:bookmarkStart w:id="854" w:name="_Toc232667978"/>
      <w:r w:rsidRPr="117BB036">
        <w:t>Platform Reliability, Performance &amp; Availability</w:t>
      </w:r>
      <w:bookmarkEnd w:id="853"/>
      <w:bookmarkEnd w:id="854"/>
    </w:p>
    <w:tbl>
      <w:tblPr>
        <w:tblStyle w:val="GridTable4-Accent4"/>
        <w:tblW w:w="0" w:type="auto"/>
        <w:tblLook w:val="04A0" w:firstRow="1" w:lastRow="0" w:firstColumn="1" w:lastColumn="0" w:noHBand="0" w:noVBand="1"/>
      </w:tblPr>
      <w:tblGrid>
        <w:gridCol w:w="1413"/>
        <w:gridCol w:w="2580"/>
        <w:gridCol w:w="3105"/>
        <w:gridCol w:w="3639"/>
      </w:tblGrid>
      <w:tr w:rsidR="117BB036" w14:paraId="3765A561"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4AFFDDB" w14:textId="77777777" w:rsidR="117BB036" w:rsidRDefault="117BB036" w:rsidP="117BB036">
            <w:pPr>
              <w:pStyle w:val="ListBullet"/>
              <w:numPr>
                <w:ilvl w:val="0"/>
                <w:numId w:val="0"/>
              </w:numPr>
              <w:rPr>
                <w:rFonts w:cs="BT Curve"/>
              </w:rPr>
            </w:pPr>
            <w:r w:rsidRPr="117BB036">
              <w:rPr>
                <w:rFonts w:cs="BT Curve"/>
              </w:rPr>
              <w:t>As a</w:t>
            </w:r>
          </w:p>
        </w:tc>
        <w:tc>
          <w:tcPr>
            <w:tcW w:w="2580" w:type="dxa"/>
          </w:tcPr>
          <w:p w14:paraId="74B74EB8"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I want to</w:t>
            </w:r>
          </w:p>
        </w:tc>
        <w:tc>
          <w:tcPr>
            <w:tcW w:w="3105" w:type="dxa"/>
          </w:tcPr>
          <w:p w14:paraId="01B1441B"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So that</w:t>
            </w:r>
          </w:p>
        </w:tc>
        <w:tc>
          <w:tcPr>
            <w:tcW w:w="3639" w:type="dxa"/>
          </w:tcPr>
          <w:p w14:paraId="35A2088C"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Acceptance criteria</w:t>
            </w:r>
          </w:p>
        </w:tc>
      </w:tr>
      <w:tr w:rsidR="117BB036" w14:paraId="4EA9AB63"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BADC83C" w14:textId="60A21C05" w:rsidR="4C26AFA5" w:rsidRDefault="4C26AFA5" w:rsidP="117BB036">
            <w:pPr>
              <w:spacing w:line="300" w:lineRule="auto"/>
            </w:pPr>
            <w:r w:rsidRPr="117BB036">
              <w:rPr>
                <w:rFonts w:ascii="Segoe UI" w:eastAsia="Segoe UI" w:hAnsi="Segoe UI" w:cs="Segoe UI"/>
                <w:b w:val="0"/>
                <w:bCs w:val="0"/>
                <w:sz w:val="21"/>
                <w:szCs w:val="21"/>
              </w:rPr>
              <w:t>BT Product Owner</w:t>
            </w:r>
          </w:p>
        </w:tc>
        <w:tc>
          <w:tcPr>
            <w:tcW w:w="2580" w:type="dxa"/>
          </w:tcPr>
          <w:p w14:paraId="65FE06AC" w14:textId="6E73B257" w:rsidR="4C26AFA5" w:rsidRDefault="4C26AFA5"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ensure the platform meets agreed availability and resilience targets</w:t>
            </w:r>
          </w:p>
        </w:tc>
        <w:tc>
          <w:tcPr>
            <w:tcW w:w="3105" w:type="dxa"/>
          </w:tcPr>
          <w:p w14:paraId="6BE75F64" w14:textId="18F997EA" w:rsidR="4C26AFA5" w:rsidRDefault="4C26AFA5"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customers experience minimal disruption</w:t>
            </w:r>
          </w:p>
        </w:tc>
        <w:tc>
          <w:tcPr>
            <w:tcW w:w="3639" w:type="dxa"/>
          </w:tcPr>
          <w:p w14:paraId="7E5A85BB" w14:textId="6CA4DF54" w:rsidR="4C26AFA5" w:rsidRDefault="4C26AFA5"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Platform availability measured against defined SLA targets</w:t>
            </w:r>
          </w:p>
          <w:p w14:paraId="5F226666" w14:textId="74DE7B9B" w:rsidR="4C26AFA5" w:rsidRDefault="4C26AFA5"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Availability tracked per channel (Portal, API) and environment</w:t>
            </w:r>
          </w:p>
          <w:p w14:paraId="6D9801C8" w14:textId="08757A89" w:rsidR="4C26AFA5" w:rsidRDefault="4C26AFA5"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Automatic failover mechanisms in place for critical components</w:t>
            </w:r>
          </w:p>
          <w:p w14:paraId="193997DC" w14:textId="1E6EB08A" w:rsidR="4C26AFA5" w:rsidRDefault="4C26AFA5"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Planned and unplanned downtime clearly distinguished</w:t>
            </w:r>
          </w:p>
          <w:p w14:paraId="15A91BE2" w14:textId="6D12B1F1" w:rsidR="4C26AFA5" w:rsidRDefault="4C26AFA5"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Alerts triggered when availability drops below thresholds</w:t>
            </w:r>
          </w:p>
        </w:tc>
      </w:tr>
      <w:tr w:rsidR="117BB036" w14:paraId="194C06A2"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26F3E83" w14:textId="0658645F" w:rsidR="4C26AFA5" w:rsidRDefault="4C26AFA5" w:rsidP="117BB036">
            <w:pPr>
              <w:spacing w:line="300" w:lineRule="auto"/>
            </w:pPr>
            <w:r w:rsidRPr="117BB036">
              <w:rPr>
                <w:rFonts w:ascii="Segoe UI" w:eastAsia="Segoe UI" w:hAnsi="Segoe UI" w:cs="Segoe UI"/>
                <w:b w:val="0"/>
                <w:bCs w:val="0"/>
                <w:sz w:val="21"/>
                <w:szCs w:val="21"/>
              </w:rPr>
              <w:t>BT Product Owner</w:t>
            </w:r>
          </w:p>
        </w:tc>
        <w:tc>
          <w:tcPr>
            <w:tcW w:w="2580" w:type="dxa"/>
          </w:tcPr>
          <w:p w14:paraId="713CE2B0" w14:textId="2695DDE0" w:rsidR="4C26AFA5" w:rsidRDefault="4C26AFA5"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ensure the platform performs under peak partner load</w:t>
            </w:r>
          </w:p>
        </w:tc>
        <w:tc>
          <w:tcPr>
            <w:tcW w:w="3105" w:type="dxa"/>
          </w:tcPr>
          <w:p w14:paraId="345B2D1D" w14:textId="6BC4247F" w:rsidR="4C26AFA5" w:rsidRDefault="4C26AFA5"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customer journeys remain stable during high demand</w:t>
            </w:r>
          </w:p>
        </w:tc>
        <w:tc>
          <w:tcPr>
            <w:tcW w:w="3639" w:type="dxa"/>
          </w:tcPr>
          <w:p w14:paraId="6373EEC6" w14:textId="6D2BDFA9" w:rsidR="4C26AFA5" w:rsidRDefault="4C26AFA5"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Performance tested against peak load scenarios</w:t>
            </w:r>
          </w:p>
          <w:p w14:paraId="324E5C3F" w14:textId="71C08C79" w:rsidR="4C26AFA5" w:rsidRDefault="4C26AFA5"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No degradation in core journeys during peak usage</w:t>
            </w:r>
          </w:p>
          <w:p w14:paraId="338437FA" w14:textId="7776357C" w:rsidR="4C26AFA5" w:rsidRDefault="4C26AFA5"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Response time thresholds defined and monitored</w:t>
            </w:r>
          </w:p>
          <w:p w14:paraId="6DBCF2DC" w14:textId="28C6086B" w:rsidR="4C26AFA5" w:rsidRDefault="4C26AFA5"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Autoscaling or capacity controls support demand spikes</w:t>
            </w:r>
          </w:p>
        </w:tc>
      </w:tr>
      <w:tr w:rsidR="117BB036" w14:paraId="167C3D94"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1B8A59A" w14:textId="0658645F" w:rsidR="4C26AFA5" w:rsidRDefault="4C26AFA5" w:rsidP="117BB036">
            <w:pPr>
              <w:spacing w:line="300" w:lineRule="auto"/>
            </w:pPr>
            <w:r w:rsidRPr="117BB036">
              <w:rPr>
                <w:rFonts w:ascii="Segoe UI" w:eastAsia="Segoe UI" w:hAnsi="Segoe UI" w:cs="Segoe UI"/>
                <w:b w:val="0"/>
                <w:bCs w:val="0"/>
                <w:sz w:val="21"/>
                <w:szCs w:val="21"/>
              </w:rPr>
              <w:t>BT Product Owner</w:t>
            </w:r>
          </w:p>
          <w:p w14:paraId="27FFFD26" w14:textId="4B239CFE" w:rsidR="117BB036" w:rsidRDefault="117BB036" w:rsidP="117BB036">
            <w:pPr>
              <w:spacing w:line="300" w:lineRule="auto"/>
              <w:rPr>
                <w:rFonts w:ascii="Segoe UI" w:eastAsia="Segoe UI" w:hAnsi="Segoe UI" w:cs="Segoe UI"/>
                <w:b w:val="0"/>
                <w:bCs w:val="0"/>
                <w:sz w:val="21"/>
                <w:szCs w:val="21"/>
              </w:rPr>
            </w:pPr>
          </w:p>
        </w:tc>
        <w:tc>
          <w:tcPr>
            <w:tcW w:w="2580" w:type="dxa"/>
          </w:tcPr>
          <w:p w14:paraId="080679C5" w14:textId="4424DEFB" w:rsidR="4C26AFA5" w:rsidRDefault="4C26AFA5"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optimise portal load times</w:t>
            </w:r>
          </w:p>
        </w:tc>
        <w:tc>
          <w:tcPr>
            <w:tcW w:w="3105" w:type="dxa"/>
          </w:tcPr>
          <w:p w14:paraId="204DB22B" w14:textId="1B8D25A4" w:rsidR="4C26AFA5" w:rsidRDefault="4C26AFA5"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users have a fast and responsive experience</w:t>
            </w:r>
          </w:p>
        </w:tc>
        <w:tc>
          <w:tcPr>
            <w:tcW w:w="3639" w:type="dxa"/>
          </w:tcPr>
          <w:p w14:paraId="5F6EF767" w14:textId="515948C3" w:rsidR="4C26AFA5" w:rsidRDefault="4C26AFA5"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Page load times measured across key journeys</w:t>
            </w:r>
          </w:p>
          <w:p w14:paraId="73355BAF" w14:textId="7BE88A6B" w:rsidR="4C26AFA5" w:rsidRDefault="4C26AFA5"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Performance benchmarks defined (e.g. &lt; X seconds)</w:t>
            </w:r>
          </w:p>
          <w:p w14:paraId="3805DCE6" w14:textId="6238E993" w:rsidR="4C26AFA5" w:rsidRDefault="4C26AFA5"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Slow pages identified and flagged for optimisation</w:t>
            </w:r>
          </w:p>
          <w:p w14:paraId="52C51023" w14:textId="00DE0BA6" w:rsidR="4C26AFA5" w:rsidRDefault="4C26AFA5"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Performance monitored continuously</w:t>
            </w:r>
          </w:p>
        </w:tc>
      </w:tr>
    </w:tbl>
    <w:p w14:paraId="59B69CEF" w14:textId="072AC65A" w:rsidR="117BB036" w:rsidRDefault="117BB036" w:rsidP="117BB036">
      <w:pPr>
        <w:spacing w:line="300" w:lineRule="auto"/>
        <w:rPr>
          <w:rFonts w:ascii="Segoe UI" w:eastAsia="Segoe UI" w:hAnsi="Segoe UI" w:cs="Segoe UI"/>
          <w:sz w:val="21"/>
          <w:szCs w:val="21"/>
        </w:rPr>
      </w:pPr>
    </w:p>
    <w:p w14:paraId="14014C2E" w14:textId="56FC8907" w:rsidR="4C26AFA5" w:rsidRDefault="4C26AFA5" w:rsidP="117BB036">
      <w:pPr>
        <w:pStyle w:val="Heading2"/>
        <w:rPr>
          <w:rFonts w:ascii="Segoe UI" w:eastAsia="Segoe UI" w:hAnsi="Segoe UI" w:cs="Segoe UI"/>
          <w:sz w:val="21"/>
          <w:szCs w:val="21"/>
        </w:rPr>
      </w:pPr>
      <w:bookmarkStart w:id="855" w:name="_Security,_Compliance_&amp;"/>
      <w:bookmarkStart w:id="856" w:name="_Toc232667979"/>
      <w:r w:rsidRPr="117BB036">
        <w:rPr>
          <w:rFonts w:ascii="Segoe UI" w:eastAsia="Segoe UI" w:hAnsi="Segoe UI" w:cs="Segoe UI"/>
          <w:sz w:val="21"/>
          <w:szCs w:val="21"/>
        </w:rPr>
        <w:t>Security, Compliance &amp; Controls</w:t>
      </w:r>
      <w:bookmarkEnd w:id="855"/>
      <w:bookmarkEnd w:id="856"/>
    </w:p>
    <w:tbl>
      <w:tblPr>
        <w:tblStyle w:val="GridTable4-Accent4"/>
        <w:tblW w:w="0" w:type="auto"/>
        <w:tblLook w:val="04A0" w:firstRow="1" w:lastRow="0" w:firstColumn="1" w:lastColumn="0" w:noHBand="0" w:noVBand="1"/>
      </w:tblPr>
      <w:tblGrid>
        <w:gridCol w:w="1413"/>
        <w:gridCol w:w="2580"/>
        <w:gridCol w:w="3105"/>
        <w:gridCol w:w="3639"/>
      </w:tblGrid>
      <w:tr w:rsidR="117BB036" w14:paraId="38A946C7"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C46407F" w14:textId="77777777" w:rsidR="117BB036" w:rsidRDefault="117BB036" w:rsidP="117BB036">
            <w:pPr>
              <w:pStyle w:val="ListBullet"/>
              <w:numPr>
                <w:ilvl w:val="0"/>
                <w:numId w:val="0"/>
              </w:numPr>
              <w:rPr>
                <w:rFonts w:cs="BT Curve"/>
              </w:rPr>
            </w:pPr>
            <w:r w:rsidRPr="117BB036">
              <w:rPr>
                <w:rFonts w:cs="BT Curve"/>
              </w:rPr>
              <w:t>As a</w:t>
            </w:r>
          </w:p>
        </w:tc>
        <w:tc>
          <w:tcPr>
            <w:tcW w:w="2580" w:type="dxa"/>
          </w:tcPr>
          <w:p w14:paraId="70271077"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I want to</w:t>
            </w:r>
          </w:p>
        </w:tc>
        <w:tc>
          <w:tcPr>
            <w:tcW w:w="3105" w:type="dxa"/>
          </w:tcPr>
          <w:p w14:paraId="53C4B698"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So that</w:t>
            </w:r>
          </w:p>
        </w:tc>
        <w:tc>
          <w:tcPr>
            <w:tcW w:w="3639" w:type="dxa"/>
          </w:tcPr>
          <w:p w14:paraId="728792DC"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Acceptance criteria</w:t>
            </w:r>
          </w:p>
        </w:tc>
      </w:tr>
      <w:tr w:rsidR="117BB036" w14:paraId="473F624E"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DBAE533" w14:textId="60A21C05" w:rsidR="117BB036" w:rsidRDefault="117BB036" w:rsidP="117BB036">
            <w:pPr>
              <w:spacing w:line="300" w:lineRule="auto"/>
            </w:pPr>
            <w:r w:rsidRPr="117BB036">
              <w:rPr>
                <w:rFonts w:ascii="Segoe UI" w:eastAsia="Segoe UI" w:hAnsi="Segoe UI" w:cs="Segoe UI"/>
                <w:b w:val="0"/>
                <w:bCs w:val="0"/>
                <w:sz w:val="21"/>
                <w:szCs w:val="21"/>
              </w:rPr>
              <w:t>BT Product Owner</w:t>
            </w:r>
          </w:p>
        </w:tc>
        <w:tc>
          <w:tcPr>
            <w:tcW w:w="2580" w:type="dxa"/>
          </w:tcPr>
          <w:p w14:paraId="12224ABC" w14:textId="59FCDD42" w:rsidR="0BEE8679" w:rsidRDefault="0BEE8679"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ensure all interactions meet BT security standards</w:t>
            </w:r>
          </w:p>
        </w:tc>
        <w:tc>
          <w:tcPr>
            <w:tcW w:w="3105" w:type="dxa"/>
          </w:tcPr>
          <w:p w14:paraId="26B340BC" w14:textId="09313A86" w:rsidR="0BEE8679" w:rsidRDefault="0BEE8679"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data and systems remain protected</w:t>
            </w:r>
          </w:p>
        </w:tc>
        <w:tc>
          <w:tcPr>
            <w:tcW w:w="3639" w:type="dxa"/>
          </w:tcPr>
          <w:p w14:paraId="4BD6683E" w14:textId="3E278855" w:rsidR="0BEE8679" w:rsidRDefault="0BEE8679"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All APIs and portal interactions comply with BT security guidelines</w:t>
            </w:r>
          </w:p>
          <w:p w14:paraId="17228F90" w14:textId="32FC35B2" w:rsidR="0BEE8679" w:rsidRDefault="0BEE8679"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Authentication and authorisation enforced consistently</w:t>
            </w:r>
          </w:p>
          <w:p w14:paraId="56E15D68" w14:textId="0946A7DC" w:rsidR="0BEE8679" w:rsidRDefault="0BEE8679"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Security vulnerabilities are monitored and remediated</w:t>
            </w:r>
          </w:p>
        </w:tc>
      </w:tr>
      <w:tr w:rsidR="117BB036" w14:paraId="2E1E1E97"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F319C8F" w14:textId="0658645F" w:rsidR="117BB036" w:rsidRDefault="117BB036" w:rsidP="117BB036">
            <w:pPr>
              <w:spacing w:line="300" w:lineRule="auto"/>
            </w:pPr>
            <w:r w:rsidRPr="117BB036">
              <w:rPr>
                <w:rFonts w:ascii="Segoe UI" w:eastAsia="Segoe UI" w:hAnsi="Segoe UI" w:cs="Segoe UI"/>
                <w:b w:val="0"/>
                <w:bCs w:val="0"/>
                <w:sz w:val="21"/>
                <w:szCs w:val="21"/>
              </w:rPr>
              <w:t>BT Product Owner</w:t>
            </w:r>
          </w:p>
        </w:tc>
        <w:tc>
          <w:tcPr>
            <w:tcW w:w="2580" w:type="dxa"/>
          </w:tcPr>
          <w:p w14:paraId="1795F9D0" w14:textId="53F798A9" w:rsidR="291174A9" w:rsidRDefault="291174A9"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enforce rate limits on API usage</w:t>
            </w:r>
          </w:p>
        </w:tc>
        <w:tc>
          <w:tcPr>
            <w:tcW w:w="3105" w:type="dxa"/>
          </w:tcPr>
          <w:p w14:paraId="224FA7D8" w14:textId="7F486D8A" w:rsidR="291174A9" w:rsidRDefault="291174A9"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misuse and overload are prevented</w:t>
            </w:r>
          </w:p>
        </w:tc>
        <w:tc>
          <w:tcPr>
            <w:tcW w:w="3639" w:type="dxa"/>
          </w:tcPr>
          <w:p w14:paraId="06C356CF" w14:textId="2FBD2961" w:rsidR="291174A9" w:rsidRDefault="291174A9"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Rate limits defined per API and consumer</w:t>
            </w:r>
          </w:p>
          <w:p w14:paraId="7AD40D7D" w14:textId="71597584" w:rsidR="291174A9" w:rsidRDefault="291174A9"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Requests exceeding limits are throttled or rejected</w:t>
            </w:r>
          </w:p>
          <w:p w14:paraId="61774339" w14:textId="53CF541A" w:rsidR="291174A9" w:rsidRDefault="291174A9"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Rate limit events are logged and visible</w:t>
            </w:r>
          </w:p>
        </w:tc>
      </w:tr>
      <w:tr w:rsidR="117BB036" w14:paraId="78D4BA6E"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816750C" w14:textId="0658645F" w:rsidR="117BB036" w:rsidRDefault="117BB036" w:rsidP="117BB036">
            <w:pPr>
              <w:spacing w:line="300" w:lineRule="auto"/>
            </w:pPr>
            <w:r w:rsidRPr="117BB036">
              <w:rPr>
                <w:rFonts w:ascii="Segoe UI" w:eastAsia="Segoe UI" w:hAnsi="Segoe UI" w:cs="Segoe UI"/>
                <w:b w:val="0"/>
                <w:bCs w:val="0"/>
                <w:sz w:val="21"/>
                <w:szCs w:val="21"/>
              </w:rPr>
              <w:t>BT Product Owner</w:t>
            </w:r>
          </w:p>
          <w:p w14:paraId="07076299" w14:textId="4B239CFE" w:rsidR="117BB036" w:rsidRDefault="117BB036" w:rsidP="117BB036">
            <w:pPr>
              <w:spacing w:line="300" w:lineRule="auto"/>
              <w:rPr>
                <w:rFonts w:ascii="Segoe UI" w:eastAsia="Segoe UI" w:hAnsi="Segoe UI" w:cs="Segoe UI"/>
                <w:b w:val="0"/>
                <w:bCs w:val="0"/>
                <w:sz w:val="21"/>
                <w:szCs w:val="21"/>
              </w:rPr>
            </w:pPr>
          </w:p>
        </w:tc>
        <w:tc>
          <w:tcPr>
            <w:tcW w:w="2580" w:type="dxa"/>
          </w:tcPr>
          <w:p w14:paraId="17A17355" w14:textId="0B83628F" w:rsidR="70966719" w:rsidRDefault="70966719"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ensure secure handling of transactions</w:t>
            </w:r>
          </w:p>
        </w:tc>
        <w:tc>
          <w:tcPr>
            <w:tcW w:w="3105" w:type="dxa"/>
          </w:tcPr>
          <w:p w14:paraId="49FA6706" w14:textId="2A71D09F" w:rsidR="70966719" w:rsidRDefault="70966719"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sensitive data is protected</w:t>
            </w:r>
          </w:p>
        </w:tc>
        <w:tc>
          <w:tcPr>
            <w:tcW w:w="3639" w:type="dxa"/>
          </w:tcPr>
          <w:p w14:paraId="0E6BC8DB" w14:textId="6FD0631B" w:rsidR="70966719" w:rsidRDefault="70966719"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Data is encrypted in transit and at rest</w:t>
            </w:r>
          </w:p>
          <w:p w14:paraId="2A646951" w14:textId="290CC59D" w:rsidR="70966719" w:rsidRDefault="70966719"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Sensitive actions logged securely</w:t>
            </w:r>
          </w:p>
          <w:p w14:paraId="07D16B1B" w14:textId="0EBACAE9" w:rsidR="70966719" w:rsidRDefault="70966719"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No exposure of confidential data in logs or errors</w:t>
            </w:r>
          </w:p>
        </w:tc>
      </w:tr>
    </w:tbl>
    <w:p w14:paraId="1A4C0B25" w14:textId="0870E8E7" w:rsidR="117BB036" w:rsidRDefault="117BB036" w:rsidP="117BB036"/>
    <w:p w14:paraId="6D64641B" w14:textId="34071F3A" w:rsidR="4C26AFA5" w:rsidRDefault="4C26AFA5" w:rsidP="117BB036">
      <w:pPr>
        <w:pStyle w:val="Heading2"/>
        <w:rPr>
          <w:rFonts w:ascii="Segoe UI" w:eastAsia="Segoe UI" w:hAnsi="Segoe UI" w:cs="Segoe UI"/>
          <w:sz w:val="21"/>
          <w:szCs w:val="21"/>
        </w:rPr>
      </w:pPr>
      <w:bookmarkStart w:id="857" w:name="_Observability,_Monitoring_&amp;"/>
      <w:bookmarkStart w:id="858" w:name="_Toc232667980"/>
      <w:commentRangeStart w:id="859"/>
      <w:commentRangeStart w:id="860"/>
      <w:r w:rsidRPr="117BB036">
        <w:rPr>
          <w:rFonts w:ascii="Segoe UI" w:eastAsia="Segoe UI" w:hAnsi="Segoe UI" w:cs="Segoe UI"/>
          <w:sz w:val="21"/>
          <w:szCs w:val="21"/>
        </w:rPr>
        <w:t>Observability, Monitoring &amp; Operational Telemetry</w:t>
      </w:r>
      <w:bookmarkEnd w:id="857"/>
      <w:bookmarkEnd w:id="858"/>
      <w:commentRangeEnd w:id="859"/>
      <w:r w:rsidR="0018409C">
        <w:rPr>
          <w:rStyle w:val="CommentReference"/>
          <w:rFonts w:ascii="Segoe UI" w:eastAsia="Segoe UI" w:hAnsi="Segoe UI" w:cs="Segoe UI"/>
          <w:sz w:val="21"/>
          <w:szCs w:val="21"/>
        </w:rPr>
        <w:commentReference w:id="859"/>
      </w:r>
      <w:commentRangeEnd w:id="860"/>
      <w:r w:rsidR="004D4BCC">
        <w:rPr>
          <w:rStyle w:val="CommentReference"/>
          <w:rFonts w:ascii="Segoe UI" w:eastAsia="Segoe UI" w:hAnsi="Segoe UI" w:cs="Segoe UI"/>
          <w:sz w:val="21"/>
          <w:szCs w:val="21"/>
        </w:rPr>
        <w:commentReference w:id="860"/>
      </w:r>
    </w:p>
    <w:tbl>
      <w:tblPr>
        <w:tblStyle w:val="GridTable4-Accent4"/>
        <w:tblW w:w="0" w:type="auto"/>
        <w:tblLook w:val="04A0" w:firstRow="1" w:lastRow="0" w:firstColumn="1" w:lastColumn="0" w:noHBand="0" w:noVBand="1"/>
      </w:tblPr>
      <w:tblGrid>
        <w:gridCol w:w="1413"/>
        <w:gridCol w:w="2580"/>
        <w:gridCol w:w="3105"/>
        <w:gridCol w:w="3639"/>
      </w:tblGrid>
      <w:tr w:rsidR="117BB036" w14:paraId="7EAE4573"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17DBD21" w14:textId="77777777" w:rsidR="117BB036" w:rsidRDefault="117BB036" w:rsidP="117BB036">
            <w:pPr>
              <w:pStyle w:val="ListBullet"/>
              <w:numPr>
                <w:ilvl w:val="0"/>
                <w:numId w:val="0"/>
              </w:numPr>
              <w:rPr>
                <w:rFonts w:cs="BT Curve"/>
              </w:rPr>
            </w:pPr>
            <w:r w:rsidRPr="117BB036">
              <w:rPr>
                <w:rFonts w:cs="BT Curve"/>
              </w:rPr>
              <w:t>As a</w:t>
            </w:r>
          </w:p>
        </w:tc>
        <w:tc>
          <w:tcPr>
            <w:tcW w:w="2580" w:type="dxa"/>
          </w:tcPr>
          <w:p w14:paraId="48F964F6"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I want to</w:t>
            </w:r>
          </w:p>
        </w:tc>
        <w:tc>
          <w:tcPr>
            <w:tcW w:w="3105" w:type="dxa"/>
          </w:tcPr>
          <w:p w14:paraId="65C03FC6"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So that</w:t>
            </w:r>
          </w:p>
        </w:tc>
        <w:tc>
          <w:tcPr>
            <w:tcW w:w="3639" w:type="dxa"/>
          </w:tcPr>
          <w:p w14:paraId="6B4DC4F6"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Acceptance criteria</w:t>
            </w:r>
          </w:p>
        </w:tc>
      </w:tr>
      <w:tr w:rsidR="117BB036" w14:paraId="79CB64C2"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99814C8" w14:textId="60A21C05" w:rsidR="117BB036" w:rsidRDefault="117BB036" w:rsidP="117BB036">
            <w:pPr>
              <w:spacing w:line="300" w:lineRule="auto"/>
            </w:pPr>
            <w:r w:rsidRPr="117BB036">
              <w:rPr>
                <w:rFonts w:ascii="Segoe UI" w:eastAsia="Segoe UI" w:hAnsi="Segoe UI" w:cs="Segoe UI"/>
                <w:b w:val="0"/>
                <w:bCs w:val="0"/>
                <w:sz w:val="21"/>
                <w:szCs w:val="21"/>
              </w:rPr>
              <w:t>BT Product Owner</w:t>
            </w:r>
          </w:p>
        </w:tc>
        <w:tc>
          <w:tcPr>
            <w:tcW w:w="2580" w:type="dxa"/>
          </w:tcPr>
          <w:p w14:paraId="771AA812" w14:textId="2E1A6123" w:rsidR="023F7F38" w:rsidRDefault="023F7F38"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proactively monitor portal and API health</w:t>
            </w:r>
          </w:p>
        </w:tc>
        <w:tc>
          <w:tcPr>
            <w:tcW w:w="3105" w:type="dxa"/>
          </w:tcPr>
          <w:p w14:paraId="16A57F00" w14:textId="2D6358BE" w:rsidR="023F7F38" w:rsidRDefault="023F7F38"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issues are detected early</w:t>
            </w:r>
          </w:p>
        </w:tc>
        <w:tc>
          <w:tcPr>
            <w:tcW w:w="3639" w:type="dxa"/>
          </w:tcPr>
          <w:p w14:paraId="46216F40" w14:textId="638B11D6" w:rsidR="023F7F38" w:rsidRDefault="023F7F38"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Health metrics monitored in real time</w:t>
            </w:r>
          </w:p>
          <w:p w14:paraId="5627F62F" w14:textId="445FC6B8" w:rsidR="023F7F38" w:rsidRDefault="023F7F38"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Alerts configured for anomalies</w:t>
            </w:r>
          </w:p>
          <w:p w14:paraId="1EE7C7A7" w14:textId="0686DE9B" w:rsidR="023F7F38" w:rsidRDefault="023F7F38"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Monitoring covers portal and APIs</w:t>
            </w:r>
          </w:p>
        </w:tc>
      </w:tr>
      <w:tr w:rsidR="117BB036" w14:paraId="1C7B55C2"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366C268" w14:textId="0658645F" w:rsidR="117BB036" w:rsidRDefault="117BB036" w:rsidP="117BB036">
            <w:pPr>
              <w:spacing w:line="300" w:lineRule="auto"/>
            </w:pPr>
            <w:r w:rsidRPr="117BB036">
              <w:rPr>
                <w:rFonts w:ascii="Segoe UI" w:eastAsia="Segoe UI" w:hAnsi="Segoe UI" w:cs="Segoe UI"/>
                <w:b w:val="0"/>
                <w:bCs w:val="0"/>
                <w:sz w:val="21"/>
                <w:szCs w:val="21"/>
              </w:rPr>
              <w:t>BT Product Owner</w:t>
            </w:r>
          </w:p>
        </w:tc>
        <w:tc>
          <w:tcPr>
            <w:tcW w:w="2580" w:type="dxa"/>
          </w:tcPr>
          <w:p w14:paraId="25E30834" w14:textId="5C7E447C" w:rsidR="4E7835C5" w:rsidRDefault="4E7835C5"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track platform health metrics</w:t>
            </w:r>
          </w:p>
        </w:tc>
        <w:tc>
          <w:tcPr>
            <w:tcW w:w="3105" w:type="dxa"/>
          </w:tcPr>
          <w:p w14:paraId="798F840E" w14:textId="34EEA61C" w:rsidR="4E7835C5" w:rsidRDefault="4E7835C5"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SLA compliance is ensured</w:t>
            </w:r>
          </w:p>
        </w:tc>
        <w:tc>
          <w:tcPr>
            <w:tcW w:w="3639" w:type="dxa"/>
          </w:tcPr>
          <w:p w14:paraId="0731B318" w14:textId="3AD90F75" w:rsidR="4E7835C5" w:rsidRDefault="4E7835C5"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Uptime and availability tracked continuously</w:t>
            </w:r>
          </w:p>
          <w:p w14:paraId="692F71FF" w14:textId="34ADF431" w:rsidR="4E7835C5" w:rsidRDefault="4E7835C5"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SLA breaches trigger automated alerts</w:t>
            </w:r>
          </w:p>
          <w:p w14:paraId="27C546B5" w14:textId="7925B0C0" w:rsidR="4E7835C5" w:rsidRDefault="4E7835C5"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Historical performance data retained</w:t>
            </w:r>
          </w:p>
        </w:tc>
      </w:tr>
      <w:tr w:rsidR="117BB036" w14:paraId="5F203C5E"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8F786EA" w14:textId="0658645F" w:rsidR="117BB036" w:rsidRDefault="117BB036" w:rsidP="117BB036">
            <w:pPr>
              <w:spacing w:line="300" w:lineRule="auto"/>
            </w:pPr>
            <w:r w:rsidRPr="117BB036">
              <w:rPr>
                <w:rFonts w:ascii="Segoe UI" w:eastAsia="Segoe UI" w:hAnsi="Segoe UI" w:cs="Segoe UI"/>
                <w:b w:val="0"/>
                <w:bCs w:val="0"/>
                <w:sz w:val="21"/>
                <w:szCs w:val="21"/>
              </w:rPr>
              <w:t>BT Product Owner</w:t>
            </w:r>
          </w:p>
          <w:p w14:paraId="74B3459F" w14:textId="4B239CFE" w:rsidR="117BB036" w:rsidRDefault="117BB036" w:rsidP="117BB036">
            <w:pPr>
              <w:spacing w:line="300" w:lineRule="auto"/>
              <w:rPr>
                <w:rFonts w:ascii="Segoe UI" w:eastAsia="Segoe UI" w:hAnsi="Segoe UI" w:cs="Segoe UI"/>
                <w:b w:val="0"/>
                <w:bCs w:val="0"/>
                <w:sz w:val="21"/>
                <w:szCs w:val="21"/>
              </w:rPr>
            </w:pPr>
          </w:p>
        </w:tc>
        <w:tc>
          <w:tcPr>
            <w:tcW w:w="2580" w:type="dxa"/>
          </w:tcPr>
          <w:p w14:paraId="0272E814" w14:textId="10A8E225" w:rsidR="13F4E1E9" w:rsidRDefault="13F4E1E9"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view API usage and errors</w:t>
            </w:r>
          </w:p>
        </w:tc>
        <w:tc>
          <w:tcPr>
            <w:tcW w:w="3105" w:type="dxa"/>
          </w:tcPr>
          <w:p w14:paraId="35A5FFA1" w14:textId="1A546F1A" w:rsidR="13F4E1E9" w:rsidRDefault="13F4E1E9"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can diagnose and optimise performance</w:t>
            </w:r>
          </w:p>
        </w:tc>
        <w:tc>
          <w:tcPr>
            <w:tcW w:w="3639" w:type="dxa"/>
          </w:tcPr>
          <w:p w14:paraId="36936FEC" w14:textId="3E74A885" w:rsidR="13F4E1E9" w:rsidRDefault="13F4E1E9"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API call volumes visible by API and consumer</w:t>
            </w:r>
          </w:p>
          <w:p w14:paraId="0954ED2F" w14:textId="1A419A76" w:rsidR="13F4E1E9" w:rsidRDefault="13F4E1E9"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Errors tracked and categorised</w:t>
            </w:r>
          </w:p>
          <w:p w14:paraId="0840F093" w14:textId="56C0CD36" w:rsidR="13F4E1E9" w:rsidRDefault="13F4E1E9"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Trends available over time</w:t>
            </w:r>
          </w:p>
        </w:tc>
      </w:tr>
      <w:tr w:rsidR="117BB036" w14:paraId="7242FA7F"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E20E8DB" w14:textId="4FF4E508" w:rsidR="228525F9" w:rsidRDefault="228525F9" w:rsidP="117BB036">
            <w:pPr>
              <w:spacing w:line="300" w:lineRule="auto"/>
            </w:pPr>
            <w:r w:rsidRPr="117BB036">
              <w:rPr>
                <w:rFonts w:ascii="Segoe UI" w:eastAsia="Segoe UI" w:hAnsi="Segoe UI" w:cs="Segoe UI"/>
                <w:b w:val="0"/>
                <w:bCs w:val="0"/>
                <w:sz w:val="21"/>
                <w:szCs w:val="21"/>
              </w:rPr>
              <w:t>BT Product Owner</w:t>
            </w:r>
          </w:p>
        </w:tc>
        <w:tc>
          <w:tcPr>
            <w:tcW w:w="2580" w:type="dxa"/>
          </w:tcPr>
          <w:p w14:paraId="554D7E8D" w14:textId="2DA2F43B" w:rsidR="228525F9" w:rsidRDefault="228525F9"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monitor fallout across journeys</w:t>
            </w:r>
          </w:p>
        </w:tc>
        <w:tc>
          <w:tcPr>
            <w:tcW w:w="3105" w:type="dxa"/>
          </w:tcPr>
          <w:p w14:paraId="670D9761" w14:textId="6A511B4D" w:rsidR="228525F9" w:rsidRDefault="228525F9"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failed transactions can be identified</w:t>
            </w:r>
          </w:p>
        </w:tc>
        <w:tc>
          <w:tcPr>
            <w:tcW w:w="3639" w:type="dxa"/>
          </w:tcPr>
          <w:p w14:paraId="73706A5F" w14:textId="45D287E3" w:rsidR="228525F9" w:rsidRDefault="228525F9"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Failed transactions tracked across systems</w:t>
            </w:r>
          </w:p>
          <w:p w14:paraId="2F32C608" w14:textId="12DF7CCD" w:rsidR="228525F9" w:rsidRDefault="228525F9"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Fallout alerts generated</w:t>
            </w:r>
          </w:p>
          <w:p w14:paraId="2B88447C" w14:textId="7C1E4FFA" w:rsidR="228525F9" w:rsidRDefault="228525F9"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Root cause traceability supported</w:t>
            </w:r>
          </w:p>
        </w:tc>
      </w:tr>
      <w:tr w:rsidR="3809B1F0" w14:paraId="452DB4F3" w14:textId="77777777" w:rsidTr="3809B1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2E8781B" w14:textId="57C40A10" w:rsidR="3809B1F0" w:rsidRDefault="3809B1F0" w:rsidP="3809B1F0">
            <w:pPr>
              <w:spacing w:line="300" w:lineRule="auto"/>
              <w:rPr>
                <w:rFonts w:ascii="Segoe UI" w:eastAsia="Segoe UI" w:hAnsi="Segoe UI" w:cs="Segoe UI"/>
                <w:b w:val="0"/>
                <w:bCs w:val="0"/>
                <w:sz w:val="21"/>
                <w:szCs w:val="21"/>
              </w:rPr>
            </w:pPr>
          </w:p>
        </w:tc>
        <w:tc>
          <w:tcPr>
            <w:tcW w:w="2580" w:type="dxa"/>
          </w:tcPr>
          <w:p w14:paraId="16D7342F" w14:textId="428EE2F2" w:rsidR="3809B1F0" w:rsidRDefault="3809B1F0" w:rsidP="3809B1F0">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c>
          <w:tcPr>
            <w:tcW w:w="3105" w:type="dxa"/>
          </w:tcPr>
          <w:p w14:paraId="7BE31F1B" w14:textId="234CF558" w:rsidR="3809B1F0" w:rsidRDefault="3809B1F0" w:rsidP="3809B1F0">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c>
          <w:tcPr>
            <w:tcW w:w="3639" w:type="dxa"/>
          </w:tcPr>
          <w:p w14:paraId="0C2D4230" w14:textId="7CC31870" w:rsidR="3809B1F0" w:rsidRDefault="3809B1F0" w:rsidP="3809B1F0">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p>
        </w:tc>
      </w:tr>
    </w:tbl>
    <w:p w14:paraId="634C3717" w14:textId="0B58FDAA" w:rsidR="117BB036" w:rsidRDefault="117BB036" w:rsidP="117BB036"/>
    <w:p w14:paraId="7A5E0642" w14:textId="3B220C77" w:rsidR="4C26AFA5" w:rsidRDefault="4C26AFA5" w:rsidP="117BB036">
      <w:pPr>
        <w:pStyle w:val="Heading2"/>
        <w:rPr>
          <w:rFonts w:ascii="Segoe UI" w:eastAsia="Segoe UI" w:hAnsi="Segoe UI" w:cs="Segoe UI"/>
          <w:sz w:val="21"/>
          <w:szCs w:val="21"/>
        </w:rPr>
      </w:pPr>
      <w:bookmarkStart w:id="862" w:name="_Auditability,_Governance_&amp;"/>
      <w:bookmarkStart w:id="863" w:name="_Toc232667981"/>
      <w:r w:rsidRPr="117BB036">
        <w:rPr>
          <w:rFonts w:ascii="Segoe UI" w:eastAsia="Segoe UI" w:hAnsi="Segoe UI" w:cs="Segoe UI"/>
          <w:sz w:val="21"/>
          <w:szCs w:val="21"/>
        </w:rPr>
        <w:t>Auditability, Governance &amp; Compliance</w:t>
      </w:r>
      <w:bookmarkEnd w:id="862"/>
      <w:bookmarkEnd w:id="863"/>
    </w:p>
    <w:tbl>
      <w:tblPr>
        <w:tblStyle w:val="GridTable4-Accent4"/>
        <w:tblW w:w="0" w:type="auto"/>
        <w:tblLook w:val="04A0" w:firstRow="1" w:lastRow="0" w:firstColumn="1" w:lastColumn="0" w:noHBand="0" w:noVBand="1"/>
      </w:tblPr>
      <w:tblGrid>
        <w:gridCol w:w="1413"/>
        <w:gridCol w:w="2580"/>
        <w:gridCol w:w="3105"/>
        <w:gridCol w:w="3639"/>
      </w:tblGrid>
      <w:tr w:rsidR="117BB036" w14:paraId="748191F8"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27B5EF3" w14:textId="77777777" w:rsidR="117BB036" w:rsidRDefault="117BB036" w:rsidP="117BB036">
            <w:pPr>
              <w:pStyle w:val="ListBullet"/>
              <w:numPr>
                <w:ilvl w:val="0"/>
                <w:numId w:val="0"/>
              </w:numPr>
              <w:rPr>
                <w:rFonts w:cs="BT Curve"/>
              </w:rPr>
            </w:pPr>
            <w:r w:rsidRPr="117BB036">
              <w:rPr>
                <w:rFonts w:cs="BT Curve"/>
              </w:rPr>
              <w:t>As a</w:t>
            </w:r>
          </w:p>
        </w:tc>
        <w:tc>
          <w:tcPr>
            <w:tcW w:w="2580" w:type="dxa"/>
          </w:tcPr>
          <w:p w14:paraId="45F4AC76"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I want to</w:t>
            </w:r>
          </w:p>
        </w:tc>
        <w:tc>
          <w:tcPr>
            <w:tcW w:w="3105" w:type="dxa"/>
          </w:tcPr>
          <w:p w14:paraId="742BADA3"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So that</w:t>
            </w:r>
          </w:p>
        </w:tc>
        <w:tc>
          <w:tcPr>
            <w:tcW w:w="3639" w:type="dxa"/>
          </w:tcPr>
          <w:p w14:paraId="45EDB3E6"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Acceptance criteria</w:t>
            </w:r>
          </w:p>
        </w:tc>
      </w:tr>
      <w:tr w:rsidR="117BB036" w14:paraId="56C5984D"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CD79462" w14:textId="60A21C05" w:rsidR="117BB036" w:rsidRDefault="117BB036" w:rsidP="117BB036">
            <w:pPr>
              <w:spacing w:line="300" w:lineRule="auto"/>
            </w:pPr>
            <w:r w:rsidRPr="117BB036">
              <w:rPr>
                <w:rFonts w:ascii="Segoe UI" w:eastAsia="Segoe UI" w:hAnsi="Segoe UI" w:cs="Segoe UI"/>
                <w:b w:val="0"/>
                <w:bCs w:val="0"/>
                <w:sz w:val="21"/>
                <w:szCs w:val="21"/>
              </w:rPr>
              <w:t>BT Product Owner</w:t>
            </w:r>
          </w:p>
        </w:tc>
        <w:tc>
          <w:tcPr>
            <w:tcW w:w="2580" w:type="dxa"/>
          </w:tcPr>
          <w:p w14:paraId="15C68ADB" w14:textId="004757D0" w:rsidR="232B3CA1" w:rsidRDefault="232B3CA1"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maintain audit trails across portal and API</w:t>
            </w:r>
          </w:p>
        </w:tc>
        <w:tc>
          <w:tcPr>
            <w:tcW w:w="3105" w:type="dxa"/>
          </w:tcPr>
          <w:p w14:paraId="5604224F" w14:textId="67C7142B" w:rsidR="232B3CA1" w:rsidRDefault="232B3CA1"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activities are traceable</w:t>
            </w:r>
          </w:p>
        </w:tc>
        <w:tc>
          <w:tcPr>
            <w:tcW w:w="3639" w:type="dxa"/>
          </w:tcPr>
          <w:p w14:paraId="3BAC4377" w14:textId="68FE6C99" w:rsidR="232B3CA1" w:rsidRDefault="232B3CA1"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All transactions logged with timestamps and users</w:t>
            </w:r>
          </w:p>
          <w:p w14:paraId="5AAD7570" w14:textId="18520C32" w:rsidR="232B3CA1" w:rsidRDefault="232B3CA1"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Audit data retained per policy</w:t>
            </w:r>
          </w:p>
          <w:p w14:paraId="58F36B41" w14:textId="680C0880" w:rsidR="232B3CA1" w:rsidRDefault="232B3CA1"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Logs searchable for investigations</w:t>
            </w:r>
          </w:p>
        </w:tc>
      </w:tr>
      <w:tr w:rsidR="117BB036" w14:paraId="48567CAD"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833319F" w14:textId="0658645F" w:rsidR="117BB036" w:rsidRDefault="117BB036" w:rsidP="117BB036">
            <w:pPr>
              <w:spacing w:line="300" w:lineRule="auto"/>
            </w:pPr>
            <w:r w:rsidRPr="117BB036">
              <w:rPr>
                <w:rFonts w:ascii="Segoe UI" w:eastAsia="Segoe UI" w:hAnsi="Segoe UI" w:cs="Segoe UI"/>
                <w:b w:val="0"/>
                <w:bCs w:val="0"/>
                <w:sz w:val="21"/>
                <w:szCs w:val="21"/>
              </w:rPr>
              <w:t>BT Product Owner</w:t>
            </w:r>
          </w:p>
        </w:tc>
        <w:tc>
          <w:tcPr>
            <w:tcW w:w="2580" w:type="dxa"/>
          </w:tcPr>
          <w:p w14:paraId="3F177E8D" w14:textId="2B32C538" w:rsidR="6645F825" w:rsidRDefault="6645F825"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track BT internal user actions</w:t>
            </w:r>
          </w:p>
        </w:tc>
        <w:tc>
          <w:tcPr>
            <w:tcW w:w="3105" w:type="dxa"/>
          </w:tcPr>
          <w:p w14:paraId="5180E6E6" w14:textId="0BF1F6B5" w:rsidR="6645F825" w:rsidRDefault="6645F825"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assisted journeys are auditable</w:t>
            </w:r>
          </w:p>
        </w:tc>
        <w:tc>
          <w:tcPr>
            <w:tcW w:w="3639" w:type="dxa"/>
          </w:tcPr>
          <w:p w14:paraId="32428FF6" w14:textId="463155E0" w:rsidR="6645F825" w:rsidRDefault="6645F825"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Assisted actions linked to internal users</w:t>
            </w:r>
          </w:p>
          <w:p w14:paraId="5FACBE83" w14:textId="2AF9CE24" w:rsidR="6645F825" w:rsidRDefault="6645F825"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Changes recorded with before/after state</w:t>
            </w:r>
          </w:p>
          <w:p w14:paraId="38919B4C" w14:textId="0048F608" w:rsidR="6645F825" w:rsidRDefault="6645F825"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Audit trails distinguish assisted vs self-service</w:t>
            </w:r>
          </w:p>
        </w:tc>
      </w:tr>
      <w:tr w:rsidR="117BB036" w14:paraId="6D20C219"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E38E946" w14:textId="0658645F" w:rsidR="117BB036" w:rsidRDefault="117BB036" w:rsidP="117BB036">
            <w:pPr>
              <w:spacing w:line="300" w:lineRule="auto"/>
            </w:pPr>
            <w:r w:rsidRPr="117BB036">
              <w:rPr>
                <w:rFonts w:ascii="Segoe UI" w:eastAsia="Segoe UI" w:hAnsi="Segoe UI" w:cs="Segoe UI"/>
                <w:b w:val="0"/>
                <w:bCs w:val="0"/>
                <w:sz w:val="21"/>
                <w:szCs w:val="21"/>
              </w:rPr>
              <w:t>BT Product Owner</w:t>
            </w:r>
          </w:p>
          <w:p w14:paraId="1865E154" w14:textId="4B239CFE" w:rsidR="117BB036" w:rsidRDefault="117BB036" w:rsidP="117BB036">
            <w:pPr>
              <w:spacing w:line="300" w:lineRule="auto"/>
              <w:rPr>
                <w:rFonts w:ascii="Segoe UI" w:eastAsia="Segoe UI" w:hAnsi="Segoe UI" w:cs="Segoe UI"/>
                <w:b w:val="0"/>
                <w:bCs w:val="0"/>
                <w:sz w:val="21"/>
                <w:szCs w:val="21"/>
              </w:rPr>
            </w:pPr>
          </w:p>
        </w:tc>
        <w:tc>
          <w:tcPr>
            <w:tcW w:w="2580" w:type="dxa"/>
          </w:tcPr>
          <w:p w14:paraId="17CBB13E" w14:textId="36102A2A" w:rsidR="09AE2A6B" w:rsidRDefault="09AE2A6B"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audit orders, faults and billing</w:t>
            </w:r>
          </w:p>
        </w:tc>
        <w:tc>
          <w:tcPr>
            <w:tcW w:w="3105" w:type="dxa"/>
          </w:tcPr>
          <w:p w14:paraId="31287548" w14:textId="1B041625" w:rsidR="09AE2A6B" w:rsidRDefault="09AE2A6B"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domain interactions are fully traceable</w:t>
            </w:r>
          </w:p>
        </w:tc>
        <w:tc>
          <w:tcPr>
            <w:tcW w:w="3639" w:type="dxa"/>
          </w:tcPr>
          <w:p w14:paraId="355E4310" w14:textId="673FB62A" w:rsidR="09AE2A6B" w:rsidRDefault="09AE2A6B"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Order, fault and billing events logged</w:t>
            </w:r>
          </w:p>
          <w:p w14:paraId="4A7DA708" w14:textId="1FAC129B" w:rsidR="09AE2A6B" w:rsidRDefault="09AE2A6B"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End-to-end traceability maintained</w:t>
            </w:r>
          </w:p>
          <w:p w14:paraId="5D2FF6DC" w14:textId="4ED4B4C7" w:rsidR="09AE2A6B" w:rsidRDefault="09AE2A6B"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Logs grouped by domain</w:t>
            </w:r>
          </w:p>
        </w:tc>
      </w:tr>
      <w:tr w:rsidR="117BB036" w14:paraId="1F96F038"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D2B8980" w14:textId="4FF4E508" w:rsidR="117BB036" w:rsidRDefault="117BB036" w:rsidP="117BB036">
            <w:pPr>
              <w:spacing w:line="300" w:lineRule="auto"/>
            </w:pPr>
            <w:r w:rsidRPr="117BB036">
              <w:rPr>
                <w:rFonts w:ascii="Segoe UI" w:eastAsia="Segoe UI" w:hAnsi="Segoe UI" w:cs="Segoe UI"/>
                <w:b w:val="0"/>
                <w:bCs w:val="0"/>
                <w:sz w:val="21"/>
                <w:szCs w:val="21"/>
              </w:rPr>
              <w:t>BT Product Owner</w:t>
            </w:r>
          </w:p>
        </w:tc>
        <w:tc>
          <w:tcPr>
            <w:tcW w:w="2580" w:type="dxa"/>
          </w:tcPr>
          <w:p w14:paraId="449DDE35" w14:textId="5CB94CDC" w:rsidR="1CC0785D" w:rsidRDefault="1CC0785D"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log API access</w:t>
            </w:r>
          </w:p>
        </w:tc>
        <w:tc>
          <w:tcPr>
            <w:tcW w:w="3105" w:type="dxa"/>
          </w:tcPr>
          <w:p w14:paraId="17A21DF7" w14:textId="659C8DDE" w:rsidR="1CC0785D" w:rsidRDefault="1CC0785D"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usage and security can be monitored</w:t>
            </w:r>
          </w:p>
        </w:tc>
        <w:tc>
          <w:tcPr>
            <w:tcW w:w="3639" w:type="dxa"/>
          </w:tcPr>
          <w:p w14:paraId="23576415" w14:textId="6C814127" w:rsidR="1CC0785D" w:rsidRDefault="1CC0785D"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API requests logged with consumer and endpoint</w:t>
            </w:r>
          </w:p>
          <w:p w14:paraId="309530FF" w14:textId="547FC737" w:rsidR="1CC0785D" w:rsidRDefault="1CC0785D"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Authentication events recorded</w:t>
            </w:r>
          </w:p>
          <w:p w14:paraId="310AA497" w14:textId="5B067BCB" w:rsidR="1CC0785D" w:rsidRDefault="1CC0785D"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Logs available for audit and compliance</w:t>
            </w:r>
          </w:p>
        </w:tc>
      </w:tr>
    </w:tbl>
    <w:p w14:paraId="7CCB2C79" w14:textId="38B8E1A9" w:rsidR="4C26AFA5" w:rsidRDefault="4C26AFA5" w:rsidP="117BB036">
      <w:pPr>
        <w:pStyle w:val="Heading2"/>
        <w:rPr>
          <w:rFonts w:ascii="Segoe UI" w:eastAsia="Segoe UI" w:hAnsi="Segoe UI" w:cs="Segoe UI"/>
          <w:sz w:val="21"/>
          <w:szCs w:val="21"/>
        </w:rPr>
      </w:pPr>
      <w:bookmarkStart w:id="864" w:name="_Analytics_&amp;_Measurement"/>
      <w:bookmarkStart w:id="865" w:name="_Toc232667982"/>
      <w:r w:rsidRPr="117BB036">
        <w:rPr>
          <w:rFonts w:ascii="Segoe UI" w:eastAsia="Segoe UI" w:hAnsi="Segoe UI" w:cs="Segoe UI"/>
          <w:sz w:val="21"/>
          <w:szCs w:val="21"/>
        </w:rPr>
        <w:t>Analytics &amp; Measurement</w:t>
      </w:r>
      <w:bookmarkEnd w:id="864"/>
      <w:bookmarkEnd w:id="865"/>
    </w:p>
    <w:p w14:paraId="7FD111E9" w14:textId="1B975158" w:rsidR="117BB036" w:rsidRDefault="117BB036" w:rsidP="117BB036">
      <w:pPr>
        <w:pStyle w:val="ListParagraph"/>
        <w:numPr>
          <w:ilvl w:val="1"/>
          <w:numId w:val="40"/>
        </w:numPr>
        <w:spacing w:after="0" w:line="300" w:lineRule="auto"/>
        <w:rPr>
          <w:rFonts w:ascii="Segoe UI" w:eastAsia="Segoe UI" w:hAnsi="Segoe UI" w:cs="Segoe UI"/>
          <w:sz w:val="21"/>
          <w:szCs w:val="21"/>
        </w:rPr>
      </w:pPr>
    </w:p>
    <w:tbl>
      <w:tblPr>
        <w:tblStyle w:val="GridTable4-Accent4"/>
        <w:tblW w:w="0" w:type="auto"/>
        <w:tblLook w:val="04A0" w:firstRow="1" w:lastRow="0" w:firstColumn="1" w:lastColumn="0" w:noHBand="0" w:noVBand="1"/>
      </w:tblPr>
      <w:tblGrid>
        <w:gridCol w:w="1413"/>
        <w:gridCol w:w="2580"/>
        <w:gridCol w:w="3105"/>
        <w:gridCol w:w="3639"/>
      </w:tblGrid>
      <w:tr w:rsidR="117BB036" w14:paraId="2805F0A1"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0E1A39C" w14:textId="77777777" w:rsidR="117BB036" w:rsidRDefault="117BB036" w:rsidP="117BB036">
            <w:pPr>
              <w:pStyle w:val="ListBullet"/>
              <w:numPr>
                <w:ilvl w:val="0"/>
                <w:numId w:val="0"/>
              </w:numPr>
              <w:rPr>
                <w:rFonts w:cs="BT Curve"/>
              </w:rPr>
            </w:pPr>
            <w:r w:rsidRPr="117BB036">
              <w:rPr>
                <w:rFonts w:cs="BT Curve"/>
              </w:rPr>
              <w:t>As a</w:t>
            </w:r>
          </w:p>
        </w:tc>
        <w:tc>
          <w:tcPr>
            <w:tcW w:w="2580" w:type="dxa"/>
          </w:tcPr>
          <w:p w14:paraId="0E5C18C5"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I want to</w:t>
            </w:r>
          </w:p>
        </w:tc>
        <w:tc>
          <w:tcPr>
            <w:tcW w:w="3105" w:type="dxa"/>
          </w:tcPr>
          <w:p w14:paraId="089A8A90"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So that</w:t>
            </w:r>
          </w:p>
        </w:tc>
        <w:tc>
          <w:tcPr>
            <w:tcW w:w="3639" w:type="dxa"/>
          </w:tcPr>
          <w:p w14:paraId="7119B693"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Acceptance criteria</w:t>
            </w:r>
          </w:p>
        </w:tc>
      </w:tr>
      <w:tr w:rsidR="117BB036" w14:paraId="3C819CE2"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F177DDB" w14:textId="60A21C05" w:rsidR="117BB036" w:rsidRDefault="117BB036" w:rsidP="117BB036">
            <w:pPr>
              <w:spacing w:line="300" w:lineRule="auto"/>
            </w:pPr>
            <w:r w:rsidRPr="117BB036">
              <w:rPr>
                <w:rFonts w:ascii="Segoe UI" w:eastAsia="Segoe UI" w:hAnsi="Segoe UI" w:cs="Segoe UI"/>
                <w:b w:val="0"/>
                <w:bCs w:val="0"/>
                <w:sz w:val="21"/>
                <w:szCs w:val="21"/>
              </w:rPr>
              <w:t>BT Product Owner</w:t>
            </w:r>
          </w:p>
        </w:tc>
        <w:tc>
          <w:tcPr>
            <w:tcW w:w="2580" w:type="dxa"/>
          </w:tcPr>
          <w:p w14:paraId="6E2AEA0D" w14:textId="63834A7A" w:rsidR="56A5F787" w:rsidRDefault="56A5F787"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track journey funnels</w:t>
            </w:r>
          </w:p>
        </w:tc>
        <w:tc>
          <w:tcPr>
            <w:tcW w:w="3105" w:type="dxa"/>
          </w:tcPr>
          <w:p w14:paraId="56892FC4" w14:textId="35374F61" w:rsidR="56A5F787" w:rsidRDefault="56A5F787"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can identify drop-offs</w:t>
            </w:r>
          </w:p>
        </w:tc>
        <w:tc>
          <w:tcPr>
            <w:tcW w:w="3639" w:type="dxa"/>
          </w:tcPr>
          <w:p w14:paraId="02DB0CD5" w14:textId="63EBE71D" w:rsidR="56A5F787" w:rsidRDefault="56A5F787"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End-to-end journeys tracked</w:t>
            </w:r>
          </w:p>
          <w:p w14:paraId="3B01EED1" w14:textId="6CD2475B" w:rsidR="56A5F787" w:rsidRDefault="56A5F787"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Drop-off points identifiable</w:t>
            </w:r>
          </w:p>
          <w:p w14:paraId="47271CCF" w14:textId="11FBAF02" w:rsidR="56A5F787" w:rsidRDefault="56A5F787"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Funnel performance measurable</w:t>
            </w:r>
          </w:p>
        </w:tc>
      </w:tr>
      <w:tr w:rsidR="117BB036" w14:paraId="42C78BE1"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1B9A62D" w14:textId="0658645F" w:rsidR="117BB036" w:rsidRDefault="117BB036" w:rsidP="117BB036">
            <w:pPr>
              <w:spacing w:line="300" w:lineRule="auto"/>
            </w:pPr>
            <w:r w:rsidRPr="117BB036">
              <w:rPr>
                <w:rFonts w:ascii="Segoe UI" w:eastAsia="Segoe UI" w:hAnsi="Segoe UI" w:cs="Segoe UI"/>
                <w:b w:val="0"/>
                <w:bCs w:val="0"/>
                <w:sz w:val="21"/>
                <w:szCs w:val="21"/>
              </w:rPr>
              <w:t>BT Product Owner</w:t>
            </w:r>
          </w:p>
        </w:tc>
        <w:tc>
          <w:tcPr>
            <w:tcW w:w="2580" w:type="dxa"/>
          </w:tcPr>
          <w:p w14:paraId="6DA1489E" w14:textId="21D0A09C" w:rsidR="6081A003" w:rsidRDefault="6081A003"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use a standard event model</w:t>
            </w:r>
          </w:p>
        </w:tc>
        <w:tc>
          <w:tcPr>
            <w:tcW w:w="3105" w:type="dxa"/>
          </w:tcPr>
          <w:p w14:paraId="28F66C50" w14:textId="67F14EE7" w:rsidR="6081A003" w:rsidRDefault="6081A003"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analytics are consistent</w:t>
            </w:r>
          </w:p>
        </w:tc>
        <w:tc>
          <w:tcPr>
            <w:tcW w:w="3639" w:type="dxa"/>
          </w:tcPr>
          <w:p w14:paraId="05EA761B" w14:textId="5330E227" w:rsidR="6081A003" w:rsidRDefault="6081A003"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Events defined across portal and APIs</w:t>
            </w:r>
          </w:p>
          <w:p w14:paraId="63DA417F" w14:textId="00A3A6D3" w:rsidR="6081A003" w:rsidRDefault="6081A003"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Event taxonomy standardised</w:t>
            </w:r>
          </w:p>
          <w:p w14:paraId="209EAB54" w14:textId="477D2AE5" w:rsidR="6081A003" w:rsidRDefault="6081A003"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Events reusable across journeys</w:t>
            </w:r>
          </w:p>
        </w:tc>
      </w:tr>
      <w:tr w:rsidR="117BB036" w14:paraId="79EB930F"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3789D43" w14:textId="0658645F" w:rsidR="117BB036" w:rsidRDefault="117BB036" w:rsidP="117BB036">
            <w:pPr>
              <w:spacing w:line="300" w:lineRule="auto"/>
            </w:pPr>
            <w:r w:rsidRPr="117BB036">
              <w:rPr>
                <w:rFonts w:ascii="Segoe UI" w:eastAsia="Segoe UI" w:hAnsi="Segoe UI" w:cs="Segoe UI"/>
                <w:b w:val="0"/>
                <w:bCs w:val="0"/>
                <w:sz w:val="21"/>
                <w:szCs w:val="21"/>
              </w:rPr>
              <w:t>BT Product Owner</w:t>
            </w:r>
          </w:p>
          <w:p w14:paraId="5F523762" w14:textId="4B239CFE" w:rsidR="117BB036" w:rsidRDefault="117BB036" w:rsidP="117BB036">
            <w:pPr>
              <w:spacing w:line="300" w:lineRule="auto"/>
              <w:rPr>
                <w:rFonts w:ascii="Segoe UI" w:eastAsia="Segoe UI" w:hAnsi="Segoe UI" w:cs="Segoe UI"/>
                <w:b w:val="0"/>
                <w:bCs w:val="0"/>
                <w:sz w:val="21"/>
                <w:szCs w:val="21"/>
              </w:rPr>
            </w:pPr>
          </w:p>
        </w:tc>
        <w:tc>
          <w:tcPr>
            <w:tcW w:w="2580" w:type="dxa"/>
          </w:tcPr>
          <w:p w14:paraId="18F4234D" w14:textId="3C8742FF" w:rsidR="4411B5B9" w:rsidRDefault="4411B5B9"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track key metrics in dashboards</w:t>
            </w:r>
          </w:p>
        </w:tc>
        <w:tc>
          <w:tcPr>
            <w:tcW w:w="3105" w:type="dxa"/>
          </w:tcPr>
          <w:p w14:paraId="23C0DA34" w14:textId="2012D3C1" w:rsidR="4411B5B9" w:rsidRDefault="4411B5B9"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performance is measurable</w:t>
            </w:r>
          </w:p>
        </w:tc>
        <w:tc>
          <w:tcPr>
            <w:tcW w:w="3639" w:type="dxa"/>
          </w:tcPr>
          <w:p w14:paraId="66340873" w14:textId="2BC33BAA" w:rsidR="4411B5B9" w:rsidRDefault="4411B5B9"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 xml:space="preserve">Dashboards include: </w:t>
            </w:r>
          </w:p>
          <w:p w14:paraId="3B467281" w14:textId="2041A811" w:rsidR="4411B5B9" w:rsidRDefault="4411B5B9"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Adoption</w:t>
            </w:r>
          </w:p>
          <w:p w14:paraId="4CDF5051" w14:textId="3215A3FC" w:rsidR="4411B5B9" w:rsidRDefault="4411B5B9"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NPS/CSAT</w:t>
            </w:r>
          </w:p>
          <w:p w14:paraId="18FA4DB5" w14:textId="4B89951A" w:rsidR="4411B5B9" w:rsidRDefault="4411B5B9"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Error rates</w:t>
            </w:r>
          </w:p>
          <w:p w14:paraId="3A4877B1" w14:textId="7CDCB91B" w:rsidR="4411B5B9" w:rsidRDefault="4411B5B9"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Conversion</w:t>
            </w:r>
          </w:p>
          <w:p w14:paraId="62C30E87" w14:textId="33C9A19D" w:rsidR="4411B5B9" w:rsidRDefault="4411B5B9"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Data updated regularly</w:t>
            </w:r>
          </w:p>
          <w:p w14:paraId="0D7F4BDF" w14:textId="3B72F7F3" w:rsidR="4411B5B9" w:rsidRDefault="4411B5B9"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Trends visible over time</w:t>
            </w:r>
          </w:p>
        </w:tc>
      </w:tr>
    </w:tbl>
    <w:p w14:paraId="7F3F6F7B" w14:textId="75229E37" w:rsidR="117BB036" w:rsidRDefault="117BB036"/>
    <w:p w14:paraId="0EAC406A" w14:textId="384A4247" w:rsidR="117BB036" w:rsidRDefault="117BB036" w:rsidP="117BB036">
      <w:pPr>
        <w:pStyle w:val="ListParagraph"/>
        <w:numPr>
          <w:ilvl w:val="1"/>
          <w:numId w:val="40"/>
        </w:numPr>
        <w:spacing w:after="0" w:line="300" w:lineRule="auto"/>
        <w:rPr>
          <w:rFonts w:ascii="Segoe UI" w:eastAsia="Segoe UI" w:hAnsi="Segoe UI" w:cs="Segoe UI"/>
          <w:sz w:val="21"/>
          <w:szCs w:val="21"/>
        </w:rPr>
      </w:pPr>
    </w:p>
    <w:p w14:paraId="6EEB9F89" w14:textId="227A2071" w:rsidR="117BB036" w:rsidRDefault="117BB036" w:rsidP="117BB036"/>
    <w:p w14:paraId="55294CFC" w14:textId="76A3DB70" w:rsidR="4C26AFA5" w:rsidRDefault="4C26AFA5" w:rsidP="117BB036">
      <w:pPr>
        <w:pStyle w:val="Heading2"/>
        <w:rPr>
          <w:rFonts w:ascii="Segoe UI" w:eastAsia="Segoe UI" w:hAnsi="Segoe UI" w:cs="Segoe UI"/>
          <w:sz w:val="21"/>
          <w:szCs w:val="21"/>
        </w:rPr>
      </w:pPr>
      <w:bookmarkStart w:id="866" w:name="_Exception_Handling,_Error"/>
      <w:bookmarkStart w:id="867" w:name="_Toc232667983"/>
      <w:r w:rsidRPr="117BB036">
        <w:rPr>
          <w:rFonts w:ascii="Segoe UI" w:eastAsia="Segoe UI" w:hAnsi="Segoe UI" w:cs="Segoe UI"/>
          <w:sz w:val="21"/>
          <w:szCs w:val="21"/>
        </w:rPr>
        <w:t>Exception Handling, Error Management &amp; Recovery</w:t>
      </w:r>
      <w:bookmarkEnd w:id="866"/>
      <w:bookmarkEnd w:id="867"/>
    </w:p>
    <w:tbl>
      <w:tblPr>
        <w:tblStyle w:val="GridTable4-Accent4"/>
        <w:tblW w:w="0" w:type="auto"/>
        <w:tblLook w:val="04A0" w:firstRow="1" w:lastRow="0" w:firstColumn="1" w:lastColumn="0" w:noHBand="0" w:noVBand="1"/>
      </w:tblPr>
      <w:tblGrid>
        <w:gridCol w:w="1413"/>
        <w:gridCol w:w="2580"/>
        <w:gridCol w:w="3105"/>
        <w:gridCol w:w="3639"/>
      </w:tblGrid>
      <w:tr w:rsidR="117BB036" w14:paraId="0BAEAFB1"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ECAB3BC" w14:textId="77777777" w:rsidR="117BB036" w:rsidRDefault="117BB036" w:rsidP="117BB036">
            <w:pPr>
              <w:pStyle w:val="ListBullet"/>
              <w:numPr>
                <w:ilvl w:val="0"/>
                <w:numId w:val="0"/>
              </w:numPr>
              <w:rPr>
                <w:rFonts w:cs="BT Curve"/>
              </w:rPr>
            </w:pPr>
            <w:r w:rsidRPr="117BB036">
              <w:rPr>
                <w:rFonts w:cs="BT Curve"/>
              </w:rPr>
              <w:t>As a</w:t>
            </w:r>
          </w:p>
        </w:tc>
        <w:tc>
          <w:tcPr>
            <w:tcW w:w="2580" w:type="dxa"/>
          </w:tcPr>
          <w:p w14:paraId="5101C565"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I want to</w:t>
            </w:r>
          </w:p>
        </w:tc>
        <w:tc>
          <w:tcPr>
            <w:tcW w:w="3105" w:type="dxa"/>
          </w:tcPr>
          <w:p w14:paraId="70912796"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So that</w:t>
            </w:r>
          </w:p>
        </w:tc>
        <w:tc>
          <w:tcPr>
            <w:tcW w:w="3639" w:type="dxa"/>
          </w:tcPr>
          <w:p w14:paraId="677DB4ED"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Acceptance criteria</w:t>
            </w:r>
          </w:p>
        </w:tc>
      </w:tr>
      <w:tr w:rsidR="117BB036" w14:paraId="13517E4B"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2849E0E" w14:textId="60A21C05" w:rsidR="117BB036" w:rsidRDefault="117BB036" w:rsidP="117BB036">
            <w:pPr>
              <w:spacing w:line="300" w:lineRule="auto"/>
            </w:pPr>
            <w:r w:rsidRPr="117BB036">
              <w:rPr>
                <w:rFonts w:ascii="Segoe UI" w:eastAsia="Segoe UI" w:hAnsi="Segoe UI" w:cs="Segoe UI"/>
                <w:b w:val="0"/>
                <w:bCs w:val="0"/>
                <w:sz w:val="21"/>
                <w:szCs w:val="21"/>
              </w:rPr>
              <w:t>BT Product Owner</w:t>
            </w:r>
          </w:p>
        </w:tc>
        <w:tc>
          <w:tcPr>
            <w:tcW w:w="2580" w:type="dxa"/>
          </w:tcPr>
          <w:p w14:paraId="423F0447" w14:textId="37F86AE8" w:rsidR="63DD3DF7" w:rsidRDefault="63DD3DF7"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show clear error messages</w:t>
            </w:r>
          </w:p>
        </w:tc>
        <w:tc>
          <w:tcPr>
            <w:tcW w:w="3105" w:type="dxa"/>
          </w:tcPr>
          <w:p w14:paraId="64F383B1" w14:textId="7D6A9BA5" w:rsidR="63DD3DF7" w:rsidRDefault="63DD3DF7"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users understand issues</w:t>
            </w:r>
          </w:p>
        </w:tc>
        <w:tc>
          <w:tcPr>
            <w:tcW w:w="3639" w:type="dxa"/>
          </w:tcPr>
          <w:p w14:paraId="7994B41E" w14:textId="416D1EFF" w:rsidR="63DD3DF7" w:rsidRDefault="63DD3DF7"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Errors displayed in plain language</w:t>
            </w:r>
          </w:p>
          <w:p w14:paraId="3DFAA346" w14:textId="6EEADCCE" w:rsidR="63DD3DF7" w:rsidRDefault="63DD3DF7"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Messages explain the issue clearly</w:t>
            </w:r>
          </w:p>
          <w:p w14:paraId="457547B7" w14:textId="218D2BD4" w:rsidR="63DD3DF7" w:rsidRDefault="63DD3DF7"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No technical jargon exposed unnecessarily</w:t>
            </w:r>
          </w:p>
        </w:tc>
      </w:tr>
      <w:tr w:rsidR="117BB036" w14:paraId="41E8D97A"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B1DA227" w14:textId="0658645F" w:rsidR="117BB036" w:rsidRDefault="117BB036" w:rsidP="117BB036">
            <w:pPr>
              <w:spacing w:line="300" w:lineRule="auto"/>
            </w:pPr>
            <w:r w:rsidRPr="117BB036">
              <w:rPr>
                <w:rFonts w:ascii="Segoe UI" w:eastAsia="Segoe UI" w:hAnsi="Segoe UI" w:cs="Segoe UI"/>
                <w:b w:val="0"/>
                <w:bCs w:val="0"/>
                <w:sz w:val="21"/>
                <w:szCs w:val="21"/>
              </w:rPr>
              <w:t>BT Product Owner</w:t>
            </w:r>
          </w:p>
        </w:tc>
        <w:tc>
          <w:tcPr>
            <w:tcW w:w="2580" w:type="dxa"/>
          </w:tcPr>
          <w:p w14:paraId="581AD389" w14:textId="745F2FB2" w:rsidR="3955453F" w:rsidRDefault="3955453F"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provide guidance on errors</w:t>
            </w:r>
          </w:p>
        </w:tc>
        <w:tc>
          <w:tcPr>
            <w:tcW w:w="3105" w:type="dxa"/>
          </w:tcPr>
          <w:p w14:paraId="07E98442" w14:textId="1F3C0CA7" w:rsidR="3955453F" w:rsidRDefault="3955453F"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 xml:space="preserve">users </w:t>
            </w:r>
            <w:r w:rsidR="795B0F23" w:rsidRPr="117BB036">
              <w:rPr>
                <w:rFonts w:ascii="Segoe UI" w:eastAsia="Segoe UI" w:hAnsi="Segoe UI" w:cs="Segoe UI"/>
                <w:sz w:val="21"/>
                <w:szCs w:val="21"/>
              </w:rPr>
              <w:t>ca</w:t>
            </w:r>
            <w:r w:rsidRPr="117BB036">
              <w:rPr>
                <w:rFonts w:ascii="Segoe UI" w:eastAsia="Segoe UI" w:hAnsi="Segoe UI" w:cs="Segoe UI"/>
                <w:sz w:val="21"/>
                <w:szCs w:val="21"/>
              </w:rPr>
              <w:t>n recover quickly</w:t>
            </w:r>
          </w:p>
        </w:tc>
        <w:tc>
          <w:tcPr>
            <w:tcW w:w="3639" w:type="dxa"/>
          </w:tcPr>
          <w:p w14:paraId="722D707A" w14:textId="70FD6B84" w:rsidR="3955453F" w:rsidRDefault="3955453F"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Errors include next-step guidance</w:t>
            </w:r>
          </w:p>
          <w:p w14:paraId="5D5FA6B8" w14:textId="79BAE83A" w:rsidR="3955453F" w:rsidRDefault="3955453F"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Links to help or documentation provided</w:t>
            </w:r>
          </w:p>
          <w:p w14:paraId="2EA1902B" w14:textId="77C53E43" w:rsidR="3955453F" w:rsidRDefault="3955453F"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Recovery actions suggested where possible</w:t>
            </w:r>
          </w:p>
        </w:tc>
      </w:tr>
      <w:tr w:rsidR="117BB036" w14:paraId="73C60F5B"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F741BEC" w14:textId="0658645F" w:rsidR="117BB036" w:rsidRDefault="117BB036" w:rsidP="117BB036">
            <w:pPr>
              <w:spacing w:line="300" w:lineRule="auto"/>
            </w:pPr>
            <w:r w:rsidRPr="117BB036">
              <w:rPr>
                <w:rFonts w:ascii="Segoe UI" w:eastAsia="Segoe UI" w:hAnsi="Segoe UI" w:cs="Segoe UI"/>
                <w:b w:val="0"/>
                <w:bCs w:val="0"/>
                <w:sz w:val="21"/>
                <w:szCs w:val="21"/>
              </w:rPr>
              <w:t>BT Product Owner</w:t>
            </w:r>
          </w:p>
          <w:p w14:paraId="2B45AC7E" w14:textId="4B239CFE" w:rsidR="117BB036" w:rsidRDefault="117BB036" w:rsidP="117BB036">
            <w:pPr>
              <w:spacing w:line="300" w:lineRule="auto"/>
              <w:rPr>
                <w:rFonts w:ascii="Segoe UI" w:eastAsia="Segoe UI" w:hAnsi="Segoe UI" w:cs="Segoe UI"/>
                <w:b w:val="0"/>
                <w:bCs w:val="0"/>
                <w:sz w:val="21"/>
                <w:szCs w:val="21"/>
              </w:rPr>
            </w:pPr>
          </w:p>
        </w:tc>
        <w:tc>
          <w:tcPr>
            <w:tcW w:w="2580" w:type="dxa"/>
          </w:tcPr>
          <w:p w14:paraId="310A360F" w14:textId="5AA87311" w:rsidR="7EDB72DD" w:rsidRDefault="7EDB72DD"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generate error IDs</w:t>
            </w:r>
          </w:p>
        </w:tc>
        <w:tc>
          <w:tcPr>
            <w:tcW w:w="3105" w:type="dxa"/>
          </w:tcPr>
          <w:p w14:paraId="5D528AB4" w14:textId="154E63D5" w:rsidR="7EDB72DD" w:rsidRDefault="7EDB72DD"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issues can be traced across systems</w:t>
            </w:r>
          </w:p>
        </w:tc>
        <w:tc>
          <w:tcPr>
            <w:tcW w:w="3639" w:type="dxa"/>
          </w:tcPr>
          <w:p w14:paraId="2F0DC520" w14:textId="54FD82D7" w:rsidR="7EDB72DD" w:rsidRDefault="7EDB72DD"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Unique error ID generated</w:t>
            </w:r>
          </w:p>
          <w:p w14:paraId="6CB0B6B6" w14:textId="08766F68" w:rsidR="7EDB72DD" w:rsidRDefault="7EDB72DD"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Error linked across portal, API, backend logs</w:t>
            </w:r>
          </w:p>
          <w:p w14:paraId="513F2869" w14:textId="4638F43D" w:rsidR="7EDB72DD" w:rsidRDefault="7EDB72DD"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IDs visible to users and support teams</w:t>
            </w:r>
          </w:p>
        </w:tc>
      </w:tr>
      <w:tr w:rsidR="117BB036" w14:paraId="432C2B67"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21A39D7" w14:textId="4FF4E508" w:rsidR="117BB036" w:rsidRDefault="117BB036" w:rsidP="117BB036">
            <w:pPr>
              <w:spacing w:line="300" w:lineRule="auto"/>
            </w:pPr>
            <w:r w:rsidRPr="117BB036">
              <w:rPr>
                <w:rFonts w:ascii="Segoe UI" w:eastAsia="Segoe UI" w:hAnsi="Segoe UI" w:cs="Segoe UI"/>
                <w:b w:val="0"/>
                <w:bCs w:val="0"/>
                <w:sz w:val="21"/>
                <w:szCs w:val="21"/>
              </w:rPr>
              <w:t>BT Product Owner</w:t>
            </w:r>
          </w:p>
        </w:tc>
        <w:tc>
          <w:tcPr>
            <w:tcW w:w="2580" w:type="dxa"/>
          </w:tcPr>
          <w:p w14:paraId="052A432C" w14:textId="6C6E4E04" w:rsidR="37544392" w:rsidRDefault="37544392"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enable rapid failure diagnosis</w:t>
            </w:r>
          </w:p>
        </w:tc>
        <w:tc>
          <w:tcPr>
            <w:tcW w:w="3105" w:type="dxa"/>
          </w:tcPr>
          <w:p w14:paraId="2B8B5FE1" w14:textId="65F77E18" w:rsidR="37544392" w:rsidRDefault="37544392"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issues are resolved quickly</w:t>
            </w:r>
          </w:p>
        </w:tc>
        <w:tc>
          <w:tcPr>
            <w:tcW w:w="3639" w:type="dxa"/>
          </w:tcPr>
          <w:p w14:paraId="2779ED39" w14:textId="17C65DF7" w:rsidR="37544392" w:rsidRDefault="37544392"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Errors correlated with system logs</w:t>
            </w:r>
          </w:p>
          <w:p w14:paraId="1E1123C5" w14:textId="5B56D107" w:rsidR="37544392" w:rsidRDefault="37544392"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Failure data accessible to support teams</w:t>
            </w:r>
          </w:p>
          <w:p w14:paraId="1469D25A" w14:textId="43F88E45" w:rsidR="37544392" w:rsidRDefault="37544392"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Diagnostic data available for investigations</w:t>
            </w:r>
          </w:p>
        </w:tc>
      </w:tr>
    </w:tbl>
    <w:p w14:paraId="6596DEB1" w14:textId="2E77D07F" w:rsidR="6D62BCAE" w:rsidRDefault="6D62BCAE" w:rsidP="117BB036">
      <w:pPr>
        <w:spacing w:after="0"/>
      </w:pPr>
    </w:p>
    <w:p w14:paraId="3FCA3E08" w14:textId="6D9A9332" w:rsidR="28E15988" w:rsidRDefault="28E15988" w:rsidP="117BB036">
      <w:pPr>
        <w:pStyle w:val="Heading2"/>
        <w:rPr>
          <w:rFonts w:ascii="Segoe UI" w:eastAsia="Segoe UI" w:hAnsi="Segoe UI" w:cs="Segoe UI"/>
          <w:sz w:val="21"/>
          <w:szCs w:val="21"/>
        </w:rPr>
      </w:pPr>
      <w:bookmarkStart w:id="868" w:name="_Customer_&amp;_Partner"/>
      <w:bookmarkStart w:id="869" w:name="_Toc232667984"/>
      <w:r w:rsidRPr="117BB036">
        <w:rPr>
          <w:rFonts w:ascii="Segoe UI" w:eastAsia="Segoe UI" w:hAnsi="Segoe UI" w:cs="Segoe UI"/>
          <w:sz w:val="21"/>
          <w:szCs w:val="21"/>
        </w:rPr>
        <w:t>Customer &amp; Partner Operational Dashboards</w:t>
      </w:r>
      <w:bookmarkEnd w:id="868"/>
      <w:bookmarkEnd w:id="869"/>
    </w:p>
    <w:tbl>
      <w:tblPr>
        <w:tblStyle w:val="GridTable4-Accent4"/>
        <w:tblW w:w="0" w:type="auto"/>
        <w:tblLook w:val="04A0" w:firstRow="1" w:lastRow="0" w:firstColumn="1" w:lastColumn="0" w:noHBand="0" w:noVBand="1"/>
      </w:tblPr>
      <w:tblGrid>
        <w:gridCol w:w="1413"/>
        <w:gridCol w:w="2580"/>
        <w:gridCol w:w="3105"/>
        <w:gridCol w:w="3639"/>
      </w:tblGrid>
      <w:tr w:rsidR="117BB036" w14:paraId="45452FE0" w14:textId="77777777" w:rsidTr="117BB0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E419C3C" w14:textId="77777777" w:rsidR="117BB036" w:rsidRDefault="117BB036" w:rsidP="117BB036">
            <w:pPr>
              <w:pStyle w:val="ListBullet"/>
              <w:numPr>
                <w:ilvl w:val="0"/>
                <w:numId w:val="0"/>
              </w:numPr>
              <w:rPr>
                <w:rFonts w:cs="BT Curve"/>
              </w:rPr>
            </w:pPr>
            <w:r w:rsidRPr="117BB036">
              <w:rPr>
                <w:rFonts w:cs="BT Curve"/>
              </w:rPr>
              <w:t>As a</w:t>
            </w:r>
          </w:p>
        </w:tc>
        <w:tc>
          <w:tcPr>
            <w:tcW w:w="2580" w:type="dxa"/>
          </w:tcPr>
          <w:p w14:paraId="3EEFE9A5"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I want to</w:t>
            </w:r>
          </w:p>
        </w:tc>
        <w:tc>
          <w:tcPr>
            <w:tcW w:w="3105" w:type="dxa"/>
          </w:tcPr>
          <w:p w14:paraId="33676AB8"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So that</w:t>
            </w:r>
          </w:p>
        </w:tc>
        <w:tc>
          <w:tcPr>
            <w:tcW w:w="3639" w:type="dxa"/>
          </w:tcPr>
          <w:p w14:paraId="096F75F3" w14:textId="77777777" w:rsidR="117BB036" w:rsidRDefault="117BB036" w:rsidP="117BB036">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cs="BT Curve"/>
              </w:rPr>
            </w:pPr>
            <w:r w:rsidRPr="117BB036">
              <w:rPr>
                <w:rFonts w:cs="BT Curve"/>
              </w:rPr>
              <w:t>Acceptance criteria</w:t>
            </w:r>
          </w:p>
        </w:tc>
      </w:tr>
      <w:tr w:rsidR="117BB036" w14:paraId="2F8ECD96"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AFBD061" w14:textId="1F00C811" w:rsidR="5F047BAC" w:rsidRDefault="5F047BAC" w:rsidP="117BB036">
            <w:pPr>
              <w:spacing w:line="300" w:lineRule="auto"/>
            </w:pPr>
            <w:r w:rsidRPr="117BB036">
              <w:rPr>
                <w:rFonts w:ascii="Segoe UI" w:eastAsia="Segoe UI" w:hAnsi="Segoe UI" w:cs="Segoe UI"/>
                <w:b w:val="0"/>
                <w:bCs w:val="0"/>
                <w:sz w:val="21"/>
                <w:szCs w:val="21"/>
              </w:rPr>
              <w:t>Customer / Partner / BT User</w:t>
            </w:r>
          </w:p>
        </w:tc>
        <w:tc>
          <w:tcPr>
            <w:tcW w:w="2580" w:type="dxa"/>
          </w:tcPr>
          <w:p w14:paraId="277B38A1" w14:textId="1A65712B"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view all open orders in one place</w:t>
            </w:r>
          </w:p>
        </w:tc>
        <w:tc>
          <w:tcPr>
            <w:tcW w:w="3105" w:type="dxa"/>
          </w:tcPr>
          <w:p w14:paraId="59B3C97B" w14:textId="28B1E25D"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can track progress without checking multiple systems</w:t>
            </w:r>
          </w:p>
        </w:tc>
        <w:tc>
          <w:tcPr>
            <w:tcW w:w="3639" w:type="dxa"/>
          </w:tcPr>
          <w:p w14:paraId="67037A0D" w14:textId="199B5E86"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Open orders displayed in a consolidated dashboard</w:t>
            </w:r>
          </w:p>
          <w:p w14:paraId="17E4AC9B" w14:textId="207EA6E5"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Orders include key details (order ID, product, status, dates)</w:t>
            </w:r>
          </w:p>
          <w:p w14:paraId="797EAD3F" w14:textId="0DD50764"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Orders sortable and filterable (status, product, customer, date)</w:t>
            </w:r>
          </w:p>
          <w:p w14:paraId="7401BD52" w14:textId="63790D72"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Real-time updates reflect latest order status</w:t>
            </w:r>
          </w:p>
        </w:tc>
      </w:tr>
      <w:tr w:rsidR="117BB036" w14:paraId="35BBBA53"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5A9F397" w14:textId="2C53299F" w:rsidR="5F047BAC" w:rsidRDefault="5F047BAC" w:rsidP="117BB036">
            <w:pPr>
              <w:spacing w:line="300" w:lineRule="auto"/>
            </w:pPr>
            <w:r w:rsidRPr="117BB036">
              <w:rPr>
                <w:rFonts w:ascii="Segoe UI" w:eastAsia="Segoe UI" w:hAnsi="Segoe UI" w:cs="Segoe UI"/>
                <w:b w:val="0"/>
                <w:bCs w:val="0"/>
                <w:sz w:val="21"/>
                <w:szCs w:val="21"/>
              </w:rPr>
              <w:t>Customer / Partner</w:t>
            </w:r>
          </w:p>
        </w:tc>
        <w:tc>
          <w:tcPr>
            <w:tcW w:w="2580" w:type="dxa"/>
          </w:tcPr>
          <w:p w14:paraId="3103EF85" w14:textId="4DC97043"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view real-time order status updates</w:t>
            </w:r>
          </w:p>
        </w:tc>
        <w:tc>
          <w:tcPr>
            <w:tcW w:w="3105" w:type="dxa"/>
          </w:tcPr>
          <w:p w14:paraId="17FEE415" w14:textId="5AC460E4"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can understand progress and next steps</w:t>
            </w:r>
          </w:p>
        </w:tc>
        <w:tc>
          <w:tcPr>
            <w:tcW w:w="3639" w:type="dxa"/>
          </w:tcPr>
          <w:p w14:paraId="31B071C8" w14:textId="42135493"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Order statuses updated in near real time</w:t>
            </w:r>
          </w:p>
          <w:p w14:paraId="6EC403FF" w14:textId="6C21FCB3"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Status aligned to journey stage (e.g. placed, in progress, completed)</w:t>
            </w:r>
          </w:p>
          <w:p w14:paraId="5B680E97" w14:textId="2DB9D51F"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Status history available for each order</w:t>
            </w:r>
          </w:p>
          <w:p w14:paraId="6E0DE7DA" w14:textId="77B023D3"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Delays or exceptions clearly highlighted</w:t>
            </w:r>
          </w:p>
        </w:tc>
      </w:tr>
      <w:tr w:rsidR="117BB036" w14:paraId="796DCFD9"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3C3A316" w14:textId="3ECAE958" w:rsidR="5F047BAC" w:rsidRDefault="5F047BAC" w:rsidP="117BB036">
            <w:pPr>
              <w:spacing w:line="300" w:lineRule="auto"/>
            </w:pPr>
            <w:r w:rsidRPr="117BB036">
              <w:rPr>
                <w:rFonts w:ascii="Segoe UI" w:eastAsia="Segoe UI" w:hAnsi="Segoe UI" w:cs="Segoe UI"/>
                <w:b w:val="0"/>
                <w:bCs w:val="0"/>
                <w:sz w:val="21"/>
                <w:szCs w:val="21"/>
              </w:rPr>
              <w:t>Customer / Partner / BT User</w:t>
            </w:r>
          </w:p>
        </w:tc>
        <w:tc>
          <w:tcPr>
            <w:tcW w:w="2580" w:type="dxa"/>
          </w:tcPr>
          <w:p w14:paraId="30ADA516" w14:textId="621C5A24"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search for a specific order</w:t>
            </w:r>
          </w:p>
        </w:tc>
        <w:tc>
          <w:tcPr>
            <w:tcW w:w="3105" w:type="dxa"/>
          </w:tcPr>
          <w:p w14:paraId="18EC959E" w14:textId="4A6C063A"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can quickly retrieve its details</w:t>
            </w:r>
          </w:p>
        </w:tc>
        <w:tc>
          <w:tcPr>
            <w:tcW w:w="3639" w:type="dxa"/>
          </w:tcPr>
          <w:p w14:paraId="62523B66" w14:textId="5AE8A127"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Search available by order ID, customer reference, or product</w:t>
            </w:r>
          </w:p>
          <w:p w14:paraId="72A69FD0" w14:textId="5AB0E4EC"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Results returned instantly</w:t>
            </w:r>
          </w:p>
          <w:p w14:paraId="338EC886" w14:textId="6121846F"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Selected order shows full journey and status details</w:t>
            </w:r>
          </w:p>
        </w:tc>
      </w:tr>
      <w:tr w:rsidR="117BB036" w14:paraId="2FE23523"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1606BFC" w14:textId="6AA38F73" w:rsidR="5F047BAC" w:rsidRDefault="5F047BAC" w:rsidP="117BB036">
            <w:pPr>
              <w:spacing w:line="300" w:lineRule="auto"/>
            </w:pPr>
            <w:r w:rsidRPr="117BB036">
              <w:rPr>
                <w:rFonts w:ascii="Segoe UI" w:eastAsia="Segoe UI" w:hAnsi="Segoe UI" w:cs="Segoe UI"/>
                <w:b w:val="0"/>
                <w:bCs w:val="0"/>
                <w:sz w:val="21"/>
                <w:szCs w:val="21"/>
              </w:rPr>
              <w:t>Customer / Partner</w:t>
            </w:r>
          </w:p>
        </w:tc>
        <w:tc>
          <w:tcPr>
            <w:tcW w:w="2580" w:type="dxa"/>
          </w:tcPr>
          <w:p w14:paraId="0372263F" w14:textId="245BB5F4"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view all my products and services</w:t>
            </w:r>
          </w:p>
        </w:tc>
        <w:tc>
          <w:tcPr>
            <w:tcW w:w="3105" w:type="dxa"/>
          </w:tcPr>
          <w:p w14:paraId="1F9E6390" w14:textId="4AF6B685"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have visibility of what I own</w:t>
            </w:r>
          </w:p>
        </w:tc>
        <w:tc>
          <w:tcPr>
            <w:tcW w:w="3639" w:type="dxa"/>
          </w:tcPr>
          <w:p w14:paraId="4F07C02E" w14:textId="4DE56755"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Assets dashboard shows all active products/services</w:t>
            </w:r>
          </w:p>
          <w:p w14:paraId="039F8A33" w14:textId="6E3548E2"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Inventory includes key attributes (type, status, location)</w:t>
            </w:r>
          </w:p>
          <w:p w14:paraId="522EF7A3" w14:textId="311A477A"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Assets grouped logically (e.g. by account, service type)</w:t>
            </w:r>
          </w:p>
          <w:p w14:paraId="21FCFE3A" w14:textId="33BB7122"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Ability to drill down into asset details</w:t>
            </w:r>
          </w:p>
        </w:tc>
      </w:tr>
      <w:tr w:rsidR="117BB036" w14:paraId="6750906C"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9B455FE" w14:textId="3CCC6900" w:rsidR="5F047BAC" w:rsidRDefault="5F047BAC" w:rsidP="117BB036">
            <w:pPr>
              <w:spacing w:line="300" w:lineRule="auto"/>
            </w:pPr>
            <w:r w:rsidRPr="117BB036">
              <w:rPr>
                <w:rFonts w:ascii="Segoe UI" w:eastAsia="Segoe UI" w:hAnsi="Segoe UI" w:cs="Segoe UI"/>
                <w:b w:val="0"/>
                <w:bCs w:val="0"/>
                <w:sz w:val="21"/>
                <w:szCs w:val="21"/>
              </w:rPr>
              <w:t>Customer / Partner</w:t>
            </w:r>
          </w:p>
        </w:tc>
        <w:tc>
          <w:tcPr>
            <w:tcW w:w="2580" w:type="dxa"/>
          </w:tcPr>
          <w:p w14:paraId="7CC207A8" w14:textId="4D349574"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view inventory associated with my services</w:t>
            </w:r>
          </w:p>
        </w:tc>
        <w:tc>
          <w:tcPr>
            <w:tcW w:w="3105" w:type="dxa"/>
          </w:tcPr>
          <w:p w14:paraId="7EB07E38" w14:textId="390D2CAE"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can manage components effectively</w:t>
            </w:r>
          </w:p>
        </w:tc>
        <w:tc>
          <w:tcPr>
            <w:tcW w:w="3639" w:type="dxa"/>
          </w:tcPr>
          <w:p w14:paraId="1B1671FD" w14:textId="7CF47DC9"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Inventory linked to services and assets</w:t>
            </w:r>
          </w:p>
          <w:p w14:paraId="318D04E0" w14:textId="482355F7"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Components (e.g. CPE, lines) visible</w:t>
            </w:r>
          </w:p>
          <w:p w14:paraId="4B5E606F" w14:textId="2BE0A78F"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Relationships between services and components clearly shown</w:t>
            </w:r>
          </w:p>
        </w:tc>
      </w:tr>
      <w:tr w:rsidR="117BB036" w14:paraId="72FC2A2E"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CD3E1F3" w14:textId="7AC92D80" w:rsidR="5F047BAC" w:rsidRDefault="5F047BAC" w:rsidP="117BB036">
            <w:pPr>
              <w:spacing w:line="300" w:lineRule="auto"/>
            </w:pPr>
            <w:r w:rsidRPr="117BB036">
              <w:rPr>
                <w:rFonts w:ascii="Segoe UI" w:eastAsia="Segoe UI" w:hAnsi="Segoe UI" w:cs="Segoe UI"/>
                <w:b w:val="0"/>
                <w:bCs w:val="0"/>
                <w:sz w:val="21"/>
                <w:szCs w:val="21"/>
              </w:rPr>
              <w:t>Customer / Partner</w:t>
            </w:r>
          </w:p>
        </w:tc>
        <w:tc>
          <w:tcPr>
            <w:tcW w:w="2580" w:type="dxa"/>
          </w:tcPr>
          <w:p w14:paraId="65781903" w14:textId="0A743144"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view faults and their status</w:t>
            </w:r>
          </w:p>
        </w:tc>
        <w:tc>
          <w:tcPr>
            <w:tcW w:w="3105" w:type="dxa"/>
          </w:tcPr>
          <w:p w14:paraId="33F1E48A" w14:textId="7FDFA06B"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can track resolution progress</w:t>
            </w:r>
          </w:p>
        </w:tc>
        <w:tc>
          <w:tcPr>
            <w:tcW w:w="3639" w:type="dxa"/>
          </w:tcPr>
          <w:p w14:paraId="2B7BF85B" w14:textId="35C6B9C8"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Faults dashboard lists active and historical issues</w:t>
            </w:r>
          </w:p>
          <w:p w14:paraId="229C6609" w14:textId="73947465"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Status updates visible (raised, in progress, resolved)</w:t>
            </w:r>
          </w:p>
          <w:p w14:paraId="5C2D1A8C" w14:textId="2E3DC4F1"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Estimated resolution timelines shown where available</w:t>
            </w:r>
          </w:p>
          <w:p w14:paraId="39D4BDCE" w14:textId="63B5E877"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Ability to drill into fault details</w:t>
            </w:r>
          </w:p>
        </w:tc>
      </w:tr>
      <w:tr w:rsidR="117BB036" w14:paraId="070D7E5A"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F6EEB2E" w14:textId="69BB75A6" w:rsidR="5F047BAC" w:rsidRDefault="5F047BAC" w:rsidP="117BB036">
            <w:pPr>
              <w:spacing w:line="300" w:lineRule="auto"/>
            </w:pPr>
            <w:r w:rsidRPr="117BB036">
              <w:rPr>
                <w:rFonts w:ascii="Segoe UI" w:eastAsia="Segoe UI" w:hAnsi="Segoe UI" w:cs="Segoe UI"/>
                <w:b w:val="0"/>
                <w:bCs w:val="0"/>
                <w:sz w:val="21"/>
                <w:szCs w:val="21"/>
              </w:rPr>
              <w:t>Customer / BT Support User</w:t>
            </w:r>
          </w:p>
        </w:tc>
        <w:tc>
          <w:tcPr>
            <w:tcW w:w="2580" w:type="dxa"/>
          </w:tcPr>
          <w:p w14:paraId="273A0609" w14:textId="690A1B47"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access support actions from dashboards</w:t>
            </w:r>
          </w:p>
        </w:tc>
        <w:tc>
          <w:tcPr>
            <w:tcW w:w="3105" w:type="dxa"/>
          </w:tcPr>
          <w:p w14:paraId="775C1F29" w14:textId="28719372"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can manage issues quickly</w:t>
            </w:r>
          </w:p>
        </w:tc>
        <w:tc>
          <w:tcPr>
            <w:tcW w:w="3639" w:type="dxa"/>
          </w:tcPr>
          <w:p w14:paraId="664C4B75" w14:textId="47D881DC"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Actions available directly from dashboard (e.g. raise fault, track issue)</w:t>
            </w:r>
          </w:p>
          <w:p w14:paraId="2B1D2948" w14:textId="1C4E53D6"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Seamless navigation into support journeys</w:t>
            </w:r>
          </w:p>
          <w:p w14:paraId="2F5C01FC" w14:textId="2620AB3C"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Context passed between dashboard and support flows</w:t>
            </w:r>
          </w:p>
        </w:tc>
      </w:tr>
      <w:tr w:rsidR="117BB036" w14:paraId="18684F45"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9F7C8F2" w14:textId="33EC39D7" w:rsidR="5F047BAC" w:rsidRDefault="5F047BAC" w:rsidP="117BB036">
            <w:pPr>
              <w:spacing w:line="300" w:lineRule="auto"/>
            </w:pPr>
            <w:r w:rsidRPr="117BB036">
              <w:rPr>
                <w:rFonts w:ascii="Segoe UI" w:eastAsia="Segoe UI" w:hAnsi="Segoe UI" w:cs="Segoe UI"/>
                <w:b w:val="0"/>
                <w:bCs w:val="0"/>
                <w:sz w:val="21"/>
                <w:szCs w:val="21"/>
              </w:rPr>
              <w:t>Customer / Partner</w:t>
            </w:r>
          </w:p>
        </w:tc>
        <w:tc>
          <w:tcPr>
            <w:tcW w:w="2580" w:type="dxa"/>
          </w:tcPr>
          <w:p w14:paraId="4963CE7C" w14:textId="3BF7AD17"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see a unified operational view</w:t>
            </w:r>
          </w:p>
        </w:tc>
        <w:tc>
          <w:tcPr>
            <w:tcW w:w="3105" w:type="dxa"/>
          </w:tcPr>
          <w:p w14:paraId="2877CCAA" w14:textId="211081FE"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I can understand my full service landscape</w:t>
            </w:r>
          </w:p>
        </w:tc>
        <w:tc>
          <w:tcPr>
            <w:tcW w:w="3639" w:type="dxa"/>
          </w:tcPr>
          <w:p w14:paraId="567027E6" w14:textId="7631629B"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 xml:space="preserve">Dashboard combines: </w:t>
            </w:r>
          </w:p>
          <w:p w14:paraId="7BACAFA5" w14:textId="369650EC"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Orders</w:t>
            </w:r>
          </w:p>
          <w:p w14:paraId="6CFE01A3" w14:textId="74D33704"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Assets</w:t>
            </w:r>
          </w:p>
          <w:p w14:paraId="2ACF276D" w14:textId="661E9EFD"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Billing insights</w:t>
            </w:r>
          </w:p>
          <w:p w14:paraId="16260BAC" w14:textId="17C27A92"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Faults/support</w:t>
            </w:r>
          </w:p>
          <w:p w14:paraId="15E616CF" w14:textId="5BBEF25D"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Data presented in a single unified interface</w:t>
            </w:r>
          </w:p>
          <w:p w14:paraId="3E120FDC" w14:textId="716A8D84"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Cross-domain relationships visible (e.g. order → asset → fault)</w:t>
            </w:r>
          </w:p>
        </w:tc>
      </w:tr>
      <w:tr w:rsidR="117BB036" w14:paraId="64452C82" w14:textId="77777777" w:rsidTr="117BB0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48494E6" w14:textId="1CB06383" w:rsidR="5F047BAC" w:rsidRDefault="5F047BAC" w:rsidP="117BB036">
            <w:pPr>
              <w:spacing w:line="300" w:lineRule="auto"/>
            </w:pPr>
            <w:r w:rsidRPr="117BB036">
              <w:rPr>
                <w:rFonts w:ascii="Segoe UI" w:eastAsia="Segoe UI" w:hAnsi="Segoe UI" w:cs="Segoe UI"/>
                <w:b w:val="0"/>
                <w:bCs w:val="0"/>
                <w:sz w:val="21"/>
                <w:szCs w:val="21"/>
              </w:rPr>
              <w:t>Customer / Partner</w:t>
            </w:r>
          </w:p>
        </w:tc>
        <w:tc>
          <w:tcPr>
            <w:tcW w:w="2580" w:type="dxa"/>
          </w:tcPr>
          <w:p w14:paraId="28F54E35" w14:textId="0560C939"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take actions directly from dashboards</w:t>
            </w:r>
          </w:p>
        </w:tc>
        <w:tc>
          <w:tcPr>
            <w:tcW w:w="3105" w:type="dxa"/>
          </w:tcPr>
          <w:p w14:paraId="2BCC8331" w14:textId="16351088"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pPr>
            <w:r w:rsidRPr="117BB036">
              <w:rPr>
                <w:rFonts w:ascii="Segoe UI" w:eastAsia="Segoe UI" w:hAnsi="Segoe UI" w:cs="Segoe UI"/>
                <w:sz w:val="21"/>
                <w:szCs w:val="21"/>
              </w:rPr>
              <w:t>I don’t need to navigate multiple journeys</w:t>
            </w:r>
          </w:p>
        </w:tc>
        <w:tc>
          <w:tcPr>
            <w:tcW w:w="3639" w:type="dxa"/>
          </w:tcPr>
          <w:p w14:paraId="4469A8F4" w14:textId="218722B3"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 xml:space="preserve">Actions available include: </w:t>
            </w:r>
          </w:p>
          <w:p w14:paraId="019EC411" w14:textId="04231851"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Track order</w:t>
            </w:r>
          </w:p>
          <w:p w14:paraId="177DD60F" w14:textId="0FC7BEB6"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Raise fault</w:t>
            </w:r>
          </w:p>
          <w:p w14:paraId="478E812A" w14:textId="6E70AE72"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Manage services</w:t>
            </w:r>
          </w:p>
          <w:p w14:paraId="02FF2F53" w14:textId="27B1FEA6"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Context-aware actions shown based on data</w:t>
            </w:r>
          </w:p>
          <w:p w14:paraId="1AD3FC8D" w14:textId="0A75C456" w:rsidR="5F047BAC" w:rsidRDefault="5F047BAC" w:rsidP="117BB036">
            <w:pPr>
              <w:spacing w:line="300" w:lineRule="auto"/>
              <w:cnfStyle w:val="000000100000" w:firstRow="0" w:lastRow="0" w:firstColumn="0" w:lastColumn="0" w:oddVBand="0" w:evenVBand="0" w:oddHBand="1"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Actions link to relevant journeys</w:t>
            </w:r>
          </w:p>
        </w:tc>
      </w:tr>
      <w:tr w:rsidR="117BB036" w14:paraId="10DDB35F" w14:textId="77777777" w:rsidTr="117BB036">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7ACE637" w14:textId="3F86F97A" w:rsidR="5F047BAC" w:rsidRDefault="5F047BAC" w:rsidP="117BB036">
            <w:pPr>
              <w:spacing w:line="300" w:lineRule="auto"/>
            </w:pPr>
            <w:r w:rsidRPr="117BB036">
              <w:rPr>
                <w:rFonts w:ascii="Segoe UI" w:eastAsia="Segoe UI" w:hAnsi="Segoe UI" w:cs="Segoe UI"/>
                <w:b w:val="0"/>
                <w:bCs w:val="0"/>
                <w:sz w:val="21"/>
                <w:szCs w:val="21"/>
              </w:rPr>
              <w:t>BT Product Owner</w:t>
            </w:r>
          </w:p>
        </w:tc>
        <w:tc>
          <w:tcPr>
            <w:tcW w:w="2580" w:type="dxa"/>
          </w:tcPr>
          <w:p w14:paraId="39E59E54" w14:textId="37B62A64"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replace legacy reporting tools with dashboards</w:t>
            </w:r>
          </w:p>
        </w:tc>
        <w:tc>
          <w:tcPr>
            <w:tcW w:w="3105" w:type="dxa"/>
          </w:tcPr>
          <w:p w14:paraId="793B1B8F" w14:textId="27213B9D"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pPr>
            <w:r w:rsidRPr="117BB036">
              <w:rPr>
                <w:rFonts w:ascii="Segoe UI" w:eastAsia="Segoe UI" w:hAnsi="Segoe UI" w:cs="Segoe UI"/>
                <w:sz w:val="21"/>
                <w:szCs w:val="21"/>
              </w:rPr>
              <w:t>users have real-time and interactive insights</w:t>
            </w:r>
          </w:p>
        </w:tc>
        <w:tc>
          <w:tcPr>
            <w:tcW w:w="3639" w:type="dxa"/>
          </w:tcPr>
          <w:p w14:paraId="530B7AD1" w14:textId="09C4E07F"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Dashboards provide real-time data (no dependency on batch reports)</w:t>
            </w:r>
          </w:p>
          <w:p w14:paraId="244DB192" w14:textId="56F238EE"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Equivalent or improved coverage vs WCR reporting</w:t>
            </w:r>
          </w:p>
          <w:p w14:paraId="66CC2766" w14:textId="6DEDDA1B"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Interactive filtering and drill-down supported</w:t>
            </w:r>
          </w:p>
          <w:p w14:paraId="7AEE02F0" w14:textId="2CCE1017" w:rsidR="5F047BAC" w:rsidRDefault="5F047BAC" w:rsidP="117BB036">
            <w:pPr>
              <w:spacing w:line="300" w:lineRule="auto"/>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1"/>
                <w:szCs w:val="21"/>
              </w:rPr>
            </w:pPr>
            <w:r w:rsidRPr="117BB036">
              <w:rPr>
                <w:rFonts w:ascii="Segoe UI" w:eastAsia="Segoe UI" w:hAnsi="Segoe UI" w:cs="Segoe UI"/>
                <w:sz w:val="21"/>
                <w:szCs w:val="21"/>
              </w:rPr>
              <w:t>Legacy reporting tools can be deprecated</w:t>
            </w:r>
          </w:p>
        </w:tc>
      </w:tr>
    </w:tbl>
    <w:p w14:paraId="09D06007" w14:textId="0248BD14" w:rsidR="117BB036" w:rsidRDefault="117BB036" w:rsidP="117BB036">
      <w:pPr>
        <w:spacing w:after="0"/>
      </w:pPr>
    </w:p>
    <w:p w14:paraId="78BE1295" w14:textId="2B6439C7" w:rsidR="5F8702BE" w:rsidRDefault="1C4D5C67" w:rsidP="5F8702BE">
      <w:pPr>
        <w:spacing w:after="0"/>
      </w:pPr>
      <w:r>
        <w:t>Note:</w:t>
      </w:r>
    </w:p>
    <w:p w14:paraId="476BFD5B" w14:textId="35918A1F" w:rsidR="1C4D5C67" w:rsidRDefault="1C4D5C67" w:rsidP="0F4CF998">
      <w:pPr>
        <w:spacing w:line="300" w:lineRule="auto"/>
      </w:pPr>
      <w:r w:rsidRPr="0F4CF998">
        <w:rPr>
          <w:rFonts w:ascii="Segoe UI" w:eastAsia="Segoe UI" w:hAnsi="Segoe UI" w:cs="Segoe UI"/>
          <w:sz w:val="21"/>
          <w:szCs w:val="21"/>
        </w:rPr>
        <w:t>All platform actions and data access are governed by role</w:t>
      </w:r>
      <w:r>
        <w:noBreakHyphen/>
      </w:r>
      <w:r w:rsidRPr="0F4CF998">
        <w:rPr>
          <w:rFonts w:ascii="Segoe UI" w:eastAsia="Segoe UI" w:hAnsi="Segoe UI" w:cs="Segoe UI"/>
          <w:sz w:val="21"/>
          <w:szCs w:val="21"/>
        </w:rPr>
        <w:t>based permissions</w:t>
      </w:r>
    </w:p>
    <w:p w14:paraId="3B112369" w14:textId="27B01BC0" w:rsidR="1C4D5C67" w:rsidRDefault="1C4D5C67" w:rsidP="0F4CF998">
      <w:pPr>
        <w:spacing w:line="300" w:lineRule="auto"/>
        <w:rPr>
          <w:rFonts w:ascii="Segoe UI" w:eastAsia="Segoe UI" w:hAnsi="Segoe UI" w:cs="Segoe UI"/>
          <w:sz w:val="21"/>
          <w:szCs w:val="21"/>
        </w:rPr>
      </w:pPr>
      <w:r w:rsidRPr="0F4CF998">
        <w:rPr>
          <w:rFonts w:ascii="Segoe UI" w:eastAsia="Segoe UI" w:hAnsi="Segoe UI" w:cs="Segoe UI"/>
          <w:sz w:val="21"/>
          <w:szCs w:val="21"/>
        </w:rPr>
        <w:t xml:space="preserve">Access is restricted based on: </w:t>
      </w:r>
    </w:p>
    <w:p w14:paraId="30EE0DED" w14:textId="1F43C784" w:rsidR="1C4D5C67" w:rsidRDefault="1C4D5C67" w:rsidP="0F4CF998">
      <w:pPr>
        <w:pStyle w:val="ListParagraph"/>
        <w:numPr>
          <w:ilvl w:val="0"/>
          <w:numId w:val="94"/>
        </w:numPr>
        <w:spacing w:after="0" w:line="300" w:lineRule="auto"/>
        <w:rPr>
          <w:rFonts w:ascii="Segoe UI" w:eastAsia="Segoe UI" w:hAnsi="Segoe UI" w:cs="Segoe UI"/>
          <w:sz w:val="21"/>
          <w:szCs w:val="21"/>
        </w:rPr>
      </w:pPr>
      <w:r w:rsidRPr="0F4CF998">
        <w:rPr>
          <w:rFonts w:ascii="Segoe UI" w:eastAsia="Segoe UI" w:hAnsi="Segoe UI" w:cs="Segoe UI"/>
          <w:sz w:val="21"/>
          <w:szCs w:val="21"/>
        </w:rPr>
        <w:t>User role</w:t>
      </w:r>
    </w:p>
    <w:p w14:paraId="0241FF79" w14:textId="348CA2D4" w:rsidR="1C4D5C67" w:rsidRDefault="1C4D5C67" w:rsidP="0F4CF998">
      <w:pPr>
        <w:pStyle w:val="ListParagraph"/>
        <w:numPr>
          <w:ilvl w:val="0"/>
          <w:numId w:val="94"/>
        </w:numPr>
        <w:spacing w:after="0" w:line="300" w:lineRule="auto"/>
        <w:rPr>
          <w:rFonts w:ascii="Segoe UI" w:eastAsia="Segoe UI" w:hAnsi="Segoe UI" w:cs="Segoe UI"/>
          <w:sz w:val="21"/>
          <w:szCs w:val="21"/>
        </w:rPr>
      </w:pPr>
      <w:r w:rsidRPr="0F4CF998">
        <w:rPr>
          <w:rFonts w:ascii="Segoe UI" w:eastAsia="Segoe UI" w:hAnsi="Segoe UI" w:cs="Segoe UI"/>
          <w:sz w:val="21"/>
          <w:szCs w:val="21"/>
        </w:rPr>
        <w:t>Organisation hierarchy (reseller, sub</w:t>
      </w:r>
      <w:r>
        <w:noBreakHyphen/>
      </w:r>
      <w:r w:rsidRPr="0F4CF998">
        <w:rPr>
          <w:rFonts w:ascii="Segoe UI" w:eastAsia="Segoe UI" w:hAnsi="Segoe UI" w:cs="Segoe UI"/>
          <w:sz w:val="21"/>
          <w:szCs w:val="21"/>
        </w:rPr>
        <w:t>reseller, customer)</w:t>
      </w:r>
    </w:p>
    <w:p w14:paraId="527639D6" w14:textId="6180C162" w:rsidR="1C4D5C67" w:rsidRDefault="1C4D5C67" w:rsidP="0F4CF998">
      <w:pPr>
        <w:pStyle w:val="ListParagraph"/>
        <w:numPr>
          <w:ilvl w:val="0"/>
          <w:numId w:val="94"/>
        </w:numPr>
        <w:spacing w:after="0" w:line="300" w:lineRule="auto"/>
        <w:rPr>
          <w:rFonts w:ascii="Segoe UI" w:eastAsia="Segoe UI" w:hAnsi="Segoe UI" w:cs="Segoe UI"/>
          <w:sz w:val="21"/>
          <w:szCs w:val="21"/>
        </w:rPr>
      </w:pPr>
      <w:r w:rsidRPr="0F4CF998">
        <w:rPr>
          <w:rFonts w:ascii="Segoe UI" w:eastAsia="Segoe UI" w:hAnsi="Segoe UI" w:cs="Segoe UI"/>
          <w:sz w:val="21"/>
          <w:szCs w:val="21"/>
        </w:rPr>
        <w:t>Product and journey entitlements</w:t>
      </w:r>
    </w:p>
    <w:p w14:paraId="2D1E4AED" w14:textId="5ED2B76D" w:rsidR="1C4D5C67" w:rsidRDefault="1C4D5C67" w:rsidP="0F4CF998">
      <w:pPr>
        <w:spacing w:line="300" w:lineRule="auto"/>
        <w:rPr>
          <w:rFonts w:ascii="Segoe UI" w:eastAsia="Segoe UI" w:hAnsi="Segoe UI" w:cs="Segoe UI"/>
          <w:sz w:val="21"/>
          <w:szCs w:val="21"/>
        </w:rPr>
      </w:pPr>
      <w:r w:rsidRPr="0F4CF998">
        <w:rPr>
          <w:rFonts w:ascii="Segoe UI" w:eastAsia="Segoe UI" w:hAnsi="Segoe UI" w:cs="Segoe UI"/>
          <w:sz w:val="21"/>
          <w:szCs w:val="21"/>
        </w:rPr>
        <w:t xml:space="preserve">RBAC enforcement applies consistently across: </w:t>
      </w:r>
    </w:p>
    <w:p w14:paraId="696A3A47" w14:textId="2AE0B117" w:rsidR="1C4D5C67" w:rsidRDefault="1C4D5C67" w:rsidP="0F4CF998">
      <w:pPr>
        <w:pStyle w:val="ListParagraph"/>
        <w:numPr>
          <w:ilvl w:val="0"/>
          <w:numId w:val="94"/>
        </w:numPr>
        <w:spacing w:after="0" w:line="300" w:lineRule="auto"/>
        <w:rPr>
          <w:rFonts w:ascii="Segoe UI" w:eastAsia="Segoe UI" w:hAnsi="Segoe UI" w:cs="Segoe UI"/>
          <w:sz w:val="21"/>
          <w:szCs w:val="21"/>
        </w:rPr>
      </w:pPr>
      <w:r w:rsidRPr="0F4CF998">
        <w:rPr>
          <w:rFonts w:ascii="Segoe UI" w:eastAsia="Segoe UI" w:hAnsi="Segoe UI" w:cs="Segoe UI"/>
          <w:sz w:val="21"/>
          <w:szCs w:val="21"/>
        </w:rPr>
        <w:t>Portal (UI)</w:t>
      </w:r>
    </w:p>
    <w:p w14:paraId="795A4010" w14:textId="799C3914" w:rsidR="1C4D5C67" w:rsidRDefault="1C4D5C67" w:rsidP="0F4CF998">
      <w:pPr>
        <w:pStyle w:val="ListParagraph"/>
        <w:numPr>
          <w:ilvl w:val="0"/>
          <w:numId w:val="94"/>
        </w:numPr>
        <w:spacing w:after="0" w:line="300" w:lineRule="auto"/>
        <w:rPr>
          <w:rFonts w:ascii="Segoe UI" w:eastAsia="Segoe UI" w:hAnsi="Segoe UI" w:cs="Segoe UI"/>
          <w:sz w:val="21"/>
          <w:szCs w:val="21"/>
        </w:rPr>
      </w:pPr>
      <w:r w:rsidRPr="0F4CF998">
        <w:rPr>
          <w:rFonts w:ascii="Segoe UI" w:eastAsia="Segoe UI" w:hAnsi="Segoe UI" w:cs="Segoe UI"/>
          <w:sz w:val="21"/>
          <w:szCs w:val="21"/>
        </w:rPr>
        <w:t>APIs</w:t>
      </w:r>
    </w:p>
    <w:p w14:paraId="26B38AD7" w14:textId="71D82720" w:rsidR="1C4D5C67" w:rsidRDefault="1C4D5C67" w:rsidP="0F4CF998">
      <w:pPr>
        <w:pStyle w:val="ListParagraph"/>
        <w:numPr>
          <w:ilvl w:val="0"/>
          <w:numId w:val="94"/>
        </w:numPr>
        <w:spacing w:after="0" w:line="300" w:lineRule="auto"/>
        <w:rPr>
          <w:rFonts w:ascii="Segoe UI" w:eastAsia="Segoe UI" w:hAnsi="Segoe UI" w:cs="Segoe UI"/>
          <w:sz w:val="21"/>
          <w:szCs w:val="21"/>
        </w:rPr>
      </w:pPr>
      <w:r w:rsidRPr="0F4CF998">
        <w:rPr>
          <w:rFonts w:ascii="Segoe UI" w:eastAsia="Segoe UI" w:hAnsi="Segoe UI" w:cs="Segoe UI"/>
          <w:sz w:val="21"/>
          <w:szCs w:val="21"/>
        </w:rPr>
        <w:t>Backend services</w:t>
      </w:r>
    </w:p>
    <w:p w14:paraId="44077685" w14:textId="7A68AF01" w:rsidR="1C4D5C67" w:rsidRDefault="1C4D5C67" w:rsidP="0F4CF998">
      <w:pPr>
        <w:spacing w:line="300" w:lineRule="auto"/>
        <w:rPr>
          <w:rFonts w:ascii="Segoe UI" w:eastAsia="Segoe UI" w:hAnsi="Segoe UI" w:cs="Segoe UI"/>
          <w:sz w:val="21"/>
          <w:szCs w:val="21"/>
        </w:rPr>
      </w:pPr>
      <w:r w:rsidRPr="0F4CF998">
        <w:rPr>
          <w:rFonts w:ascii="Segoe UI" w:eastAsia="Segoe UI" w:hAnsi="Segoe UI" w:cs="Segoe UI"/>
          <w:sz w:val="21"/>
          <w:szCs w:val="21"/>
        </w:rPr>
        <w:t>Users can only perform actions and view data within their authorised scope</w:t>
      </w:r>
    </w:p>
    <w:p w14:paraId="26FE7A1A" w14:textId="7F1EC8E5" w:rsidR="0F4CF998" w:rsidRDefault="0F4CF998" w:rsidP="0F4CF998">
      <w:pPr>
        <w:spacing w:after="0"/>
      </w:pPr>
    </w:p>
    <w:sectPr w:rsidR="0F4CF998" w:rsidSect="0000736B">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Sophie Ward (NPHE4 R)" w:date="2026-06-11T08:42:00Z" w:initials="SW">
    <w:p w14:paraId="39DDE550" w14:textId="77777777" w:rsidR="004A5DCC" w:rsidRDefault="004A5DCC" w:rsidP="004A5DCC">
      <w:pPr>
        <w:pStyle w:val="CommentText"/>
      </w:pPr>
      <w:r>
        <w:rPr>
          <w:rStyle w:val="CommentReference"/>
        </w:rPr>
        <w:annotationRef/>
      </w:r>
      <w:r>
        <w:t>Is this the right approach? We should avoid simply replicating the current state. The key outcome is to ensure resellers have access to the product information they need to consume the product, with flexibility in how that information is delivered.</w:t>
      </w:r>
    </w:p>
  </w:comment>
  <w:comment w:id="35" w:author="John Daffern (NCE R)" w:date="2026-06-12T15:41:00Z" w:initials="JD">
    <w:p w14:paraId="697BAB60" w14:textId="77777777" w:rsidR="006E2C3D" w:rsidRDefault="006E2C3D" w:rsidP="006E2C3D">
      <w:pPr>
        <w:pStyle w:val="CommentText"/>
      </w:pPr>
      <w:r>
        <w:rPr>
          <w:rStyle w:val="CommentReference"/>
        </w:rPr>
        <w:annotationRef/>
      </w:r>
      <w:r>
        <w:t>OK - this may be out of scope (i.e. not Buy/Get/Use/Support) but I have added a bullet to cover it.</w:t>
      </w:r>
    </w:p>
  </w:comment>
  <w:comment w:id="41" w:author="Sophie Ward (NPHE4 R)" w:date="2026-06-11T08:49:00Z" w:initials="SW">
    <w:p w14:paraId="6B0F961D" w14:textId="77777777" w:rsidR="00E3449D" w:rsidRDefault="00E3449D" w:rsidP="00E3449D">
      <w:pPr>
        <w:pStyle w:val="CommentText"/>
      </w:pPr>
      <w:r>
        <w:rPr>
          <w:rStyle w:val="CommentReference"/>
        </w:rPr>
        <w:annotationRef/>
      </w:r>
      <w:r>
        <w:t>This should be reviewed once alignment has been reached across Wholesale on the terminology to be used going forward. We also need to confirm whether there are any technical differences between Wholesale products that could impact the naming convention. As it stands, a sub-reseller does not have access to Business Zone, so this table is not accurate.</w:t>
      </w:r>
    </w:p>
  </w:comment>
  <w:comment w:id="42" w:author="John Daffern (NCE R)" w:date="2026-06-12T15:42:00Z" w:initials="JD">
    <w:p w14:paraId="5854F896" w14:textId="77777777" w:rsidR="009341C0" w:rsidRDefault="009341C0" w:rsidP="009341C0">
      <w:pPr>
        <w:pStyle w:val="CommentText"/>
      </w:pPr>
      <w:r>
        <w:rPr>
          <w:rStyle w:val="CommentReference"/>
        </w:rPr>
        <w:annotationRef/>
      </w:r>
      <w:r>
        <w:t>Agreed - Wholesale Commercial needs to define customer hierarchy e.g. subreseller (BB) = child reseller (DV)</w:t>
      </w:r>
    </w:p>
  </w:comment>
  <w:comment w:id="102" w:author="John Daffern (NCE R)" w:date="2026-05-05T09:58:00Z" w:initials="JD">
    <w:p w14:paraId="1CC5B5E5" w14:textId="77777777" w:rsidR="00E011F7" w:rsidRDefault="00E011F7" w:rsidP="00E011F7">
      <w:pPr>
        <w:pStyle w:val="CommentText"/>
      </w:pPr>
      <w:r>
        <w:rPr>
          <w:rStyle w:val="CommentReference"/>
        </w:rPr>
        <w:annotationRef/>
      </w:r>
      <w:r>
        <w:t>Surely this is not possible and is not the point of an OAS</w:t>
      </w:r>
    </w:p>
  </w:comment>
  <w:comment w:id="128" w:author="John Daffern (NCE R)" w:date="2026-05-05T09:59:00Z" w:initials="JD">
    <w:p w14:paraId="25B3F413" w14:textId="77777777" w:rsidR="00E011F7" w:rsidRDefault="00E011F7" w:rsidP="00E011F7">
      <w:pPr>
        <w:pStyle w:val="CommentText"/>
      </w:pPr>
      <w:r>
        <w:rPr>
          <w:rStyle w:val="CommentReference"/>
        </w:rPr>
        <w:annotationRef/>
      </w:r>
      <w:r>
        <w:t>What if we want a MEF version UK Fabric too</w:t>
      </w:r>
    </w:p>
  </w:comment>
  <w:comment w:id="188" w:author="John Daffern (NCE R)" w:date="2026-05-05T10:00:00Z" w:initials="JD">
    <w:p w14:paraId="3322F077" w14:textId="77777777" w:rsidR="00066DDB" w:rsidRDefault="00066DDB" w:rsidP="00066DDB">
      <w:pPr>
        <w:pStyle w:val="CommentText"/>
      </w:pPr>
      <w:r>
        <w:rPr>
          <w:rStyle w:val="CommentReference"/>
        </w:rPr>
        <w:annotationRef/>
      </w:r>
      <w:r>
        <w:t>No breaking changes are implemented outside of version control and older API versions are supported in line with BT’s policies</w:t>
      </w:r>
    </w:p>
  </w:comment>
  <w:comment w:id="207" w:author="John Daffern (NCE R)" w:date="2026-05-05T10:01:00Z" w:initials="JD">
    <w:p w14:paraId="024E4B17" w14:textId="77777777" w:rsidR="00D8583D" w:rsidRDefault="00D8583D" w:rsidP="00D8583D">
      <w:pPr>
        <w:pStyle w:val="CommentText"/>
      </w:pPr>
      <w:r>
        <w:rPr>
          <w:rStyle w:val="CommentReference"/>
        </w:rPr>
        <w:annotationRef/>
      </w:r>
      <w:r>
        <w:t>Do logs include payloads?</w:t>
      </w:r>
    </w:p>
  </w:comment>
  <w:comment w:id="270" w:author="John Daffern (NCE R)" w:date="2026-05-05T10:03:00Z" w:initials="JD">
    <w:p w14:paraId="21A9241A" w14:textId="77777777" w:rsidR="00BF4F43" w:rsidRDefault="00BF4F43" w:rsidP="00BF4F43">
      <w:pPr>
        <w:pStyle w:val="CommentText"/>
      </w:pPr>
      <w:r>
        <w:rPr>
          <w:rStyle w:val="CommentReference"/>
        </w:rPr>
        <w:annotationRef/>
      </w:r>
      <w:r>
        <w:t>I want to understand from the research whether this is needed if AI can generate code form OAS</w:t>
      </w:r>
    </w:p>
  </w:comment>
  <w:comment w:id="286" w:author="John Daffern (NCE R)" w:date="2026-05-05T10:04:00Z" w:initials="JD">
    <w:p w14:paraId="5F42FEF9" w14:textId="77777777" w:rsidR="00424A87" w:rsidRDefault="00424A87" w:rsidP="00424A87">
      <w:pPr>
        <w:pStyle w:val="CommentText"/>
      </w:pPr>
      <w:r>
        <w:rPr>
          <w:rStyle w:val="CommentReference"/>
        </w:rPr>
        <w:annotationRef/>
      </w:r>
      <w:r>
        <w:t>These are not portal requirements</w:t>
      </w:r>
    </w:p>
  </w:comment>
  <w:comment w:id="425" w:author="John Daffern (NCE R)" w:date="2026-05-05T10:06:00Z" w:initials="JD">
    <w:p w14:paraId="1D13CD33" w14:textId="77777777" w:rsidR="002F51D2" w:rsidRDefault="002F51D2" w:rsidP="002F51D2">
      <w:pPr>
        <w:pStyle w:val="CommentText"/>
      </w:pPr>
      <w:r>
        <w:rPr>
          <w:rStyle w:val="CommentReference"/>
        </w:rPr>
        <w:annotationRef/>
      </w:r>
      <w:r>
        <w:t>These 3 sections feel a bit too specific as functional requirements of one or two APIs</w:t>
      </w:r>
    </w:p>
  </w:comment>
  <w:comment w:id="574" w:author="Sophie Ward (NPHE4 R)" w:date="2026-06-11T08:53:00Z" w:initials="SW">
    <w:p w14:paraId="3893AAA1" w14:textId="77777777" w:rsidR="005D7C92" w:rsidRDefault="005D7C92" w:rsidP="005D7C92">
      <w:pPr>
        <w:pStyle w:val="CommentText"/>
      </w:pPr>
      <w:r>
        <w:rPr>
          <w:rStyle w:val="CommentReference"/>
        </w:rPr>
        <w:annotationRef/>
      </w:r>
      <w:r>
        <w:t>Should a target SLA be defined here? For example, a target of 2 working days from a customer starting onboarding to being able to place their first order? We should know what we’re aiming for and it must be quicker than what we have today.</w:t>
      </w:r>
    </w:p>
  </w:comment>
  <w:comment w:id="575" w:author="John Daffern (NCE R)" w:date="2026-06-12T15:44:00Z" w:initials="JD">
    <w:p w14:paraId="20D1A73F" w14:textId="77777777" w:rsidR="006E635E" w:rsidRDefault="006D60DC" w:rsidP="006E635E">
      <w:pPr>
        <w:pStyle w:val="CommentText"/>
      </w:pPr>
      <w:r>
        <w:rPr>
          <w:rStyle w:val="CommentReference"/>
        </w:rPr>
        <w:annotationRef/>
      </w:r>
      <w:r w:rsidR="006E635E">
        <w:t>Target SLAs need to be defined in  success metrics section. Have added a note to that section.</w:t>
      </w:r>
    </w:p>
  </w:comment>
  <w:comment w:id="577" w:author="Sophie Ward (NPHE4 R)" w:date="2026-06-11T08:56:00Z" w:initials="SW">
    <w:p w14:paraId="42C4B042" w14:textId="77777777" w:rsidR="00CB6A2E" w:rsidRDefault="00CB6A2E" w:rsidP="00CB6A2E">
      <w:pPr>
        <w:pStyle w:val="CommentText"/>
      </w:pPr>
      <w:r>
        <w:rPr>
          <w:rStyle w:val="CommentReference"/>
        </w:rPr>
        <w:annotationRef/>
      </w:r>
      <w:r>
        <w:t>It’s important to note that reseller management should sit at the Wholesale layer rather than within individual products. Resellers should be able to manage their own users’ access, with activities such as novations, reseller name changes, and user updates handled centrally at the Wholesale layer, outside of the product environments.</w:t>
      </w:r>
    </w:p>
  </w:comment>
  <w:comment w:id="578" w:author="John Daffern (NCE R)" w:date="2026-06-12T15:47:00Z" w:initials="JD">
    <w:p w14:paraId="068C2539" w14:textId="77777777" w:rsidR="00603D07" w:rsidRDefault="00603D07" w:rsidP="00603D07">
      <w:pPr>
        <w:pStyle w:val="CommentText"/>
      </w:pPr>
      <w:r>
        <w:rPr>
          <w:rStyle w:val="CommentReference"/>
        </w:rPr>
        <w:annotationRef/>
      </w:r>
      <w:r>
        <w:t>Yes - this section is portal capability and is not product specific.</w:t>
      </w:r>
    </w:p>
  </w:comment>
  <w:comment w:id="579" w:author="Sophie Ward (NPHE4 R)" w:date="2026-06-17T15:39:00Z" w:initials="SW">
    <w:p w14:paraId="12DFB890" w14:textId="77777777" w:rsidR="00FE2B1D" w:rsidRDefault="00FE2B1D" w:rsidP="00FE2B1D">
      <w:pPr>
        <w:pStyle w:val="CommentText"/>
      </w:pPr>
      <w:r>
        <w:rPr>
          <w:rStyle w:val="CommentReference"/>
        </w:rPr>
        <w:annotationRef/>
      </w:r>
      <w:r>
        <w:t>Does that not sit within portal capability?</w:t>
      </w:r>
    </w:p>
  </w:comment>
  <w:comment w:id="595" w:author="Sophie Ward (NPHE4 R)" w:date="2026-06-11T09:03:00Z" w:initials="SW">
    <w:p w14:paraId="1EAE1950" w14:textId="77777777" w:rsidR="00C66414" w:rsidRDefault="00C66414" w:rsidP="00C66414">
      <w:pPr>
        <w:pStyle w:val="CommentText"/>
      </w:pPr>
      <w:r>
        <w:rPr>
          <w:rStyle w:val="CommentReference"/>
        </w:rPr>
        <w:annotationRef/>
      </w:r>
      <w:r>
        <w:t>Could this be extended to include automatic notifications within the portal for known service issues? For example, in the event of a P1 outage, alongside external communications, the portal could surface real-time updates directly to users. This would improve customer experience and may help reduce inbound queries.</w:t>
      </w:r>
    </w:p>
  </w:comment>
  <w:comment w:id="596" w:author="John Daffern (NCE R)" w:date="2026-06-12T15:53:00Z" w:initials="JD">
    <w:p w14:paraId="092B79F0" w14:textId="77777777" w:rsidR="00F6537E" w:rsidRDefault="00F6537E" w:rsidP="00F6537E">
      <w:pPr>
        <w:pStyle w:val="CommentText"/>
      </w:pPr>
      <w:r>
        <w:rPr>
          <w:rStyle w:val="CommentReference"/>
        </w:rPr>
        <w:annotationRef/>
      </w:r>
      <w:r>
        <w:t>Deepa has added a bullet on real time notifications etc.</w:t>
      </w:r>
    </w:p>
  </w:comment>
  <w:comment w:id="714" w:author="Sophie Ward (NPHE4 R)" w:date="2026-06-11T09:08:00Z" w:initials="SW">
    <w:p w14:paraId="1A604807" w14:textId="77777777" w:rsidR="00D016A0" w:rsidRDefault="00D016A0" w:rsidP="00D016A0">
      <w:pPr>
        <w:pStyle w:val="CommentText"/>
      </w:pPr>
      <w:r>
        <w:rPr>
          <w:rStyle w:val="CommentReference"/>
        </w:rPr>
        <w:annotationRef/>
      </w:r>
      <w:r>
        <w:t>Taking an “Amazon-style” approach, will the Wholesale portal support a unified ordering journey, allowing resellers to purchase both voice and broadband within a single transaction? We should avoid simply replicating the current model, as requiring multiple orders for related services is a known pain point for resellers — the goal should be to simplify and streamline the experience.</w:t>
      </w:r>
    </w:p>
  </w:comment>
  <w:comment w:id="715" w:author="John Daffern (NCE R)" w:date="2026-06-12T15:54:00Z" w:initials="JD">
    <w:p w14:paraId="45B72101" w14:textId="77777777" w:rsidR="00716EC2" w:rsidRDefault="00716EC2" w:rsidP="00716EC2">
      <w:pPr>
        <w:pStyle w:val="CommentText"/>
      </w:pPr>
      <w:r>
        <w:rPr>
          <w:rStyle w:val="CommentReference"/>
        </w:rPr>
        <w:annotationRef/>
      </w:r>
      <w:r>
        <w:t>Needs to be raised with commercial team to agree if (e.g.) BB+voice integrated journey is a requirement</w:t>
      </w:r>
    </w:p>
  </w:comment>
  <w:comment w:id="716" w:author="Sophie Ward (NPHE4 R)" w:date="2026-06-17T15:41:00Z" w:initials="SW">
    <w:p w14:paraId="2703DF2E" w14:textId="77777777" w:rsidR="00A9112A" w:rsidRDefault="00A9112A" w:rsidP="00A9112A">
      <w:pPr>
        <w:pStyle w:val="CommentText"/>
      </w:pPr>
      <w:r>
        <w:rPr>
          <w:rStyle w:val="CommentReference"/>
        </w:rPr>
        <w:annotationRef/>
      </w:r>
      <w:r>
        <w:t>I don’t mean an integrated journey as such, I mean the ability to create a company and then add multiple products within 1 order submission. i.e. Sophie’s Donuts wants broadband and fixed voice, so the reseller would build the company once and then add the 2 products to it in one order - similar to ordering multiple things from Amazon.</w:t>
      </w:r>
    </w:p>
  </w:comment>
  <w:comment w:id="734" w:author="Sophie Ward (NPHE4 R)" w:date="2026-06-11T09:09:00Z" w:initials="SW">
    <w:p w14:paraId="749ED573" w14:textId="77777777" w:rsidR="007E140A" w:rsidRDefault="007E140A" w:rsidP="007E140A">
      <w:pPr>
        <w:pStyle w:val="CommentText"/>
      </w:pPr>
      <w:r>
        <w:rPr>
          <w:rStyle w:val="CommentReference"/>
        </w:rPr>
        <w:annotationRef/>
      </w:r>
      <w:r>
        <w:t>Alignment on terminology is required. A sub-reseller does not have access to BZ today - a child reseller does.</w:t>
      </w:r>
    </w:p>
  </w:comment>
  <w:comment w:id="735" w:author="John Daffern (NCE R)" w:date="2026-06-12T15:55:00Z" w:initials="JD">
    <w:p w14:paraId="503A3383" w14:textId="77777777" w:rsidR="00B54B8B" w:rsidRDefault="00B54B8B" w:rsidP="00B54B8B">
      <w:pPr>
        <w:pStyle w:val="CommentText"/>
      </w:pPr>
      <w:r>
        <w:rPr>
          <w:rStyle w:val="CommentReference"/>
        </w:rPr>
        <w:annotationRef/>
      </w:r>
      <w:r>
        <w:t>Agreed as per previous comments</w:t>
      </w:r>
    </w:p>
  </w:comment>
  <w:comment w:id="743" w:author="Sophie Ward (NPHE4 R)" w:date="2026-06-11T09:13:00Z" w:initials="SW">
    <w:p w14:paraId="5C694C81" w14:textId="77777777" w:rsidR="00046CA7" w:rsidRDefault="00046CA7" w:rsidP="00046CA7">
      <w:pPr>
        <w:pStyle w:val="CommentText"/>
      </w:pPr>
      <w:r>
        <w:rPr>
          <w:rStyle w:val="CommentReference"/>
        </w:rPr>
        <w:annotationRef/>
      </w:r>
      <w:r>
        <w:t>This may be a matter of terminology, but if a reseller is onboarded at the Wholesale level and products are then enabled for them to order, would “Product Enablement” be a more appropriate term?</w:t>
      </w:r>
    </w:p>
    <w:p w14:paraId="4EA8DA83" w14:textId="77777777" w:rsidR="00046CA7" w:rsidRDefault="00046CA7" w:rsidP="00046CA7">
      <w:pPr>
        <w:pStyle w:val="CommentText"/>
      </w:pPr>
    </w:p>
    <w:p w14:paraId="3ED3B1C6" w14:textId="77777777" w:rsidR="00046CA7" w:rsidRDefault="00046CA7" w:rsidP="00046CA7">
      <w:pPr>
        <w:pStyle w:val="CommentText"/>
      </w:pPr>
      <w:r>
        <w:t>i.e. onboard to Wholesale = reseller established as a Wholesale customer</w:t>
      </w:r>
    </w:p>
    <w:p w14:paraId="5A57DF21" w14:textId="77777777" w:rsidR="00046CA7" w:rsidRDefault="00046CA7" w:rsidP="00046CA7">
      <w:pPr>
        <w:pStyle w:val="CommentText"/>
      </w:pPr>
    </w:p>
    <w:p w14:paraId="1A2F01B9" w14:textId="77777777" w:rsidR="00046CA7" w:rsidRDefault="00046CA7" w:rsidP="00046CA7">
      <w:pPr>
        <w:pStyle w:val="CommentText"/>
      </w:pPr>
      <w:r>
        <w:t>Product enabled = reseller has access to order and consume that product.</w:t>
      </w:r>
    </w:p>
  </w:comment>
  <w:comment w:id="744" w:author="John Daffern (NCE R)" w:date="2026-06-12T15:56:00Z" w:initials="JD">
    <w:p w14:paraId="0CACCBA4" w14:textId="77777777" w:rsidR="00723CF2" w:rsidRDefault="00723CF2" w:rsidP="00723CF2">
      <w:pPr>
        <w:pStyle w:val="CommentText"/>
      </w:pPr>
      <w:r>
        <w:rPr>
          <w:rStyle w:val="CommentReference"/>
        </w:rPr>
        <w:annotationRef/>
      </w:r>
      <w:r>
        <w:t>Agreed - we can’t use the term onboarding to mean 2 different things. Also terminology to be agreed with Commercial</w:t>
      </w:r>
    </w:p>
  </w:comment>
  <w:comment w:id="765" w:author="Sophie Ward (NPHE4 R)" w:date="2026-06-11T09:19:00Z" w:initials="SW">
    <w:p w14:paraId="32CAE72D" w14:textId="77777777" w:rsidR="00FA7174" w:rsidRDefault="00FA7174" w:rsidP="00FA7174">
      <w:pPr>
        <w:pStyle w:val="CommentText"/>
      </w:pPr>
      <w:r>
        <w:rPr>
          <w:rStyle w:val="CommentReference"/>
        </w:rPr>
        <w:annotationRef/>
      </w:r>
      <w:r>
        <w:t>I think the outcomes need to be refined to ensure we don’t simply recreate the current state. What is the Wholesale strategy for customer support and self-serve capabilities? In my opinion, we should explore a digital first approach.</w:t>
      </w:r>
    </w:p>
  </w:comment>
  <w:comment w:id="766" w:author="John Daffern (NCE R)" w:date="2026-06-12T15:57:00Z" w:initials="JD">
    <w:p w14:paraId="088F6C87" w14:textId="77777777" w:rsidR="00DA7829" w:rsidRDefault="00DA7829" w:rsidP="00DA7829">
      <w:pPr>
        <w:pStyle w:val="CommentText"/>
      </w:pPr>
      <w:r>
        <w:rPr>
          <w:rStyle w:val="CommentReference"/>
        </w:rPr>
        <w:annotationRef/>
      </w:r>
      <w:r>
        <w:t>This needs a workshop to agree MVP and target state</w:t>
      </w:r>
    </w:p>
  </w:comment>
  <w:comment w:id="771" w:author="Sophie Ward (NPHE4 R)" w:date="2026-06-11T09:22:00Z" w:initials="SW">
    <w:p w14:paraId="15C8980E" w14:textId="77777777" w:rsidR="00631A76" w:rsidRDefault="00631A76" w:rsidP="00631A76">
      <w:pPr>
        <w:pStyle w:val="CommentText"/>
      </w:pPr>
      <w:r>
        <w:rPr>
          <w:rStyle w:val="CommentReference"/>
        </w:rPr>
        <w:annotationRef/>
      </w:r>
      <w:r>
        <w:t>As discussed on the 09/06/26 call, the outcome should be refined using a ‘blue sky’ approach rather than replicating the current state. We should define what a best-in-class customer experience looks like and work backwards from that, rather than producing revised versions of existing product handbooks and documentation.</w:t>
      </w:r>
    </w:p>
    <w:p w14:paraId="68F7A45B" w14:textId="77777777" w:rsidR="00631A76" w:rsidRDefault="00631A76" w:rsidP="00631A76">
      <w:pPr>
        <w:pStyle w:val="CommentText"/>
      </w:pPr>
      <w:r>
        <w:t xml:space="preserve">For example, could the end goal be an AI-driven chatbot that brings together information across all Wholesale products and workstreams? </w:t>
      </w:r>
    </w:p>
  </w:comment>
  <w:comment w:id="772" w:author="John Daffern (NCE R)" w:date="2026-06-12T15:58:00Z" w:initials="JD">
    <w:p w14:paraId="661A3C8B" w14:textId="77777777" w:rsidR="00DA7829" w:rsidRDefault="00DA7829" w:rsidP="00DA7829">
      <w:pPr>
        <w:pStyle w:val="CommentText"/>
      </w:pPr>
      <w:r>
        <w:rPr>
          <w:rStyle w:val="CommentReference"/>
        </w:rPr>
        <w:annotationRef/>
      </w:r>
      <w:r>
        <w:t>As per above</w:t>
      </w:r>
    </w:p>
  </w:comment>
  <w:comment w:id="776" w:author="Sophie Ward (NPHE4 R)" w:date="2026-06-11T09:25:00Z" w:initials="SW">
    <w:p w14:paraId="691FB012" w14:textId="77777777" w:rsidR="00100FF0" w:rsidRDefault="00100FF0" w:rsidP="00100FF0">
      <w:pPr>
        <w:pStyle w:val="CommentText"/>
      </w:pPr>
      <w:r>
        <w:rPr>
          <w:rStyle w:val="CommentReference"/>
        </w:rPr>
        <w:annotationRef/>
      </w:r>
      <w:r>
        <w:t>As discussed on the 09/06/26 call, we should challenge the “why” and avoid constraining the solution. Instead, let’s define what a best-in-class customer experience looks like and work backwards.</w:t>
      </w:r>
    </w:p>
    <w:p w14:paraId="2B0ABDA8" w14:textId="77777777" w:rsidR="00100FF0" w:rsidRDefault="00100FF0" w:rsidP="00100FF0">
      <w:pPr>
        <w:pStyle w:val="CommentText"/>
      </w:pPr>
      <w:r>
        <w:t>An AI chatbot could form a core part of this, supporting customer queries and enabling self-serve. Where a ticket is required, it should be able to create it on the customer’s behalf—routing it to the correct team and queue with all relevant details captured from the conversation. The user should then be able to return to the chatbot to track progress and request updates.</w:t>
      </w:r>
    </w:p>
  </w:comment>
  <w:comment w:id="777" w:author="John Daffern (NCE R)" w:date="2026-06-12T15:59:00Z" w:initials="JD">
    <w:p w14:paraId="6ACFC3F8" w14:textId="77777777" w:rsidR="008356E9" w:rsidRDefault="008356E9" w:rsidP="008356E9">
      <w:pPr>
        <w:pStyle w:val="CommentText"/>
      </w:pPr>
      <w:r>
        <w:rPr>
          <w:rStyle w:val="CommentReference"/>
        </w:rPr>
        <w:annotationRef/>
      </w:r>
      <w:r>
        <w:t>Agreed - MVP vs. target end state</w:t>
      </w:r>
    </w:p>
  </w:comment>
  <w:comment w:id="786" w:author="Sophie Ward (NPHE4 R)" w:date="2026-06-11T09:27:00Z" w:initials="SW">
    <w:p w14:paraId="2416D423" w14:textId="77777777" w:rsidR="00372DEA" w:rsidRDefault="00372DEA" w:rsidP="00372DEA">
      <w:pPr>
        <w:pStyle w:val="CommentText"/>
      </w:pPr>
      <w:r>
        <w:rPr>
          <w:rStyle w:val="CommentReference"/>
        </w:rPr>
        <w:annotationRef/>
      </w:r>
      <w:r>
        <w:t>Is this aligned to what we have today? If so, is that the right approach for the future, or should we explore a better alternative? Based on the WHC briefing data, current consumption appears to be very low.</w:t>
      </w:r>
    </w:p>
  </w:comment>
  <w:comment w:id="787" w:author="John Daffern (NCE R)" w:date="2026-06-12T15:59:00Z" w:initials="JD">
    <w:p w14:paraId="5B23889E" w14:textId="77777777" w:rsidR="008356E9" w:rsidRDefault="008356E9" w:rsidP="008356E9">
      <w:pPr>
        <w:pStyle w:val="CommentText"/>
      </w:pPr>
      <w:r>
        <w:rPr>
          <w:rStyle w:val="CommentReference"/>
        </w:rPr>
        <w:annotationRef/>
      </w:r>
      <w:r>
        <w:t>As above</w:t>
      </w:r>
    </w:p>
  </w:comment>
  <w:comment w:id="802" w:author="Sophie Ward (NPHE4 R)" w:date="2026-06-11T13:22:00Z" w:initials="SW">
    <w:p w14:paraId="53D83034" w14:textId="77777777" w:rsidR="00891188" w:rsidRDefault="00891188" w:rsidP="00891188">
      <w:pPr>
        <w:pStyle w:val="CommentText"/>
      </w:pPr>
      <w:r>
        <w:rPr>
          <w:rStyle w:val="CommentReference"/>
        </w:rPr>
        <w:annotationRef/>
      </w:r>
      <w:r>
        <w:t>What is meant by this?</w:t>
      </w:r>
    </w:p>
  </w:comment>
  <w:comment w:id="803" w:author="John Daffern (NCE R)" w:date="2026-06-12T16:00:00Z" w:initials="JD">
    <w:p w14:paraId="12868F0B" w14:textId="77777777" w:rsidR="00C86219" w:rsidRDefault="00C86219" w:rsidP="00C86219">
      <w:pPr>
        <w:pStyle w:val="CommentText"/>
      </w:pPr>
      <w:r>
        <w:rPr>
          <w:rStyle w:val="CommentReference"/>
        </w:rPr>
        <w:annotationRef/>
      </w:r>
      <w:r>
        <w:t>@deepa to update</w:t>
      </w:r>
    </w:p>
  </w:comment>
  <w:comment w:id="804" w:author="Sophie Ward (NPHE4 R)" w:date="2026-06-11T13:29:00Z" w:initials="SW">
    <w:p w14:paraId="0423E00B" w14:textId="77777777" w:rsidR="00B36F1D" w:rsidRDefault="00B36F1D" w:rsidP="00B36F1D">
      <w:pPr>
        <w:pStyle w:val="CommentText"/>
      </w:pPr>
      <w:r>
        <w:rPr>
          <w:rStyle w:val="CommentReference"/>
        </w:rPr>
        <w:annotationRef/>
      </w:r>
      <w:r>
        <w:t>The DV4B model is different to the WHC model. Whilst on WHC we have the concept of Sites, this doesn’t exist in DV4B.</w:t>
      </w:r>
    </w:p>
  </w:comment>
  <w:comment w:id="805" w:author="John Daffern (NCE R)" w:date="2026-06-12T16:01:00Z" w:initials="JD">
    <w:p w14:paraId="5D9FAC3A" w14:textId="77777777" w:rsidR="00275E49" w:rsidRDefault="00275E49" w:rsidP="00275E49">
      <w:pPr>
        <w:pStyle w:val="CommentText"/>
      </w:pPr>
      <w:r>
        <w:rPr>
          <w:rStyle w:val="CommentReference"/>
        </w:rPr>
        <w:annotationRef/>
      </w:r>
      <w:r>
        <w:t>OK - we need a workshop with designers on journeys approach</w:t>
      </w:r>
    </w:p>
  </w:comment>
  <w:comment w:id="806" w:author="Sophie Ward (NPHE4 R)" w:date="2026-06-11T13:54:00Z" w:initials="SW">
    <w:p w14:paraId="043ADE49" w14:textId="77777777" w:rsidR="005B53F7" w:rsidRDefault="005B53F7" w:rsidP="005B53F7">
      <w:pPr>
        <w:pStyle w:val="CommentText"/>
      </w:pPr>
      <w:r>
        <w:rPr>
          <w:rStyle w:val="CommentReference"/>
        </w:rPr>
        <w:annotationRef/>
      </w:r>
      <w:r>
        <w:t>Bulk upload of companies needs to be worked through. Is there a requirement for this? Should this be done via API only and remove the spreadsheet requirement?</w:t>
      </w:r>
    </w:p>
  </w:comment>
  <w:comment w:id="807" w:author="John Daffern (NCE R)" w:date="2026-06-12T16:02:00Z" w:initials="JD">
    <w:p w14:paraId="4B88E61F" w14:textId="77777777" w:rsidR="00275E49" w:rsidRDefault="00275E49" w:rsidP="00275E49">
      <w:pPr>
        <w:pStyle w:val="CommentText"/>
      </w:pPr>
      <w:r>
        <w:rPr>
          <w:rStyle w:val="CommentReference"/>
        </w:rPr>
        <w:annotationRef/>
      </w:r>
      <w:r>
        <w:t>Agreed this may not be requirement / MVP. We need to work through in a workshop</w:t>
      </w:r>
    </w:p>
  </w:comment>
  <w:comment w:id="808" w:author="Sophie Ward (NPHE4 R)" w:date="2026-06-11T13:55:00Z" w:initials="SW">
    <w:p w14:paraId="59021C91" w14:textId="77777777" w:rsidR="00EA27CF" w:rsidRDefault="00EA27CF" w:rsidP="00EA27CF">
      <w:pPr>
        <w:pStyle w:val="CommentText"/>
      </w:pPr>
      <w:r>
        <w:rPr>
          <w:rStyle w:val="CommentReference"/>
        </w:rPr>
        <w:annotationRef/>
      </w:r>
      <w:r>
        <w:t>Unclear what this is.</w:t>
      </w:r>
    </w:p>
  </w:comment>
  <w:comment w:id="809" w:author="John Daffern (NCE R)" w:date="2026-06-12T16:03:00Z" w:initials="JD">
    <w:p w14:paraId="343E67F0" w14:textId="77777777" w:rsidR="008B0FFE" w:rsidRDefault="008B0FFE" w:rsidP="008B0FFE">
      <w:pPr>
        <w:pStyle w:val="CommentText"/>
      </w:pPr>
      <w:r>
        <w:rPr>
          <w:rStyle w:val="CommentReference"/>
        </w:rPr>
        <w:annotationRef/>
      </w:r>
      <w:r>
        <w:t>This is as per Business Zone but needs review in workshop</w:t>
      </w:r>
    </w:p>
  </w:comment>
  <w:comment w:id="813" w:author="Sophie Ward (NPHE4 R)" w:date="2026-06-11T14:02:00Z" w:initials="SW">
    <w:p w14:paraId="171EB00C" w14:textId="77777777" w:rsidR="00E02D43" w:rsidRDefault="00E02D43" w:rsidP="00E02D43">
      <w:pPr>
        <w:pStyle w:val="CommentText"/>
      </w:pPr>
      <w:r>
        <w:rPr>
          <w:rStyle w:val="CommentReference"/>
        </w:rPr>
        <w:annotationRef/>
      </w:r>
      <w:r>
        <w:t>What is meant by this?</w:t>
      </w:r>
    </w:p>
  </w:comment>
  <w:comment w:id="814" w:author="John Daffern (NCE R)" w:date="2026-06-12T16:06:00Z" w:initials="JD">
    <w:p w14:paraId="634312C9" w14:textId="77777777" w:rsidR="00E6380C" w:rsidRDefault="00E6380C" w:rsidP="00E6380C">
      <w:pPr>
        <w:pStyle w:val="CommentText"/>
      </w:pPr>
      <w:r>
        <w:rPr>
          <w:rStyle w:val="CommentReference"/>
        </w:rPr>
        <w:annotationRef/>
      </w:r>
      <w:r>
        <w:t>This is intended to mean that all orders are validated / errors captured ahead of order submission. I.E. users cannot submit invalid orders</w:t>
      </w:r>
    </w:p>
  </w:comment>
  <w:comment w:id="815" w:author="Deepa Packirisamy (NCE C)" w:date="2026-05-14T11:09:00Z" w:initials="DC">
    <w:p w14:paraId="4C22D7B7" w14:textId="698D8F16" w:rsidR="00D20195" w:rsidRDefault="00D20195">
      <w:pPr>
        <w:pStyle w:val="CommentText"/>
      </w:pPr>
      <w:r>
        <w:rPr>
          <w:rStyle w:val="CommentReference"/>
        </w:rPr>
        <w:annotationRef/>
      </w:r>
      <w:r w:rsidRPr="3DE94A68">
        <w:t>This needs more clarity on why its is restricted</w:t>
      </w:r>
    </w:p>
  </w:comment>
  <w:comment w:id="816" w:author="John Daffern (NCE R)" w:date="2026-06-12T16:07:00Z" w:initials="JD">
    <w:p w14:paraId="51484755" w14:textId="77777777" w:rsidR="003F0D92" w:rsidRDefault="003F0D92" w:rsidP="003F0D92">
      <w:pPr>
        <w:pStyle w:val="CommentText"/>
      </w:pPr>
      <w:r>
        <w:rPr>
          <w:rStyle w:val="CommentReference"/>
        </w:rPr>
        <w:annotationRef/>
      </w:r>
      <w:r>
        <w:t>This is as per definition provided for super-reseller / sub-reseller / child- reseller and dealer</w:t>
      </w:r>
    </w:p>
  </w:comment>
  <w:comment w:id="817" w:author="Sophie Ward (NPHE4 R)" w:date="2026-06-11T14:07:00Z" w:initials="SW">
    <w:p w14:paraId="4449C933" w14:textId="77777777" w:rsidR="00720375" w:rsidRDefault="00720375" w:rsidP="00720375">
      <w:pPr>
        <w:pStyle w:val="CommentText"/>
      </w:pPr>
      <w:r>
        <w:rPr>
          <w:rStyle w:val="CommentReference"/>
        </w:rPr>
        <w:annotationRef/>
      </w:r>
      <w:r>
        <w:t>What is meant by this?</w:t>
      </w:r>
    </w:p>
  </w:comment>
  <w:comment w:id="818" w:author="John Daffern (NCE R)" w:date="2026-06-12T16:09:00Z" w:initials="JD">
    <w:p w14:paraId="39C5636B" w14:textId="77777777" w:rsidR="00CA71AC" w:rsidRDefault="00CA71AC" w:rsidP="00CA71AC">
      <w:pPr>
        <w:pStyle w:val="CommentText"/>
      </w:pPr>
      <w:r>
        <w:rPr>
          <w:rStyle w:val="CommentReference"/>
        </w:rPr>
        <w:annotationRef/>
      </w:r>
      <w:r>
        <w:t>May not be requirement - TBD in workshop</w:t>
      </w:r>
    </w:p>
  </w:comment>
  <w:comment w:id="819" w:author="Sophie Ward (NPHE4 R)" w:date="2026-06-11T14:10:00Z" w:initials="SW">
    <w:p w14:paraId="71937EFF" w14:textId="77777777" w:rsidR="00926EF9" w:rsidRDefault="00602176" w:rsidP="00926EF9">
      <w:pPr>
        <w:pStyle w:val="CommentText"/>
      </w:pPr>
      <w:r>
        <w:rPr>
          <w:rStyle w:val="CommentReference"/>
        </w:rPr>
        <w:annotationRef/>
      </w:r>
      <w:r w:rsidR="00926EF9">
        <w:t xml:space="preserve">Unclear what this is. We don’t have remote reboot facilities on Business Zone today. Firmware upgrades are sent to the devices from the platform. </w:t>
      </w:r>
    </w:p>
  </w:comment>
  <w:comment w:id="820" w:author="John Daffern (NCE R)" w:date="2026-06-12T16:10:00Z" w:initials="JD">
    <w:p w14:paraId="1F389D40" w14:textId="77777777" w:rsidR="00DD3A70" w:rsidRDefault="00DD3A70" w:rsidP="00DD3A70">
      <w:pPr>
        <w:pStyle w:val="CommentText"/>
      </w:pPr>
      <w:r>
        <w:rPr>
          <w:rStyle w:val="CommentReference"/>
        </w:rPr>
        <w:annotationRef/>
      </w:r>
      <w:r>
        <w:t>This came from Gail - may not be portal requirement</w:t>
      </w:r>
    </w:p>
  </w:comment>
  <w:comment w:id="821" w:author="Sophie Ward (NPHE4 R)" w:date="2026-06-17T15:43:00Z" w:initials="SW">
    <w:p w14:paraId="677EC29B" w14:textId="77777777" w:rsidR="00791843" w:rsidRDefault="00791843" w:rsidP="00791843">
      <w:pPr>
        <w:pStyle w:val="CommentText"/>
      </w:pPr>
      <w:r>
        <w:rPr>
          <w:rStyle w:val="CommentReference"/>
        </w:rPr>
        <w:annotationRef/>
      </w:r>
      <w:r>
        <w:t>I would suggest this is removed from this document</w:t>
      </w:r>
    </w:p>
  </w:comment>
  <w:comment w:id="827" w:author="Sophie Ward (NPHE4 R)" w:date="2026-06-11T14:12:00Z" w:initials="SW">
    <w:p w14:paraId="04F9167F" w14:textId="6BDAF5C7" w:rsidR="000A5BAB" w:rsidRDefault="000A5BAB" w:rsidP="000A5BAB">
      <w:pPr>
        <w:pStyle w:val="CommentText"/>
      </w:pPr>
      <w:r>
        <w:rPr>
          <w:rStyle w:val="CommentReference"/>
        </w:rPr>
        <w:annotationRef/>
      </w:r>
      <w:r>
        <w:t>What is meant by this?</w:t>
      </w:r>
    </w:p>
  </w:comment>
  <w:comment w:id="828" w:author="John Daffern (NCE R)" w:date="2026-06-12T16:11:00Z" w:initials="JD">
    <w:p w14:paraId="0FD84DF5" w14:textId="77777777" w:rsidR="002158D4" w:rsidRDefault="002158D4" w:rsidP="002158D4">
      <w:pPr>
        <w:pStyle w:val="CommentText"/>
      </w:pPr>
      <w:r>
        <w:rPr>
          <w:rStyle w:val="CommentReference"/>
        </w:rPr>
        <w:annotationRef/>
      </w:r>
      <w:r>
        <w:t>TBA via product workshop</w:t>
      </w:r>
    </w:p>
  </w:comment>
  <w:comment w:id="829" w:author="Sophie Ward (NPHE4 R)" w:date="2026-06-11T14:13:00Z" w:initials="SW">
    <w:p w14:paraId="4147F8ED" w14:textId="77777777" w:rsidR="00752D38" w:rsidRDefault="00343801" w:rsidP="00752D38">
      <w:pPr>
        <w:pStyle w:val="CommentText"/>
      </w:pPr>
      <w:r>
        <w:rPr>
          <w:rStyle w:val="CommentReference"/>
        </w:rPr>
        <w:annotationRef/>
      </w:r>
      <w:r w:rsidR="00752D38">
        <w:t>In life configuration and feature management is completed on Business Portal and is not currently managed in BZ. I think this can be removed. An acceptance criteria should be SSO from the Wholesale portal into the product’s Business Portal.</w:t>
      </w:r>
    </w:p>
  </w:comment>
  <w:comment w:id="830" w:author="John Daffern (NCE R)" w:date="2026-06-12T16:12:00Z" w:initials="JD">
    <w:p w14:paraId="533144A8" w14:textId="77777777" w:rsidR="002158D4" w:rsidRDefault="002158D4" w:rsidP="002158D4">
      <w:pPr>
        <w:pStyle w:val="CommentText"/>
      </w:pPr>
      <w:r>
        <w:rPr>
          <w:rStyle w:val="CommentReference"/>
        </w:rPr>
        <w:annotationRef/>
      </w:r>
      <w:r>
        <w:t>Agreed - VEL</w:t>
      </w:r>
    </w:p>
  </w:comment>
  <w:comment w:id="833" w:author="Sophie Ward (NPHE4 R)" w:date="2026-06-11T14:16:00Z" w:initials="SW">
    <w:p w14:paraId="779170D0" w14:textId="77777777" w:rsidR="0071358F" w:rsidRDefault="0071358F" w:rsidP="0071358F">
      <w:pPr>
        <w:pStyle w:val="CommentText"/>
      </w:pPr>
      <w:r>
        <w:rPr>
          <w:rStyle w:val="CommentReference"/>
        </w:rPr>
        <w:annotationRef/>
      </w:r>
      <w:r>
        <w:t>Although some product-level variations may exist, billing should remain as consistent as possible across all Wholesale products.</w:t>
      </w:r>
    </w:p>
  </w:comment>
  <w:comment w:id="834" w:author="John Daffern (NCE R)" w:date="2026-06-12T16:12:00Z" w:initials="JD">
    <w:p w14:paraId="4ADCF3AE" w14:textId="77777777" w:rsidR="00B835DE" w:rsidRDefault="00B835DE" w:rsidP="00B835DE">
      <w:pPr>
        <w:pStyle w:val="CommentText"/>
      </w:pPr>
      <w:r>
        <w:rPr>
          <w:rStyle w:val="CommentReference"/>
        </w:rPr>
        <w:annotationRef/>
      </w:r>
      <w:r>
        <w:t>OK - billing consistency is not in scope for portal build (Michelle Toovey)</w:t>
      </w:r>
    </w:p>
  </w:comment>
  <w:comment w:id="836" w:author="Sophie Ward (NPHE4 R)" w:date="2026-06-11T14:19:00Z" w:initials="SW">
    <w:p w14:paraId="7CC704C1" w14:textId="77777777" w:rsidR="003D38A9" w:rsidRDefault="003D38A9" w:rsidP="003D38A9">
      <w:pPr>
        <w:pStyle w:val="CommentText"/>
      </w:pPr>
      <w:r>
        <w:rPr>
          <w:rStyle w:val="CommentReference"/>
        </w:rPr>
        <w:annotationRef/>
      </w:r>
      <w:r>
        <w:t>Should the AC prioritise the customer journey, focusing on enabling customers to complete full diagnostics and resolve their issue, and mapping the steps to achieve this?</w:t>
      </w:r>
    </w:p>
  </w:comment>
  <w:comment w:id="837" w:author="John Daffern (NCE R)" w:date="2026-06-12T16:15:00Z" w:initials="JD">
    <w:p w14:paraId="4412F6CE" w14:textId="77777777" w:rsidR="00C45309" w:rsidRDefault="00C45309" w:rsidP="00C45309">
      <w:pPr>
        <w:pStyle w:val="CommentText"/>
      </w:pPr>
      <w:r>
        <w:rPr>
          <w:rStyle w:val="CommentReference"/>
        </w:rPr>
        <w:annotationRef/>
      </w:r>
      <w:r>
        <w:t>Needs clarity in product workshop</w:t>
      </w:r>
    </w:p>
  </w:comment>
  <w:comment w:id="838" w:author="Sophie Ward (NPHE4 R)" w:date="2026-06-11T14:17:00Z" w:initials="SW">
    <w:p w14:paraId="0123332E" w14:textId="77777777" w:rsidR="00B00C6A" w:rsidRDefault="00B00C6A" w:rsidP="00B00C6A">
      <w:pPr>
        <w:pStyle w:val="CommentText"/>
      </w:pPr>
      <w:r>
        <w:rPr>
          <w:rStyle w:val="CommentReference"/>
        </w:rPr>
        <w:annotationRef/>
      </w:r>
      <w:r>
        <w:t>Service Assurance is being replaced by Ativa.</w:t>
      </w:r>
    </w:p>
  </w:comment>
  <w:comment w:id="842" w:author="Sophie Ward (NPHE4 R)" w:date="2026-06-11T14:22:00Z" w:initials="SW">
    <w:p w14:paraId="675DE35E" w14:textId="77777777" w:rsidR="00A97071" w:rsidRDefault="00A97071" w:rsidP="00A97071">
      <w:pPr>
        <w:pStyle w:val="CommentText"/>
      </w:pPr>
      <w:r>
        <w:rPr>
          <w:rStyle w:val="CommentReference"/>
        </w:rPr>
        <w:annotationRef/>
      </w:r>
      <w:r>
        <w:t>What is meant by this? In what scenario would a service be suspended and resumed?</w:t>
      </w:r>
    </w:p>
  </w:comment>
  <w:comment w:id="843" w:author="John Daffern (NCE R)" w:date="2026-06-12T16:16:00Z" w:initials="JD">
    <w:p w14:paraId="2D612D3E" w14:textId="77777777" w:rsidR="00BE6BF0" w:rsidRDefault="00BE6BF0" w:rsidP="00BE6BF0">
      <w:pPr>
        <w:pStyle w:val="CommentText"/>
      </w:pPr>
      <w:r>
        <w:rPr>
          <w:rStyle w:val="CommentReference"/>
        </w:rPr>
        <w:annotationRef/>
      </w:r>
      <w:r>
        <w:t>OK - there was an assumption that services could be sus[ended on non-payment etc. TBD as part of product workshop</w:t>
      </w:r>
    </w:p>
  </w:comment>
  <w:comment w:id="844" w:author="Sophie Ward (NPHE4 R)" w:date="2026-06-11T14:25:00Z" w:initials="SW">
    <w:p w14:paraId="77C03F85" w14:textId="77777777" w:rsidR="001E6D7C" w:rsidRDefault="001E6D7C" w:rsidP="001E6D7C">
      <w:pPr>
        <w:pStyle w:val="CommentText"/>
      </w:pPr>
      <w:r>
        <w:rPr>
          <w:rStyle w:val="CommentReference"/>
        </w:rPr>
        <w:annotationRef/>
      </w:r>
      <w:r>
        <w:t>The Service team in WHC can ghost into Business Zone for visibility of customer assets, but any ordering or changes are expected to be managed by the reseller rather than the Service team.</w:t>
      </w:r>
    </w:p>
  </w:comment>
  <w:comment w:id="845" w:author="John Daffern (NCE R)" w:date="2026-06-12T16:17:00Z" w:initials="JD">
    <w:p w14:paraId="67134320" w14:textId="77777777" w:rsidR="00886820" w:rsidRDefault="00886820" w:rsidP="00886820">
      <w:pPr>
        <w:pStyle w:val="CommentText"/>
      </w:pPr>
      <w:r>
        <w:rPr>
          <w:rStyle w:val="CommentReference"/>
        </w:rPr>
        <w:annotationRef/>
      </w:r>
      <w:r>
        <w:t>This needs to be managed the right way - to be agreed with service teams. This could be allowable where audit trails exist</w:t>
      </w:r>
    </w:p>
  </w:comment>
  <w:comment w:id="859" w:author="Sophie Ward (NPHE4 R)" w:date="2026-06-11T14:29:00Z" w:initials="SW">
    <w:p w14:paraId="642FBA85" w14:textId="77777777" w:rsidR="0018409C" w:rsidRDefault="0018409C" w:rsidP="0018409C">
      <w:pPr>
        <w:pStyle w:val="CommentText"/>
      </w:pPr>
      <w:r>
        <w:rPr>
          <w:rStyle w:val="CommentReference"/>
        </w:rPr>
        <w:annotationRef/>
      </w:r>
      <w:r>
        <w:t>If there is an issue with online portals or certain journeys within the portals, could we provide a proactive automated notice on the portal to advise customers?</w:t>
      </w:r>
    </w:p>
  </w:comment>
  <w:comment w:id="860" w:author="John Daffern (NCE R)" w:date="2026-06-12T16:18:00Z" w:initials="JD">
    <w:p w14:paraId="269752A0" w14:textId="23727492" w:rsidR="004D4BCC" w:rsidRDefault="004D4BCC" w:rsidP="004D4BCC">
      <w:pPr>
        <w:pStyle w:val="CommentText"/>
      </w:pPr>
      <w:r>
        <w:rPr>
          <w:rStyle w:val="CommentReference"/>
        </w:rPr>
        <w:annotationRef/>
      </w:r>
      <w:r>
        <w:fldChar w:fldCharType="begin"/>
      </w:r>
      <w:r>
        <w:instrText>HYPERLINK "mailto:deepa.packirisamy@bt.com"</w:instrText>
      </w:r>
      <w:bookmarkStart w:id="861" w:name="_@_5641371768D7484585DD6E2FAE0117B4Z"/>
      <w:r>
        <w:fldChar w:fldCharType="separate"/>
      </w:r>
      <w:bookmarkEnd w:id="861"/>
      <w:r w:rsidRPr="004D4BCC">
        <w:rPr>
          <w:rStyle w:val="Mention"/>
          <w:noProof/>
        </w:rPr>
        <w:t>@Deepa Packirisamy (NCE C)</w:t>
      </w:r>
      <w:r>
        <w:fldChar w:fldCharType="end"/>
      </w:r>
      <w:r>
        <w:t xml:space="preserve">  to add AC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DDE550" w15:done="0"/>
  <w15:commentEx w15:paraId="697BAB60" w15:paraIdParent="39DDE550" w15:done="0"/>
  <w15:commentEx w15:paraId="6B0F961D" w15:done="0"/>
  <w15:commentEx w15:paraId="5854F896" w15:paraIdParent="6B0F961D" w15:done="0"/>
  <w15:commentEx w15:paraId="1CC5B5E5" w15:done="0"/>
  <w15:commentEx w15:paraId="25B3F413" w15:done="0"/>
  <w15:commentEx w15:paraId="3322F077" w15:done="0"/>
  <w15:commentEx w15:paraId="024E4B17" w15:done="0"/>
  <w15:commentEx w15:paraId="21A9241A" w15:done="0"/>
  <w15:commentEx w15:paraId="5F42FEF9" w15:done="0"/>
  <w15:commentEx w15:paraId="1D13CD33" w15:done="0"/>
  <w15:commentEx w15:paraId="3893AAA1" w15:done="0"/>
  <w15:commentEx w15:paraId="20D1A73F" w15:paraIdParent="3893AAA1" w15:done="0"/>
  <w15:commentEx w15:paraId="42C4B042" w15:done="0"/>
  <w15:commentEx w15:paraId="068C2539" w15:paraIdParent="42C4B042" w15:done="0"/>
  <w15:commentEx w15:paraId="12DFB890" w15:paraIdParent="42C4B042" w15:done="0"/>
  <w15:commentEx w15:paraId="1EAE1950" w15:done="0"/>
  <w15:commentEx w15:paraId="092B79F0" w15:paraIdParent="1EAE1950" w15:done="0"/>
  <w15:commentEx w15:paraId="1A604807" w15:done="0"/>
  <w15:commentEx w15:paraId="45B72101" w15:paraIdParent="1A604807" w15:done="0"/>
  <w15:commentEx w15:paraId="2703DF2E" w15:paraIdParent="1A604807" w15:done="0"/>
  <w15:commentEx w15:paraId="749ED573" w15:done="0"/>
  <w15:commentEx w15:paraId="503A3383" w15:paraIdParent="749ED573" w15:done="0"/>
  <w15:commentEx w15:paraId="1A2F01B9" w15:done="0"/>
  <w15:commentEx w15:paraId="0CACCBA4" w15:paraIdParent="1A2F01B9" w15:done="0"/>
  <w15:commentEx w15:paraId="32CAE72D" w15:done="0"/>
  <w15:commentEx w15:paraId="088F6C87" w15:paraIdParent="32CAE72D" w15:done="0"/>
  <w15:commentEx w15:paraId="68F7A45B" w15:done="0"/>
  <w15:commentEx w15:paraId="661A3C8B" w15:paraIdParent="68F7A45B" w15:done="0"/>
  <w15:commentEx w15:paraId="2B0ABDA8" w15:done="0"/>
  <w15:commentEx w15:paraId="6ACFC3F8" w15:paraIdParent="2B0ABDA8" w15:done="0"/>
  <w15:commentEx w15:paraId="2416D423" w15:done="0"/>
  <w15:commentEx w15:paraId="5B23889E" w15:paraIdParent="2416D423" w15:done="0"/>
  <w15:commentEx w15:paraId="53D83034" w15:done="0"/>
  <w15:commentEx w15:paraId="12868F0B" w15:paraIdParent="53D83034" w15:done="0"/>
  <w15:commentEx w15:paraId="0423E00B" w15:done="0"/>
  <w15:commentEx w15:paraId="5D9FAC3A" w15:paraIdParent="0423E00B" w15:done="0"/>
  <w15:commentEx w15:paraId="043ADE49" w15:done="0"/>
  <w15:commentEx w15:paraId="4B88E61F" w15:paraIdParent="043ADE49" w15:done="0"/>
  <w15:commentEx w15:paraId="59021C91" w15:done="0"/>
  <w15:commentEx w15:paraId="343E67F0" w15:paraIdParent="59021C91" w15:done="0"/>
  <w15:commentEx w15:paraId="171EB00C" w15:done="0"/>
  <w15:commentEx w15:paraId="634312C9" w15:paraIdParent="171EB00C" w15:done="0"/>
  <w15:commentEx w15:paraId="4C22D7B7" w15:done="0"/>
  <w15:commentEx w15:paraId="51484755" w15:paraIdParent="4C22D7B7" w15:done="0"/>
  <w15:commentEx w15:paraId="4449C933" w15:done="0"/>
  <w15:commentEx w15:paraId="39C5636B" w15:paraIdParent="4449C933" w15:done="0"/>
  <w15:commentEx w15:paraId="71937EFF" w15:done="0"/>
  <w15:commentEx w15:paraId="1F389D40" w15:paraIdParent="71937EFF" w15:done="0"/>
  <w15:commentEx w15:paraId="677EC29B" w15:paraIdParent="71937EFF" w15:done="0"/>
  <w15:commentEx w15:paraId="04F9167F" w15:done="0"/>
  <w15:commentEx w15:paraId="0FD84DF5" w15:paraIdParent="04F9167F" w15:done="0"/>
  <w15:commentEx w15:paraId="4147F8ED" w15:done="0"/>
  <w15:commentEx w15:paraId="533144A8" w15:paraIdParent="4147F8ED" w15:done="0"/>
  <w15:commentEx w15:paraId="779170D0" w15:done="0"/>
  <w15:commentEx w15:paraId="4ADCF3AE" w15:paraIdParent="779170D0" w15:done="0"/>
  <w15:commentEx w15:paraId="7CC704C1" w15:done="0"/>
  <w15:commentEx w15:paraId="4412F6CE" w15:paraIdParent="7CC704C1" w15:done="0"/>
  <w15:commentEx w15:paraId="0123332E" w15:done="0"/>
  <w15:commentEx w15:paraId="675DE35E" w15:done="0"/>
  <w15:commentEx w15:paraId="2D612D3E" w15:paraIdParent="675DE35E" w15:done="0"/>
  <w15:commentEx w15:paraId="77C03F85" w15:done="0"/>
  <w15:commentEx w15:paraId="67134320" w15:paraIdParent="77C03F85" w15:done="0"/>
  <w15:commentEx w15:paraId="642FBA85" w15:done="0"/>
  <w15:commentEx w15:paraId="269752A0" w15:paraIdParent="642FBA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BE8B69" w16cex:dateUtc="2026-06-11T07:42:00Z"/>
  <w16cex:commentExtensible w16cex:durableId="44AF90A1" w16cex:dateUtc="2026-06-12T14:41:00Z"/>
  <w16cex:commentExtensible w16cex:durableId="02C139E4" w16cex:dateUtc="2026-06-11T07:49:00Z"/>
  <w16cex:commentExtensible w16cex:durableId="5309E2D3" w16cex:dateUtc="2026-06-12T14:42:00Z"/>
  <w16cex:commentExtensible w16cex:durableId="78D9257C" w16cex:dateUtc="2026-05-05T08:58:00Z"/>
  <w16cex:commentExtensible w16cex:durableId="2C3D01FF" w16cex:dateUtc="2026-05-05T08:59:00Z"/>
  <w16cex:commentExtensible w16cex:durableId="09C43020" w16cex:dateUtc="2026-05-05T09:00:00Z"/>
  <w16cex:commentExtensible w16cex:durableId="472BFFBC" w16cex:dateUtc="2026-05-05T09:01:00Z"/>
  <w16cex:commentExtensible w16cex:durableId="5C24284E" w16cex:dateUtc="2026-05-05T09:03:00Z"/>
  <w16cex:commentExtensible w16cex:durableId="1CC70E4F" w16cex:dateUtc="2026-05-05T09:04:00Z"/>
  <w16cex:commentExtensible w16cex:durableId="262CA3F2" w16cex:dateUtc="2026-05-05T09:06:00Z"/>
  <w16cex:commentExtensible w16cex:durableId="32CB339A" w16cex:dateUtc="2026-06-11T07:53:00Z"/>
  <w16cex:commentExtensible w16cex:durableId="53162DE5" w16cex:dateUtc="2026-06-12T14:44:00Z"/>
  <w16cex:commentExtensible w16cex:durableId="4F8323A0" w16cex:dateUtc="2026-06-11T07:56:00Z"/>
  <w16cex:commentExtensible w16cex:durableId="7DCEA87B" w16cex:dateUtc="2026-06-12T14:47:00Z"/>
  <w16cex:commentExtensible w16cex:durableId="68DC98F1" w16cex:dateUtc="2026-06-17T14:39:00Z"/>
  <w16cex:commentExtensible w16cex:durableId="58654FDE" w16cex:dateUtc="2026-06-11T08:03:00Z"/>
  <w16cex:commentExtensible w16cex:durableId="1E7E74C5" w16cex:dateUtc="2026-06-12T14:53:00Z"/>
  <w16cex:commentExtensible w16cex:durableId="633F71BF" w16cex:dateUtc="2026-06-11T08:08:00Z"/>
  <w16cex:commentExtensible w16cex:durableId="15B56D06" w16cex:dateUtc="2026-06-12T14:54:00Z"/>
  <w16cex:commentExtensible w16cex:durableId="4F2DF2C4" w16cex:dateUtc="2026-06-17T14:41:00Z"/>
  <w16cex:commentExtensible w16cex:durableId="5EADD890" w16cex:dateUtc="2026-06-11T08:09:00Z"/>
  <w16cex:commentExtensible w16cex:durableId="59BE25F8" w16cex:dateUtc="2026-06-12T14:55:00Z"/>
  <w16cex:commentExtensible w16cex:durableId="1344C0D6" w16cex:dateUtc="2026-06-11T08:13:00Z"/>
  <w16cex:commentExtensible w16cex:durableId="65298A5B" w16cex:dateUtc="2026-06-12T14:56:00Z"/>
  <w16cex:commentExtensible w16cex:durableId="1B97C351" w16cex:dateUtc="2026-06-11T08:19:00Z"/>
  <w16cex:commentExtensible w16cex:durableId="33F1054E" w16cex:dateUtc="2026-06-12T14:57:00Z"/>
  <w16cex:commentExtensible w16cex:durableId="334A7CD1" w16cex:dateUtc="2026-06-11T08:22:00Z"/>
  <w16cex:commentExtensible w16cex:durableId="204B448C" w16cex:dateUtc="2026-06-12T14:58:00Z"/>
  <w16cex:commentExtensible w16cex:durableId="17F39DAE" w16cex:dateUtc="2026-06-11T08:25:00Z"/>
  <w16cex:commentExtensible w16cex:durableId="4B366A0A" w16cex:dateUtc="2026-06-12T14:59:00Z"/>
  <w16cex:commentExtensible w16cex:durableId="2ED3B5B0" w16cex:dateUtc="2026-06-11T08:27:00Z"/>
  <w16cex:commentExtensible w16cex:durableId="2C68C349" w16cex:dateUtc="2026-06-12T14:59:00Z"/>
  <w16cex:commentExtensible w16cex:durableId="0628529C" w16cex:dateUtc="2026-06-11T12:22:00Z"/>
  <w16cex:commentExtensible w16cex:durableId="7E26A497" w16cex:dateUtc="2026-06-12T15:00:00Z"/>
  <w16cex:commentExtensible w16cex:durableId="0771B0D9" w16cex:dateUtc="2026-06-11T12:29:00Z"/>
  <w16cex:commentExtensible w16cex:durableId="7ABEA021" w16cex:dateUtc="2026-06-12T15:01:00Z"/>
  <w16cex:commentExtensible w16cex:durableId="5323BDFF" w16cex:dateUtc="2026-06-11T12:54:00Z"/>
  <w16cex:commentExtensible w16cex:durableId="12DF1575" w16cex:dateUtc="2026-06-12T15:02:00Z"/>
  <w16cex:commentExtensible w16cex:durableId="09083312" w16cex:dateUtc="2026-06-11T12:55:00Z"/>
  <w16cex:commentExtensible w16cex:durableId="327B5CB7" w16cex:dateUtc="2026-06-12T15:03:00Z"/>
  <w16cex:commentExtensible w16cex:durableId="361C0096" w16cex:dateUtc="2026-06-11T13:02:00Z"/>
  <w16cex:commentExtensible w16cex:durableId="528CFFF0" w16cex:dateUtc="2026-06-12T15:06:00Z"/>
  <w16cex:commentExtensible w16cex:durableId="3319F7E8" w16cex:dateUtc="2026-05-14T17:09:00Z"/>
  <w16cex:commentExtensible w16cex:durableId="5269EBEB" w16cex:dateUtc="2026-06-12T15:07:00Z"/>
  <w16cex:commentExtensible w16cex:durableId="49F828DC" w16cex:dateUtc="2026-06-11T13:07:00Z"/>
  <w16cex:commentExtensible w16cex:durableId="0887972F" w16cex:dateUtc="2026-06-12T15:09:00Z"/>
  <w16cex:commentExtensible w16cex:durableId="21BBF974" w16cex:dateUtc="2026-06-11T13:10:00Z"/>
  <w16cex:commentExtensible w16cex:durableId="53D8A3B3" w16cex:dateUtc="2026-06-12T15:10:00Z"/>
  <w16cex:commentExtensible w16cex:durableId="7CA7EE43" w16cex:dateUtc="2026-06-17T14:43:00Z"/>
  <w16cex:commentExtensible w16cex:durableId="4010223B" w16cex:dateUtc="2026-06-11T13:12:00Z"/>
  <w16cex:commentExtensible w16cex:durableId="72377F92" w16cex:dateUtc="2026-06-12T15:11:00Z"/>
  <w16cex:commentExtensible w16cex:durableId="02CD492C" w16cex:dateUtc="2026-06-11T13:13:00Z"/>
  <w16cex:commentExtensible w16cex:durableId="03B872C8" w16cex:dateUtc="2026-06-12T15:12:00Z"/>
  <w16cex:commentExtensible w16cex:durableId="2119B535" w16cex:dateUtc="2026-06-11T13:16:00Z"/>
  <w16cex:commentExtensible w16cex:durableId="46BA5720" w16cex:dateUtc="2026-06-12T15:12:00Z"/>
  <w16cex:commentExtensible w16cex:durableId="043F6B74" w16cex:dateUtc="2026-06-11T13:19:00Z"/>
  <w16cex:commentExtensible w16cex:durableId="08AD0817" w16cex:dateUtc="2026-06-12T15:15:00Z"/>
  <w16cex:commentExtensible w16cex:durableId="3675C33D" w16cex:dateUtc="2026-06-11T13:17:00Z"/>
  <w16cex:commentExtensible w16cex:durableId="312878C8" w16cex:dateUtc="2026-06-11T13:22:00Z"/>
  <w16cex:commentExtensible w16cex:durableId="5893B6D0" w16cex:dateUtc="2026-06-12T15:16:00Z"/>
  <w16cex:commentExtensible w16cex:durableId="222B18EE" w16cex:dateUtc="2026-06-11T13:25:00Z"/>
  <w16cex:commentExtensible w16cex:durableId="04D9ABE8" w16cex:dateUtc="2026-06-12T15:17:00Z"/>
  <w16cex:commentExtensible w16cex:durableId="0BD19F70" w16cex:dateUtc="2026-06-11T13:29:00Z"/>
  <w16cex:commentExtensible w16cex:durableId="3D8A204F" w16cex:dateUtc="2026-06-12T1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DDE550" w16cid:durableId="19BE8B69"/>
  <w16cid:commentId w16cid:paraId="697BAB60" w16cid:durableId="44AF90A1"/>
  <w16cid:commentId w16cid:paraId="6B0F961D" w16cid:durableId="02C139E4"/>
  <w16cid:commentId w16cid:paraId="5854F896" w16cid:durableId="5309E2D3"/>
  <w16cid:commentId w16cid:paraId="1CC5B5E5" w16cid:durableId="78D9257C"/>
  <w16cid:commentId w16cid:paraId="25B3F413" w16cid:durableId="2C3D01FF"/>
  <w16cid:commentId w16cid:paraId="3322F077" w16cid:durableId="09C43020"/>
  <w16cid:commentId w16cid:paraId="024E4B17" w16cid:durableId="472BFFBC"/>
  <w16cid:commentId w16cid:paraId="21A9241A" w16cid:durableId="5C24284E"/>
  <w16cid:commentId w16cid:paraId="5F42FEF9" w16cid:durableId="1CC70E4F"/>
  <w16cid:commentId w16cid:paraId="1D13CD33" w16cid:durableId="262CA3F2"/>
  <w16cid:commentId w16cid:paraId="3893AAA1" w16cid:durableId="32CB339A"/>
  <w16cid:commentId w16cid:paraId="20D1A73F" w16cid:durableId="53162DE5"/>
  <w16cid:commentId w16cid:paraId="42C4B042" w16cid:durableId="4F8323A0"/>
  <w16cid:commentId w16cid:paraId="068C2539" w16cid:durableId="7DCEA87B"/>
  <w16cid:commentId w16cid:paraId="12DFB890" w16cid:durableId="68DC98F1"/>
  <w16cid:commentId w16cid:paraId="1EAE1950" w16cid:durableId="58654FDE"/>
  <w16cid:commentId w16cid:paraId="092B79F0" w16cid:durableId="1E7E74C5"/>
  <w16cid:commentId w16cid:paraId="1A604807" w16cid:durableId="633F71BF"/>
  <w16cid:commentId w16cid:paraId="45B72101" w16cid:durableId="15B56D06"/>
  <w16cid:commentId w16cid:paraId="2703DF2E" w16cid:durableId="4F2DF2C4"/>
  <w16cid:commentId w16cid:paraId="749ED573" w16cid:durableId="5EADD890"/>
  <w16cid:commentId w16cid:paraId="503A3383" w16cid:durableId="59BE25F8"/>
  <w16cid:commentId w16cid:paraId="1A2F01B9" w16cid:durableId="1344C0D6"/>
  <w16cid:commentId w16cid:paraId="0CACCBA4" w16cid:durableId="65298A5B"/>
  <w16cid:commentId w16cid:paraId="32CAE72D" w16cid:durableId="1B97C351"/>
  <w16cid:commentId w16cid:paraId="088F6C87" w16cid:durableId="33F1054E"/>
  <w16cid:commentId w16cid:paraId="68F7A45B" w16cid:durableId="334A7CD1"/>
  <w16cid:commentId w16cid:paraId="661A3C8B" w16cid:durableId="204B448C"/>
  <w16cid:commentId w16cid:paraId="2B0ABDA8" w16cid:durableId="17F39DAE"/>
  <w16cid:commentId w16cid:paraId="6ACFC3F8" w16cid:durableId="4B366A0A"/>
  <w16cid:commentId w16cid:paraId="2416D423" w16cid:durableId="2ED3B5B0"/>
  <w16cid:commentId w16cid:paraId="5B23889E" w16cid:durableId="2C68C349"/>
  <w16cid:commentId w16cid:paraId="53D83034" w16cid:durableId="0628529C"/>
  <w16cid:commentId w16cid:paraId="12868F0B" w16cid:durableId="7E26A497"/>
  <w16cid:commentId w16cid:paraId="0423E00B" w16cid:durableId="0771B0D9"/>
  <w16cid:commentId w16cid:paraId="5D9FAC3A" w16cid:durableId="7ABEA021"/>
  <w16cid:commentId w16cid:paraId="043ADE49" w16cid:durableId="5323BDFF"/>
  <w16cid:commentId w16cid:paraId="4B88E61F" w16cid:durableId="12DF1575"/>
  <w16cid:commentId w16cid:paraId="59021C91" w16cid:durableId="09083312"/>
  <w16cid:commentId w16cid:paraId="343E67F0" w16cid:durableId="327B5CB7"/>
  <w16cid:commentId w16cid:paraId="171EB00C" w16cid:durableId="361C0096"/>
  <w16cid:commentId w16cid:paraId="634312C9" w16cid:durableId="528CFFF0"/>
  <w16cid:commentId w16cid:paraId="4C22D7B7" w16cid:durableId="3319F7E8"/>
  <w16cid:commentId w16cid:paraId="51484755" w16cid:durableId="5269EBEB"/>
  <w16cid:commentId w16cid:paraId="4449C933" w16cid:durableId="49F828DC"/>
  <w16cid:commentId w16cid:paraId="39C5636B" w16cid:durableId="0887972F"/>
  <w16cid:commentId w16cid:paraId="71937EFF" w16cid:durableId="21BBF974"/>
  <w16cid:commentId w16cid:paraId="1F389D40" w16cid:durableId="53D8A3B3"/>
  <w16cid:commentId w16cid:paraId="677EC29B" w16cid:durableId="7CA7EE43"/>
  <w16cid:commentId w16cid:paraId="04F9167F" w16cid:durableId="4010223B"/>
  <w16cid:commentId w16cid:paraId="0FD84DF5" w16cid:durableId="72377F92"/>
  <w16cid:commentId w16cid:paraId="4147F8ED" w16cid:durableId="02CD492C"/>
  <w16cid:commentId w16cid:paraId="533144A8" w16cid:durableId="03B872C8"/>
  <w16cid:commentId w16cid:paraId="779170D0" w16cid:durableId="2119B535"/>
  <w16cid:commentId w16cid:paraId="4ADCF3AE" w16cid:durableId="46BA5720"/>
  <w16cid:commentId w16cid:paraId="7CC704C1" w16cid:durableId="043F6B74"/>
  <w16cid:commentId w16cid:paraId="4412F6CE" w16cid:durableId="08AD0817"/>
  <w16cid:commentId w16cid:paraId="0123332E" w16cid:durableId="3675C33D"/>
  <w16cid:commentId w16cid:paraId="675DE35E" w16cid:durableId="312878C8"/>
  <w16cid:commentId w16cid:paraId="2D612D3E" w16cid:durableId="5893B6D0"/>
  <w16cid:commentId w16cid:paraId="77C03F85" w16cid:durableId="222B18EE"/>
  <w16cid:commentId w16cid:paraId="67134320" w16cid:durableId="04D9ABE8"/>
  <w16cid:commentId w16cid:paraId="642FBA85" w16cid:durableId="0BD19F70"/>
  <w16cid:commentId w16cid:paraId="269752A0" w16cid:durableId="3D8A20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12AD1" w14:textId="77777777" w:rsidR="001854FB" w:rsidRPr="008A7807" w:rsidRDefault="001854FB" w:rsidP="00C5741F">
      <w:pPr>
        <w:spacing w:after="0" w:line="240" w:lineRule="auto"/>
      </w:pPr>
      <w:r w:rsidRPr="008A7807">
        <w:separator/>
      </w:r>
    </w:p>
  </w:endnote>
  <w:endnote w:type="continuationSeparator" w:id="0">
    <w:p w14:paraId="60A7B30E" w14:textId="77777777" w:rsidR="001854FB" w:rsidRPr="008A7807" w:rsidRDefault="001854FB" w:rsidP="00C5741F">
      <w:pPr>
        <w:spacing w:after="0" w:line="240" w:lineRule="auto"/>
      </w:pPr>
      <w:r w:rsidRPr="008A78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T Curve">
    <w:altName w:val="Calibri"/>
    <w:charset w:val="00"/>
    <w:family w:val="swiss"/>
    <w:pitch w:val="variable"/>
    <w:sig w:usb0="A000026F" w:usb1="0000004A" w:usb2="00000008" w:usb3="00000000" w:csb0="00000005"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entury Gothic">
    <w:altName w:val="Calibri"/>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B218C" w14:textId="06594A59" w:rsidR="00C5741F" w:rsidRPr="008A7807" w:rsidRDefault="00C5741F">
    <w:pPr>
      <w:pStyle w:val="Footer"/>
    </w:pPr>
    <w:r w:rsidRPr="008A7807">
      <w:rPr>
        <w:noProof/>
      </w:rPr>
      <mc:AlternateContent>
        <mc:Choice Requires="wps">
          <w:drawing>
            <wp:anchor distT="0" distB="0" distL="0" distR="0" simplePos="0" relativeHeight="251658244" behindDoc="0" locked="0" layoutInCell="1" allowOverlap="1" wp14:anchorId="2A85FF11" wp14:editId="756B4660">
              <wp:simplePos x="635" y="635"/>
              <wp:positionH relativeFrom="page">
                <wp:align>right</wp:align>
              </wp:positionH>
              <wp:positionV relativeFrom="page">
                <wp:align>bottom</wp:align>
              </wp:positionV>
              <wp:extent cx="720725" cy="381000"/>
              <wp:effectExtent l="0" t="0" r="0" b="0"/>
              <wp:wrapNone/>
              <wp:docPr id="827410604" name="Text Box 5"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0725" cy="381000"/>
                      </a:xfrm>
                      <a:prstGeom prst="rect">
                        <a:avLst/>
                      </a:prstGeom>
                      <a:noFill/>
                      <a:ln>
                        <a:noFill/>
                      </a:ln>
                    </wps:spPr>
                    <wps:txbx>
                      <w:txbxContent>
                        <w:p w14:paraId="2A3E12E8" w14:textId="2A681145" w:rsidR="00C5741F" w:rsidRPr="008A7807" w:rsidRDefault="00C5741F" w:rsidP="00C5741F">
                          <w:pPr>
                            <w:spacing w:after="0"/>
                            <w:rPr>
                              <w:rFonts w:ascii="Century Gothic" w:eastAsia="Century Gothic" w:hAnsi="Century Gothic" w:cs="Century Gothic"/>
                              <w:color w:val="5514B4"/>
                              <w:sz w:val="18"/>
                              <w:szCs w:val="18"/>
                            </w:rPr>
                          </w:pPr>
                          <w:r w:rsidRPr="008A7807">
                            <w:rPr>
                              <w:rFonts w:ascii="Century Gothic" w:eastAsia="Century Gothic" w:hAnsi="Century Gothic" w:cs="Century Gothic"/>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A85FF11" id="_x0000_t202" coordsize="21600,21600" o:spt="202" path="m,l,21600r21600,l21600,xe">
              <v:stroke joinstyle="miter"/>
              <v:path gradientshapeok="t" o:connecttype="rect"/>
            </v:shapetype>
            <v:shape id="Text Box 5" o:spid="_x0000_s1047" type="#_x0000_t202" alt="General" style="position:absolute;margin-left:5.55pt;margin-top:0;width:56.75pt;height:30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" filled="f" stroked="f">
              <v:textbox style="mso-fit-shape-to-text:t" inset="0,0,20pt,15pt">
                <w:txbxContent>
                  <w:p w14:paraId="2A3E12E8" w14:textId="2A681145" w:rsidR="00C5741F" w:rsidRPr="008A7807" w:rsidRDefault="00C5741F" w:rsidP="00C5741F">
                    <w:pPr>
                      <w:spacing w:after="0"/>
                      <w:rPr>
                        <w:rFonts w:ascii="Century Gothic" w:eastAsia="Century Gothic" w:hAnsi="Century Gothic" w:cs="Century Gothic"/>
                        <w:color w:val="5514B4"/>
                        <w:sz w:val="18"/>
                        <w:szCs w:val="18"/>
                      </w:rPr>
                    </w:pPr>
                    <w:r w:rsidRPr="008A7807">
                      <w:rPr>
                        <w:rFonts w:ascii="Century Gothic" w:eastAsia="Century Gothic" w:hAnsi="Century Gothic" w:cs="Century Gothic"/>
                        <w:color w:val="5514B4"/>
                        <w:sz w:val="18"/>
                        <w:szCs w:val="18"/>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D3479" w14:textId="212FAE5D" w:rsidR="00C5741F" w:rsidRPr="008A7807" w:rsidRDefault="00C5741F">
    <w:pPr>
      <w:pStyle w:val="Footer"/>
    </w:pPr>
    <w:r w:rsidRPr="008A7807">
      <w:rPr>
        <w:noProof/>
      </w:rPr>
      <mc:AlternateContent>
        <mc:Choice Requires="wps">
          <w:drawing>
            <wp:anchor distT="0" distB="0" distL="0" distR="0" simplePos="0" relativeHeight="251658245" behindDoc="0" locked="0" layoutInCell="1" allowOverlap="1" wp14:anchorId="3D40F177" wp14:editId="3982B6D0">
              <wp:simplePos x="635" y="635"/>
              <wp:positionH relativeFrom="page">
                <wp:align>right</wp:align>
              </wp:positionH>
              <wp:positionV relativeFrom="page">
                <wp:align>bottom</wp:align>
              </wp:positionV>
              <wp:extent cx="720725" cy="381000"/>
              <wp:effectExtent l="0" t="0" r="0" b="0"/>
              <wp:wrapNone/>
              <wp:docPr id="1793843304" name="Text Box 6"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0725" cy="381000"/>
                      </a:xfrm>
                      <a:prstGeom prst="rect">
                        <a:avLst/>
                      </a:prstGeom>
                      <a:noFill/>
                      <a:ln>
                        <a:noFill/>
                      </a:ln>
                    </wps:spPr>
                    <wps:txbx>
                      <w:txbxContent>
                        <w:p w14:paraId="11B00368" w14:textId="287F5F96" w:rsidR="00C5741F" w:rsidRPr="008A7807" w:rsidRDefault="00C5741F" w:rsidP="00C5741F">
                          <w:pPr>
                            <w:spacing w:after="0"/>
                            <w:rPr>
                              <w:rFonts w:ascii="Century Gothic" w:eastAsia="Century Gothic" w:hAnsi="Century Gothic" w:cs="Century Gothic"/>
                              <w:color w:val="5514B4"/>
                              <w:sz w:val="18"/>
                              <w:szCs w:val="18"/>
                            </w:rPr>
                          </w:pPr>
                          <w:r w:rsidRPr="008A7807">
                            <w:rPr>
                              <w:rFonts w:ascii="Century Gothic" w:eastAsia="Century Gothic" w:hAnsi="Century Gothic" w:cs="Century Gothic"/>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D40F177" id="_x0000_t202" coordsize="21600,21600" o:spt="202" path="m,l,21600r21600,l21600,xe">
              <v:stroke joinstyle="miter"/>
              <v:path gradientshapeok="t" o:connecttype="rect"/>
            </v:shapetype>
            <v:shape id="Text Box 6" o:spid="_x0000_s1048" type="#_x0000_t202" alt="General" style="position:absolute;margin-left:5.55pt;margin-top:0;width:56.75pt;height:30pt;z-index:251658245;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" filled="f" stroked="f">
              <v:textbox style="mso-fit-shape-to-text:t" inset="0,0,20pt,15pt">
                <w:txbxContent>
                  <w:p w14:paraId="11B00368" w14:textId="287F5F96" w:rsidR="00C5741F" w:rsidRPr="008A7807" w:rsidRDefault="00C5741F" w:rsidP="00C5741F">
                    <w:pPr>
                      <w:spacing w:after="0"/>
                      <w:rPr>
                        <w:rFonts w:ascii="Century Gothic" w:eastAsia="Century Gothic" w:hAnsi="Century Gothic" w:cs="Century Gothic"/>
                        <w:color w:val="5514B4"/>
                        <w:sz w:val="18"/>
                        <w:szCs w:val="18"/>
                      </w:rPr>
                    </w:pPr>
                    <w:r w:rsidRPr="008A7807">
                      <w:rPr>
                        <w:rFonts w:ascii="Century Gothic" w:eastAsia="Century Gothic" w:hAnsi="Century Gothic" w:cs="Century Gothic"/>
                        <w:color w:val="5514B4"/>
                        <w:sz w:val="18"/>
                        <w:szCs w:val="18"/>
                      </w:rPr>
                      <w:t>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C5E44" w14:textId="7656F9EB" w:rsidR="00C5741F" w:rsidRPr="008A7807" w:rsidRDefault="00C5741F">
    <w:pPr>
      <w:pStyle w:val="Footer"/>
    </w:pPr>
    <w:r w:rsidRPr="008A7807">
      <w:rPr>
        <w:noProof/>
      </w:rPr>
      <mc:AlternateContent>
        <mc:Choice Requires="wps">
          <w:drawing>
            <wp:anchor distT="0" distB="0" distL="0" distR="0" simplePos="0" relativeHeight="251658243" behindDoc="0" locked="0" layoutInCell="1" allowOverlap="1" wp14:anchorId="01BEA83B" wp14:editId="70A5E712">
              <wp:simplePos x="635" y="635"/>
              <wp:positionH relativeFrom="page">
                <wp:align>right</wp:align>
              </wp:positionH>
              <wp:positionV relativeFrom="page">
                <wp:align>bottom</wp:align>
              </wp:positionV>
              <wp:extent cx="720725" cy="381000"/>
              <wp:effectExtent l="0" t="0" r="0" b="0"/>
              <wp:wrapNone/>
              <wp:docPr id="1358856792" name="Text Box 4"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0725" cy="381000"/>
                      </a:xfrm>
                      <a:prstGeom prst="rect">
                        <a:avLst/>
                      </a:prstGeom>
                      <a:noFill/>
                      <a:ln>
                        <a:noFill/>
                      </a:ln>
                    </wps:spPr>
                    <wps:txbx>
                      <w:txbxContent>
                        <w:p w14:paraId="25DEC799" w14:textId="6E9BF8D5" w:rsidR="00C5741F" w:rsidRPr="008A7807" w:rsidRDefault="00C5741F" w:rsidP="00C5741F">
                          <w:pPr>
                            <w:spacing w:after="0"/>
                            <w:rPr>
                              <w:rFonts w:ascii="Century Gothic" w:eastAsia="Century Gothic" w:hAnsi="Century Gothic" w:cs="Century Gothic"/>
                              <w:color w:val="5514B4"/>
                              <w:sz w:val="18"/>
                              <w:szCs w:val="18"/>
                            </w:rPr>
                          </w:pPr>
                          <w:r w:rsidRPr="008A7807">
                            <w:rPr>
                              <w:rFonts w:ascii="Century Gothic" w:eastAsia="Century Gothic" w:hAnsi="Century Gothic" w:cs="Century Gothic"/>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1BEA83B" id="_x0000_t202" coordsize="21600,21600" o:spt="202" path="m,l,21600r21600,l21600,xe">
              <v:stroke joinstyle="miter"/>
              <v:path gradientshapeok="t" o:connecttype="rect"/>
            </v:shapetype>
            <v:shape id="Text Box 4" o:spid="_x0000_s1050" type="#_x0000_t202" alt="General" style="position:absolute;margin-left:5.55pt;margin-top:0;width:56.75pt;height:30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" filled="f" stroked="f">
              <v:textbox style="mso-fit-shape-to-text:t" inset="0,0,20pt,15pt">
                <w:txbxContent>
                  <w:p w14:paraId="25DEC799" w14:textId="6E9BF8D5" w:rsidR="00C5741F" w:rsidRPr="008A7807" w:rsidRDefault="00C5741F" w:rsidP="00C5741F">
                    <w:pPr>
                      <w:spacing w:after="0"/>
                      <w:rPr>
                        <w:rFonts w:ascii="Century Gothic" w:eastAsia="Century Gothic" w:hAnsi="Century Gothic" w:cs="Century Gothic"/>
                        <w:color w:val="5514B4"/>
                        <w:sz w:val="18"/>
                        <w:szCs w:val="18"/>
                      </w:rPr>
                    </w:pPr>
                    <w:r w:rsidRPr="008A7807">
                      <w:rPr>
                        <w:rFonts w:ascii="Century Gothic" w:eastAsia="Century Gothic" w:hAnsi="Century Gothic" w:cs="Century Gothic"/>
                        <w:color w:val="5514B4"/>
                        <w:sz w:val="18"/>
                        <w:szCs w:val="18"/>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F5CD1" w14:textId="77777777" w:rsidR="001854FB" w:rsidRPr="008A7807" w:rsidRDefault="001854FB" w:rsidP="00C5741F">
      <w:pPr>
        <w:spacing w:after="0" w:line="240" w:lineRule="auto"/>
      </w:pPr>
      <w:r w:rsidRPr="008A7807">
        <w:separator/>
      </w:r>
    </w:p>
  </w:footnote>
  <w:footnote w:type="continuationSeparator" w:id="0">
    <w:p w14:paraId="25C53DB5" w14:textId="77777777" w:rsidR="001854FB" w:rsidRPr="008A7807" w:rsidRDefault="001854FB" w:rsidP="00C5741F">
      <w:pPr>
        <w:spacing w:after="0" w:line="240" w:lineRule="auto"/>
      </w:pPr>
      <w:r w:rsidRPr="008A780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EFAE" w14:textId="5D9117F7" w:rsidR="00C5741F" w:rsidRPr="008A7807" w:rsidRDefault="00C5741F">
    <w:pPr>
      <w:pStyle w:val="Header"/>
    </w:pPr>
    <w:r w:rsidRPr="008A7807">
      <w:rPr>
        <w:noProof/>
      </w:rPr>
      <mc:AlternateContent>
        <mc:Choice Requires="wps">
          <w:drawing>
            <wp:anchor distT="0" distB="0" distL="0" distR="0" simplePos="0" relativeHeight="251658241" behindDoc="0" locked="0" layoutInCell="1" allowOverlap="1" wp14:anchorId="22514708" wp14:editId="626FDD0E">
              <wp:simplePos x="635" y="635"/>
              <wp:positionH relativeFrom="page">
                <wp:align>right</wp:align>
              </wp:positionH>
              <wp:positionV relativeFrom="page">
                <wp:align>top</wp:align>
              </wp:positionV>
              <wp:extent cx="720725" cy="381000"/>
              <wp:effectExtent l="0" t="0" r="0" b="0"/>
              <wp:wrapNone/>
              <wp:docPr id="557333942" name="Text Box 2"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0725" cy="381000"/>
                      </a:xfrm>
                      <a:prstGeom prst="rect">
                        <a:avLst/>
                      </a:prstGeom>
                      <a:noFill/>
                      <a:ln>
                        <a:noFill/>
                      </a:ln>
                    </wps:spPr>
                    <wps:txbx>
                      <w:txbxContent>
                        <w:p w14:paraId="6AD3DD95" w14:textId="5CE89A2F" w:rsidR="00C5741F" w:rsidRPr="008A7807" w:rsidRDefault="00C5741F" w:rsidP="00C5741F">
                          <w:pPr>
                            <w:spacing w:after="0"/>
                            <w:rPr>
                              <w:rFonts w:ascii="Century Gothic" w:eastAsia="Century Gothic" w:hAnsi="Century Gothic" w:cs="Century Gothic"/>
                              <w:color w:val="5514B4"/>
                              <w:sz w:val="18"/>
                              <w:szCs w:val="18"/>
                            </w:rPr>
                          </w:pPr>
                          <w:r w:rsidRPr="008A7807">
                            <w:rPr>
                              <w:rFonts w:ascii="Century Gothic" w:eastAsia="Century Gothic" w:hAnsi="Century Gothic" w:cs="Century Gothic"/>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2514708" id="_x0000_t202" coordsize="21600,21600" o:spt="202" path="m,l,21600r21600,l21600,xe">
              <v:stroke joinstyle="miter"/>
              <v:path gradientshapeok="t" o:connecttype="rect"/>
            </v:shapetype>
            <v:shape id="Text Box 2" o:spid="_x0000_s1045" type="#_x0000_t202" alt="General" style="position:absolute;margin-left:5.55pt;margin-top:0;width:56.75pt;height:30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" filled="f" stroked="f">
              <v:textbox style="mso-fit-shape-to-text:t" inset="0,15pt,20pt,0">
                <w:txbxContent>
                  <w:p w14:paraId="6AD3DD95" w14:textId="5CE89A2F" w:rsidR="00C5741F" w:rsidRPr="008A7807" w:rsidRDefault="00C5741F" w:rsidP="00C5741F">
                    <w:pPr>
                      <w:spacing w:after="0"/>
                      <w:rPr>
                        <w:rFonts w:ascii="Century Gothic" w:eastAsia="Century Gothic" w:hAnsi="Century Gothic" w:cs="Century Gothic"/>
                        <w:color w:val="5514B4"/>
                        <w:sz w:val="18"/>
                        <w:szCs w:val="18"/>
                      </w:rPr>
                    </w:pPr>
                    <w:r w:rsidRPr="008A7807">
                      <w:rPr>
                        <w:rFonts w:ascii="Century Gothic" w:eastAsia="Century Gothic" w:hAnsi="Century Gothic" w:cs="Century Gothic"/>
                        <w:color w:val="5514B4"/>
                        <w:sz w:val="18"/>
                        <w:szCs w:val="18"/>
                      </w:rPr>
                      <w:t>General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F4C4C" w14:textId="6E72F7A2" w:rsidR="00C5741F" w:rsidRPr="008A7807" w:rsidRDefault="00C5741F">
    <w:pPr>
      <w:pStyle w:val="Header"/>
    </w:pPr>
    <w:r w:rsidRPr="008A7807">
      <w:rPr>
        <w:noProof/>
      </w:rPr>
      <mc:AlternateContent>
        <mc:Choice Requires="wps">
          <w:drawing>
            <wp:anchor distT="0" distB="0" distL="0" distR="0" simplePos="0" relativeHeight="251658242" behindDoc="0" locked="0" layoutInCell="1" allowOverlap="1" wp14:anchorId="4B92EEDF" wp14:editId="5DD91349">
              <wp:simplePos x="635" y="635"/>
              <wp:positionH relativeFrom="page">
                <wp:align>right</wp:align>
              </wp:positionH>
              <wp:positionV relativeFrom="page">
                <wp:align>top</wp:align>
              </wp:positionV>
              <wp:extent cx="720725" cy="381000"/>
              <wp:effectExtent l="0" t="0" r="0" b="0"/>
              <wp:wrapNone/>
              <wp:docPr id="2071822482" name="Text Box 3"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0725" cy="381000"/>
                      </a:xfrm>
                      <a:prstGeom prst="rect">
                        <a:avLst/>
                      </a:prstGeom>
                      <a:noFill/>
                      <a:ln>
                        <a:noFill/>
                      </a:ln>
                    </wps:spPr>
                    <wps:txbx>
                      <w:txbxContent>
                        <w:p w14:paraId="25276BDC" w14:textId="74618FDD" w:rsidR="00C5741F" w:rsidRPr="008A7807" w:rsidRDefault="00C5741F" w:rsidP="00C5741F">
                          <w:pPr>
                            <w:spacing w:after="0"/>
                            <w:rPr>
                              <w:rFonts w:ascii="Century Gothic" w:eastAsia="Century Gothic" w:hAnsi="Century Gothic" w:cs="Century Gothic"/>
                              <w:color w:val="5514B4"/>
                              <w:sz w:val="18"/>
                              <w:szCs w:val="18"/>
                            </w:rPr>
                          </w:pPr>
                          <w:r w:rsidRPr="008A7807">
                            <w:rPr>
                              <w:rFonts w:ascii="Century Gothic" w:eastAsia="Century Gothic" w:hAnsi="Century Gothic" w:cs="Century Gothic"/>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B92EEDF" id="_x0000_t202" coordsize="21600,21600" o:spt="202" path="m,l,21600r21600,l21600,xe">
              <v:stroke joinstyle="miter"/>
              <v:path gradientshapeok="t" o:connecttype="rect"/>
            </v:shapetype>
            <v:shape id="Text Box 3" o:spid="_x0000_s1046" type="#_x0000_t202" alt="General" style="position:absolute;margin-left:5.55pt;margin-top:0;width:56.75pt;height:30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" filled="f" stroked="f">
              <v:textbox style="mso-fit-shape-to-text:t" inset="0,15pt,20pt,0">
                <w:txbxContent>
                  <w:p w14:paraId="25276BDC" w14:textId="74618FDD" w:rsidR="00C5741F" w:rsidRPr="008A7807" w:rsidRDefault="00C5741F" w:rsidP="00C5741F">
                    <w:pPr>
                      <w:spacing w:after="0"/>
                      <w:rPr>
                        <w:rFonts w:ascii="Century Gothic" w:eastAsia="Century Gothic" w:hAnsi="Century Gothic" w:cs="Century Gothic"/>
                        <w:color w:val="5514B4"/>
                        <w:sz w:val="18"/>
                        <w:szCs w:val="18"/>
                      </w:rPr>
                    </w:pPr>
                    <w:r w:rsidRPr="008A7807">
                      <w:rPr>
                        <w:rFonts w:ascii="Century Gothic" w:eastAsia="Century Gothic" w:hAnsi="Century Gothic" w:cs="Century Gothic"/>
                        <w:color w:val="5514B4"/>
                        <w:sz w:val="18"/>
                        <w:szCs w:val="18"/>
                      </w:rPr>
                      <w:t>General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052A" w14:textId="00F27306" w:rsidR="00C5741F" w:rsidRPr="008A7807" w:rsidRDefault="00C5741F">
    <w:pPr>
      <w:pStyle w:val="Header"/>
    </w:pPr>
    <w:r w:rsidRPr="008A7807">
      <w:rPr>
        <w:noProof/>
      </w:rPr>
      <mc:AlternateContent>
        <mc:Choice Requires="wps">
          <w:drawing>
            <wp:anchor distT="0" distB="0" distL="0" distR="0" simplePos="0" relativeHeight="251658240" behindDoc="0" locked="0" layoutInCell="1" allowOverlap="1" wp14:anchorId="703366F2" wp14:editId="7DD74DA9">
              <wp:simplePos x="635" y="635"/>
              <wp:positionH relativeFrom="page">
                <wp:align>right</wp:align>
              </wp:positionH>
              <wp:positionV relativeFrom="page">
                <wp:align>top</wp:align>
              </wp:positionV>
              <wp:extent cx="720725" cy="381000"/>
              <wp:effectExtent l="0" t="0" r="0" b="0"/>
              <wp:wrapNone/>
              <wp:docPr id="1265726889" name="Text Box 1"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0725" cy="381000"/>
                      </a:xfrm>
                      <a:prstGeom prst="rect">
                        <a:avLst/>
                      </a:prstGeom>
                      <a:noFill/>
                      <a:ln>
                        <a:noFill/>
                      </a:ln>
                    </wps:spPr>
                    <wps:txbx>
                      <w:txbxContent>
                        <w:p w14:paraId="4BEE5C12" w14:textId="124F0DF6" w:rsidR="00C5741F" w:rsidRPr="008A7807" w:rsidRDefault="00C5741F" w:rsidP="00C5741F">
                          <w:pPr>
                            <w:spacing w:after="0"/>
                            <w:rPr>
                              <w:rFonts w:ascii="Century Gothic" w:eastAsia="Century Gothic" w:hAnsi="Century Gothic" w:cs="Century Gothic"/>
                              <w:color w:val="5514B4"/>
                              <w:sz w:val="18"/>
                              <w:szCs w:val="18"/>
                            </w:rPr>
                          </w:pPr>
                          <w:r w:rsidRPr="008A7807">
                            <w:rPr>
                              <w:rFonts w:ascii="Century Gothic" w:eastAsia="Century Gothic" w:hAnsi="Century Gothic" w:cs="Century Gothic"/>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3366F2" id="_x0000_t202" coordsize="21600,21600" o:spt="202" path="m,l,21600r21600,l21600,xe">
              <v:stroke joinstyle="miter"/>
              <v:path gradientshapeok="t" o:connecttype="rect"/>
            </v:shapetype>
            <v:shape id="Text Box 1" o:spid="_x0000_s1049" type="#_x0000_t202" alt="General" style="position:absolute;margin-left:5.55pt;margin-top:0;width:56.75pt;height:30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" filled="f" stroked="f">
              <v:textbox style="mso-fit-shape-to-text:t" inset="0,15pt,20pt,0">
                <w:txbxContent>
                  <w:p w14:paraId="4BEE5C12" w14:textId="124F0DF6" w:rsidR="00C5741F" w:rsidRPr="008A7807" w:rsidRDefault="00C5741F" w:rsidP="00C5741F">
                    <w:pPr>
                      <w:spacing w:after="0"/>
                      <w:rPr>
                        <w:rFonts w:ascii="Century Gothic" w:eastAsia="Century Gothic" w:hAnsi="Century Gothic" w:cs="Century Gothic"/>
                        <w:color w:val="5514B4"/>
                        <w:sz w:val="18"/>
                        <w:szCs w:val="18"/>
                      </w:rPr>
                    </w:pPr>
                    <w:r w:rsidRPr="008A7807">
                      <w:rPr>
                        <w:rFonts w:ascii="Century Gothic" w:eastAsia="Century Gothic" w:hAnsi="Century Gothic" w:cs="Century Gothic"/>
                        <w:color w:val="5514B4"/>
                        <w:sz w:val="18"/>
                        <w:szCs w:val="18"/>
                      </w:rPr>
                      <w:t>General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OpESCNwfrniKno" int2:id="0chwXrO6">
      <int2:state int2:value="Rejected" int2:type="spell"/>
    </int2:textHash>
    <int2:textHash int2:hashCode="aiUbsA4MUb/xAd" int2:id="7ButJnqN">
      <int2:state int2:value="Rejected" int2:type="spell"/>
    </int2:textHash>
    <int2:textHash int2:hashCode="/A0Z9VpNhxN08a" int2:id="HeJr88SW">
      <int2:state int2:value="Rejected" int2:type="spell"/>
    </int2:textHash>
    <int2:textHash int2:hashCode="Ho18a56vk0RBBt" int2:id="QCvMWluq">
      <int2:state int2:value="Rejected" int2:type="spell"/>
    </int2:textHash>
    <int2:textHash int2:hashCode="ktGFwC28iwa2j8" int2:id="Xp4Agyqo">
      <int2:state int2:value="Rejected" int2:type="spell"/>
    </int2:textHash>
    <int2:textHash int2:hashCode="+h3QAZtWhJMFMQ" int2:id="fDO97qmF">
      <int2:state int2:value="Rejected" int2:type="spell"/>
    </int2:textHash>
    <int2:textHash int2:hashCode="Z1JvyLmsE3wVsH" int2:id="tJ3JvWSM">
      <int2:state int2:value="Rejected" int2:type="spell"/>
    </int2:textHash>
    <int2:textHash int2:hashCode="PMykfsjSifKcz7" int2:id="vHCFsQH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598CDF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35741"/>
    <w:multiLevelType w:val="hybridMultilevel"/>
    <w:tmpl w:val="FFFFFFFF"/>
    <w:lvl w:ilvl="0" w:tplc="3676ACB0">
      <w:start w:val="1"/>
      <w:numFmt w:val="decimal"/>
      <w:lvlText w:val="%1."/>
      <w:lvlJc w:val="left"/>
      <w:pPr>
        <w:ind w:left="720" w:hanging="360"/>
      </w:pPr>
    </w:lvl>
    <w:lvl w:ilvl="1" w:tplc="85408E0E">
      <w:start w:val="1"/>
      <w:numFmt w:val="lowerLetter"/>
      <w:lvlText w:val="%2."/>
      <w:lvlJc w:val="left"/>
      <w:pPr>
        <w:ind w:left="1440" w:hanging="360"/>
      </w:pPr>
    </w:lvl>
    <w:lvl w:ilvl="2" w:tplc="1C94E328">
      <w:start w:val="1"/>
      <w:numFmt w:val="lowerRoman"/>
      <w:lvlText w:val="%3."/>
      <w:lvlJc w:val="right"/>
      <w:pPr>
        <w:ind w:left="2160" w:hanging="180"/>
      </w:pPr>
    </w:lvl>
    <w:lvl w:ilvl="3" w:tplc="FCBEBDB4">
      <w:start w:val="1"/>
      <w:numFmt w:val="decimal"/>
      <w:lvlText w:val="%4."/>
      <w:lvlJc w:val="left"/>
      <w:pPr>
        <w:ind w:left="2880" w:hanging="360"/>
      </w:pPr>
    </w:lvl>
    <w:lvl w:ilvl="4" w:tplc="135626FC">
      <w:start w:val="1"/>
      <w:numFmt w:val="lowerLetter"/>
      <w:lvlText w:val="%5."/>
      <w:lvlJc w:val="left"/>
      <w:pPr>
        <w:ind w:left="3600" w:hanging="360"/>
      </w:pPr>
    </w:lvl>
    <w:lvl w:ilvl="5" w:tplc="F198FF06">
      <w:start w:val="1"/>
      <w:numFmt w:val="lowerRoman"/>
      <w:lvlText w:val="%6."/>
      <w:lvlJc w:val="right"/>
      <w:pPr>
        <w:ind w:left="4320" w:hanging="180"/>
      </w:pPr>
    </w:lvl>
    <w:lvl w:ilvl="6" w:tplc="4EA213C8">
      <w:start w:val="1"/>
      <w:numFmt w:val="decimal"/>
      <w:lvlText w:val="%7."/>
      <w:lvlJc w:val="left"/>
      <w:pPr>
        <w:ind w:left="5040" w:hanging="360"/>
      </w:pPr>
    </w:lvl>
    <w:lvl w:ilvl="7" w:tplc="31E46164">
      <w:start w:val="1"/>
      <w:numFmt w:val="lowerLetter"/>
      <w:lvlText w:val="%8."/>
      <w:lvlJc w:val="left"/>
      <w:pPr>
        <w:ind w:left="5760" w:hanging="360"/>
      </w:pPr>
    </w:lvl>
    <w:lvl w:ilvl="8" w:tplc="AA946AFE">
      <w:start w:val="1"/>
      <w:numFmt w:val="lowerRoman"/>
      <w:lvlText w:val="%9."/>
      <w:lvlJc w:val="right"/>
      <w:pPr>
        <w:ind w:left="6480" w:hanging="180"/>
      </w:pPr>
    </w:lvl>
  </w:abstractNum>
  <w:abstractNum w:abstractNumId="10" w15:restartNumberingAfterBreak="0">
    <w:nsid w:val="00CF0EDF"/>
    <w:multiLevelType w:val="hybridMultilevel"/>
    <w:tmpl w:val="FFFFFFFF"/>
    <w:lvl w:ilvl="0" w:tplc="3064F216">
      <w:start w:val="1"/>
      <w:numFmt w:val="bullet"/>
      <w:lvlText w:val=""/>
      <w:lvlJc w:val="left"/>
      <w:pPr>
        <w:ind w:left="1080" w:hanging="360"/>
      </w:pPr>
      <w:rPr>
        <w:rFonts w:ascii="Symbol" w:hAnsi="Symbol" w:hint="default"/>
      </w:rPr>
    </w:lvl>
    <w:lvl w:ilvl="1" w:tplc="DE1C71FA">
      <w:start w:val="1"/>
      <w:numFmt w:val="bullet"/>
      <w:lvlText w:val="o"/>
      <w:lvlJc w:val="left"/>
      <w:pPr>
        <w:ind w:left="1800" w:hanging="360"/>
      </w:pPr>
      <w:rPr>
        <w:rFonts w:ascii="Courier New" w:hAnsi="Courier New" w:hint="default"/>
      </w:rPr>
    </w:lvl>
    <w:lvl w:ilvl="2" w:tplc="1F2E6BDA">
      <w:start w:val="1"/>
      <w:numFmt w:val="bullet"/>
      <w:lvlText w:val=""/>
      <w:lvlJc w:val="left"/>
      <w:pPr>
        <w:ind w:left="2520" w:hanging="360"/>
      </w:pPr>
      <w:rPr>
        <w:rFonts w:ascii="Wingdings" w:hAnsi="Wingdings" w:hint="default"/>
      </w:rPr>
    </w:lvl>
    <w:lvl w:ilvl="3" w:tplc="1A2EE15E">
      <w:start w:val="1"/>
      <w:numFmt w:val="bullet"/>
      <w:lvlText w:val=""/>
      <w:lvlJc w:val="left"/>
      <w:pPr>
        <w:ind w:left="3240" w:hanging="360"/>
      </w:pPr>
      <w:rPr>
        <w:rFonts w:ascii="Symbol" w:hAnsi="Symbol" w:hint="default"/>
      </w:rPr>
    </w:lvl>
    <w:lvl w:ilvl="4" w:tplc="73782AA4">
      <w:start w:val="1"/>
      <w:numFmt w:val="bullet"/>
      <w:lvlText w:val="o"/>
      <w:lvlJc w:val="left"/>
      <w:pPr>
        <w:ind w:left="3960" w:hanging="360"/>
      </w:pPr>
      <w:rPr>
        <w:rFonts w:ascii="Courier New" w:hAnsi="Courier New" w:hint="default"/>
      </w:rPr>
    </w:lvl>
    <w:lvl w:ilvl="5" w:tplc="4D725F02">
      <w:start w:val="1"/>
      <w:numFmt w:val="bullet"/>
      <w:lvlText w:val=""/>
      <w:lvlJc w:val="left"/>
      <w:pPr>
        <w:ind w:left="4680" w:hanging="360"/>
      </w:pPr>
      <w:rPr>
        <w:rFonts w:ascii="Wingdings" w:hAnsi="Wingdings" w:hint="default"/>
      </w:rPr>
    </w:lvl>
    <w:lvl w:ilvl="6" w:tplc="3C8C38F0">
      <w:start w:val="1"/>
      <w:numFmt w:val="bullet"/>
      <w:lvlText w:val=""/>
      <w:lvlJc w:val="left"/>
      <w:pPr>
        <w:ind w:left="5400" w:hanging="360"/>
      </w:pPr>
      <w:rPr>
        <w:rFonts w:ascii="Symbol" w:hAnsi="Symbol" w:hint="default"/>
      </w:rPr>
    </w:lvl>
    <w:lvl w:ilvl="7" w:tplc="99CEDE80">
      <w:start w:val="1"/>
      <w:numFmt w:val="bullet"/>
      <w:lvlText w:val="o"/>
      <w:lvlJc w:val="left"/>
      <w:pPr>
        <w:ind w:left="6120" w:hanging="360"/>
      </w:pPr>
      <w:rPr>
        <w:rFonts w:ascii="Courier New" w:hAnsi="Courier New" w:hint="default"/>
      </w:rPr>
    </w:lvl>
    <w:lvl w:ilvl="8" w:tplc="84B47962">
      <w:start w:val="1"/>
      <w:numFmt w:val="bullet"/>
      <w:lvlText w:val=""/>
      <w:lvlJc w:val="left"/>
      <w:pPr>
        <w:ind w:left="6840" w:hanging="360"/>
      </w:pPr>
      <w:rPr>
        <w:rFonts w:ascii="Wingdings" w:hAnsi="Wingdings" w:hint="default"/>
      </w:rPr>
    </w:lvl>
  </w:abstractNum>
  <w:abstractNum w:abstractNumId="11" w15:restartNumberingAfterBreak="0">
    <w:nsid w:val="01186055"/>
    <w:multiLevelType w:val="hybridMultilevel"/>
    <w:tmpl w:val="FFFFFFFF"/>
    <w:lvl w:ilvl="0" w:tplc="0F881CF6">
      <w:start w:val="1"/>
      <w:numFmt w:val="bullet"/>
      <w:lvlText w:val=""/>
      <w:lvlJc w:val="left"/>
      <w:pPr>
        <w:ind w:left="720" w:hanging="360"/>
      </w:pPr>
      <w:rPr>
        <w:rFonts w:ascii="Symbol" w:hAnsi="Symbol" w:hint="default"/>
      </w:rPr>
    </w:lvl>
    <w:lvl w:ilvl="1" w:tplc="77CC535C">
      <w:start w:val="1"/>
      <w:numFmt w:val="bullet"/>
      <w:lvlText w:val="o"/>
      <w:lvlJc w:val="left"/>
      <w:pPr>
        <w:ind w:left="1440" w:hanging="360"/>
      </w:pPr>
      <w:rPr>
        <w:rFonts w:ascii="Courier New" w:hAnsi="Courier New" w:hint="default"/>
      </w:rPr>
    </w:lvl>
    <w:lvl w:ilvl="2" w:tplc="4D8A29E2">
      <w:start w:val="1"/>
      <w:numFmt w:val="bullet"/>
      <w:lvlText w:val=""/>
      <w:lvlJc w:val="left"/>
      <w:pPr>
        <w:ind w:left="2160" w:hanging="360"/>
      </w:pPr>
      <w:rPr>
        <w:rFonts w:ascii="Wingdings" w:hAnsi="Wingdings" w:hint="default"/>
      </w:rPr>
    </w:lvl>
    <w:lvl w:ilvl="3" w:tplc="50E26946">
      <w:start w:val="1"/>
      <w:numFmt w:val="bullet"/>
      <w:lvlText w:val=""/>
      <w:lvlJc w:val="left"/>
      <w:pPr>
        <w:ind w:left="2880" w:hanging="360"/>
      </w:pPr>
      <w:rPr>
        <w:rFonts w:ascii="Symbol" w:hAnsi="Symbol" w:hint="default"/>
      </w:rPr>
    </w:lvl>
    <w:lvl w:ilvl="4" w:tplc="18DE50BE">
      <w:start w:val="1"/>
      <w:numFmt w:val="bullet"/>
      <w:lvlText w:val="o"/>
      <w:lvlJc w:val="left"/>
      <w:pPr>
        <w:ind w:left="3600" w:hanging="360"/>
      </w:pPr>
      <w:rPr>
        <w:rFonts w:ascii="Courier New" w:hAnsi="Courier New" w:hint="default"/>
      </w:rPr>
    </w:lvl>
    <w:lvl w:ilvl="5" w:tplc="F8046CCE">
      <w:start w:val="1"/>
      <w:numFmt w:val="bullet"/>
      <w:lvlText w:val=""/>
      <w:lvlJc w:val="left"/>
      <w:pPr>
        <w:ind w:left="4320" w:hanging="360"/>
      </w:pPr>
      <w:rPr>
        <w:rFonts w:ascii="Wingdings" w:hAnsi="Wingdings" w:hint="default"/>
      </w:rPr>
    </w:lvl>
    <w:lvl w:ilvl="6" w:tplc="A0E63FD2">
      <w:start w:val="1"/>
      <w:numFmt w:val="bullet"/>
      <w:lvlText w:val=""/>
      <w:lvlJc w:val="left"/>
      <w:pPr>
        <w:ind w:left="5040" w:hanging="360"/>
      </w:pPr>
      <w:rPr>
        <w:rFonts w:ascii="Symbol" w:hAnsi="Symbol" w:hint="default"/>
      </w:rPr>
    </w:lvl>
    <w:lvl w:ilvl="7" w:tplc="EFF09162">
      <w:start w:val="1"/>
      <w:numFmt w:val="bullet"/>
      <w:lvlText w:val="o"/>
      <w:lvlJc w:val="left"/>
      <w:pPr>
        <w:ind w:left="5760" w:hanging="360"/>
      </w:pPr>
      <w:rPr>
        <w:rFonts w:ascii="Courier New" w:hAnsi="Courier New" w:hint="default"/>
      </w:rPr>
    </w:lvl>
    <w:lvl w:ilvl="8" w:tplc="D42E71B2">
      <w:start w:val="1"/>
      <w:numFmt w:val="bullet"/>
      <w:lvlText w:val=""/>
      <w:lvlJc w:val="left"/>
      <w:pPr>
        <w:ind w:left="6480" w:hanging="360"/>
      </w:pPr>
      <w:rPr>
        <w:rFonts w:ascii="Wingdings" w:hAnsi="Wingdings" w:hint="default"/>
      </w:rPr>
    </w:lvl>
  </w:abstractNum>
  <w:abstractNum w:abstractNumId="12" w15:restartNumberingAfterBreak="0">
    <w:nsid w:val="0164444F"/>
    <w:multiLevelType w:val="hybridMultilevel"/>
    <w:tmpl w:val="FFFFFFFF"/>
    <w:lvl w:ilvl="0" w:tplc="0A4A2BAA">
      <w:start w:val="1"/>
      <w:numFmt w:val="bullet"/>
      <w:lvlText w:val=""/>
      <w:lvlJc w:val="left"/>
      <w:pPr>
        <w:ind w:left="720" w:hanging="360"/>
      </w:pPr>
      <w:rPr>
        <w:rFonts w:ascii="Symbol" w:hAnsi="Symbol" w:hint="default"/>
      </w:rPr>
    </w:lvl>
    <w:lvl w:ilvl="1" w:tplc="7F16DC80">
      <w:start w:val="1"/>
      <w:numFmt w:val="bullet"/>
      <w:lvlText w:val="o"/>
      <w:lvlJc w:val="left"/>
      <w:pPr>
        <w:ind w:left="1440" w:hanging="360"/>
      </w:pPr>
      <w:rPr>
        <w:rFonts w:ascii="Courier New" w:hAnsi="Courier New" w:hint="default"/>
      </w:rPr>
    </w:lvl>
    <w:lvl w:ilvl="2" w:tplc="BDB67D68">
      <w:start w:val="1"/>
      <w:numFmt w:val="bullet"/>
      <w:lvlText w:val=""/>
      <w:lvlJc w:val="left"/>
      <w:pPr>
        <w:ind w:left="2160" w:hanging="360"/>
      </w:pPr>
      <w:rPr>
        <w:rFonts w:ascii="Wingdings" w:hAnsi="Wingdings" w:hint="default"/>
      </w:rPr>
    </w:lvl>
    <w:lvl w:ilvl="3" w:tplc="6EAE7AF6">
      <w:start w:val="1"/>
      <w:numFmt w:val="bullet"/>
      <w:lvlText w:val=""/>
      <w:lvlJc w:val="left"/>
      <w:pPr>
        <w:ind w:left="2880" w:hanging="360"/>
      </w:pPr>
      <w:rPr>
        <w:rFonts w:ascii="Symbol" w:hAnsi="Symbol" w:hint="default"/>
      </w:rPr>
    </w:lvl>
    <w:lvl w:ilvl="4" w:tplc="8A7E8ADC">
      <w:start w:val="1"/>
      <w:numFmt w:val="bullet"/>
      <w:lvlText w:val="o"/>
      <w:lvlJc w:val="left"/>
      <w:pPr>
        <w:ind w:left="3600" w:hanging="360"/>
      </w:pPr>
      <w:rPr>
        <w:rFonts w:ascii="Courier New" w:hAnsi="Courier New" w:hint="default"/>
      </w:rPr>
    </w:lvl>
    <w:lvl w:ilvl="5" w:tplc="AA1A240C">
      <w:start w:val="1"/>
      <w:numFmt w:val="bullet"/>
      <w:lvlText w:val=""/>
      <w:lvlJc w:val="left"/>
      <w:pPr>
        <w:ind w:left="4320" w:hanging="360"/>
      </w:pPr>
      <w:rPr>
        <w:rFonts w:ascii="Wingdings" w:hAnsi="Wingdings" w:hint="default"/>
      </w:rPr>
    </w:lvl>
    <w:lvl w:ilvl="6" w:tplc="5D7EFE44">
      <w:start w:val="1"/>
      <w:numFmt w:val="bullet"/>
      <w:lvlText w:val=""/>
      <w:lvlJc w:val="left"/>
      <w:pPr>
        <w:ind w:left="5040" w:hanging="360"/>
      </w:pPr>
      <w:rPr>
        <w:rFonts w:ascii="Symbol" w:hAnsi="Symbol" w:hint="default"/>
      </w:rPr>
    </w:lvl>
    <w:lvl w:ilvl="7" w:tplc="25CE9502">
      <w:start w:val="1"/>
      <w:numFmt w:val="bullet"/>
      <w:lvlText w:val="o"/>
      <w:lvlJc w:val="left"/>
      <w:pPr>
        <w:ind w:left="5760" w:hanging="360"/>
      </w:pPr>
      <w:rPr>
        <w:rFonts w:ascii="Courier New" w:hAnsi="Courier New" w:hint="default"/>
      </w:rPr>
    </w:lvl>
    <w:lvl w:ilvl="8" w:tplc="FEA6B2B0">
      <w:start w:val="1"/>
      <w:numFmt w:val="bullet"/>
      <w:lvlText w:val=""/>
      <w:lvlJc w:val="left"/>
      <w:pPr>
        <w:ind w:left="6480" w:hanging="360"/>
      </w:pPr>
      <w:rPr>
        <w:rFonts w:ascii="Wingdings" w:hAnsi="Wingdings" w:hint="default"/>
      </w:rPr>
    </w:lvl>
  </w:abstractNum>
  <w:abstractNum w:abstractNumId="13" w15:restartNumberingAfterBreak="0">
    <w:nsid w:val="01B80E49"/>
    <w:multiLevelType w:val="multilevel"/>
    <w:tmpl w:val="93D0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EA8A74"/>
    <w:multiLevelType w:val="hybridMultilevel"/>
    <w:tmpl w:val="FFFFFFFF"/>
    <w:lvl w:ilvl="0" w:tplc="68922BE8">
      <w:start w:val="1"/>
      <w:numFmt w:val="decimal"/>
      <w:lvlText w:val="%1."/>
      <w:lvlJc w:val="left"/>
      <w:pPr>
        <w:ind w:left="720" w:hanging="360"/>
      </w:pPr>
    </w:lvl>
    <w:lvl w:ilvl="1" w:tplc="F11A25F0">
      <w:start w:val="1"/>
      <w:numFmt w:val="lowerLetter"/>
      <w:lvlText w:val="%2."/>
      <w:lvlJc w:val="left"/>
      <w:pPr>
        <w:ind w:left="1440" w:hanging="360"/>
      </w:pPr>
    </w:lvl>
    <w:lvl w:ilvl="2" w:tplc="F01C2BC0">
      <w:start w:val="1"/>
      <w:numFmt w:val="lowerRoman"/>
      <w:lvlText w:val="%3."/>
      <w:lvlJc w:val="right"/>
      <w:pPr>
        <w:ind w:left="2160" w:hanging="180"/>
      </w:pPr>
    </w:lvl>
    <w:lvl w:ilvl="3" w:tplc="BD169304">
      <w:start w:val="1"/>
      <w:numFmt w:val="decimal"/>
      <w:lvlText w:val="%4."/>
      <w:lvlJc w:val="left"/>
      <w:pPr>
        <w:ind w:left="2880" w:hanging="360"/>
      </w:pPr>
    </w:lvl>
    <w:lvl w:ilvl="4" w:tplc="80781BFA">
      <w:start w:val="1"/>
      <w:numFmt w:val="lowerLetter"/>
      <w:lvlText w:val="%5."/>
      <w:lvlJc w:val="left"/>
      <w:pPr>
        <w:ind w:left="3600" w:hanging="360"/>
      </w:pPr>
    </w:lvl>
    <w:lvl w:ilvl="5" w:tplc="95428612">
      <w:start w:val="1"/>
      <w:numFmt w:val="lowerRoman"/>
      <w:lvlText w:val="%6."/>
      <w:lvlJc w:val="right"/>
      <w:pPr>
        <w:ind w:left="4320" w:hanging="180"/>
      </w:pPr>
    </w:lvl>
    <w:lvl w:ilvl="6" w:tplc="E51E3DB8">
      <w:start w:val="1"/>
      <w:numFmt w:val="decimal"/>
      <w:lvlText w:val="%7."/>
      <w:lvlJc w:val="left"/>
      <w:pPr>
        <w:ind w:left="5040" w:hanging="360"/>
      </w:pPr>
    </w:lvl>
    <w:lvl w:ilvl="7" w:tplc="0666D786">
      <w:start w:val="1"/>
      <w:numFmt w:val="lowerLetter"/>
      <w:lvlText w:val="%8."/>
      <w:lvlJc w:val="left"/>
      <w:pPr>
        <w:ind w:left="5760" w:hanging="360"/>
      </w:pPr>
    </w:lvl>
    <w:lvl w:ilvl="8" w:tplc="B2CCE01E">
      <w:start w:val="1"/>
      <w:numFmt w:val="lowerRoman"/>
      <w:lvlText w:val="%9."/>
      <w:lvlJc w:val="right"/>
      <w:pPr>
        <w:ind w:left="6480" w:hanging="180"/>
      </w:pPr>
    </w:lvl>
  </w:abstractNum>
  <w:abstractNum w:abstractNumId="15" w15:restartNumberingAfterBreak="0">
    <w:nsid w:val="0345F501"/>
    <w:multiLevelType w:val="hybridMultilevel"/>
    <w:tmpl w:val="FFFFFFFF"/>
    <w:lvl w:ilvl="0" w:tplc="F0D475AE">
      <w:start w:val="1"/>
      <w:numFmt w:val="bullet"/>
      <w:lvlText w:val=""/>
      <w:lvlJc w:val="left"/>
      <w:pPr>
        <w:ind w:left="720" w:hanging="360"/>
      </w:pPr>
      <w:rPr>
        <w:rFonts w:ascii="Symbol" w:hAnsi="Symbol" w:hint="default"/>
      </w:rPr>
    </w:lvl>
    <w:lvl w:ilvl="1" w:tplc="37841FF8">
      <w:start w:val="1"/>
      <w:numFmt w:val="bullet"/>
      <w:lvlText w:val="o"/>
      <w:lvlJc w:val="left"/>
      <w:pPr>
        <w:ind w:left="1440" w:hanging="360"/>
      </w:pPr>
      <w:rPr>
        <w:rFonts w:ascii="Courier New" w:hAnsi="Courier New" w:hint="default"/>
      </w:rPr>
    </w:lvl>
    <w:lvl w:ilvl="2" w:tplc="CB76E8F4">
      <w:start w:val="1"/>
      <w:numFmt w:val="bullet"/>
      <w:lvlText w:val=""/>
      <w:lvlJc w:val="left"/>
      <w:pPr>
        <w:ind w:left="2160" w:hanging="360"/>
      </w:pPr>
      <w:rPr>
        <w:rFonts w:ascii="Wingdings" w:hAnsi="Wingdings" w:hint="default"/>
      </w:rPr>
    </w:lvl>
    <w:lvl w:ilvl="3" w:tplc="9760CA52">
      <w:start w:val="1"/>
      <w:numFmt w:val="bullet"/>
      <w:lvlText w:val=""/>
      <w:lvlJc w:val="left"/>
      <w:pPr>
        <w:ind w:left="2880" w:hanging="360"/>
      </w:pPr>
      <w:rPr>
        <w:rFonts w:ascii="Symbol" w:hAnsi="Symbol" w:hint="default"/>
      </w:rPr>
    </w:lvl>
    <w:lvl w:ilvl="4" w:tplc="2DBC04C6">
      <w:start w:val="1"/>
      <w:numFmt w:val="bullet"/>
      <w:lvlText w:val="o"/>
      <w:lvlJc w:val="left"/>
      <w:pPr>
        <w:ind w:left="3600" w:hanging="360"/>
      </w:pPr>
      <w:rPr>
        <w:rFonts w:ascii="Courier New" w:hAnsi="Courier New" w:hint="default"/>
      </w:rPr>
    </w:lvl>
    <w:lvl w:ilvl="5" w:tplc="72C69278">
      <w:start w:val="1"/>
      <w:numFmt w:val="bullet"/>
      <w:lvlText w:val=""/>
      <w:lvlJc w:val="left"/>
      <w:pPr>
        <w:ind w:left="4320" w:hanging="360"/>
      </w:pPr>
      <w:rPr>
        <w:rFonts w:ascii="Wingdings" w:hAnsi="Wingdings" w:hint="default"/>
      </w:rPr>
    </w:lvl>
    <w:lvl w:ilvl="6" w:tplc="9904C6B8">
      <w:start w:val="1"/>
      <w:numFmt w:val="bullet"/>
      <w:lvlText w:val=""/>
      <w:lvlJc w:val="left"/>
      <w:pPr>
        <w:ind w:left="5040" w:hanging="360"/>
      </w:pPr>
      <w:rPr>
        <w:rFonts w:ascii="Symbol" w:hAnsi="Symbol" w:hint="default"/>
      </w:rPr>
    </w:lvl>
    <w:lvl w:ilvl="7" w:tplc="FB429B28">
      <w:start w:val="1"/>
      <w:numFmt w:val="bullet"/>
      <w:lvlText w:val="o"/>
      <w:lvlJc w:val="left"/>
      <w:pPr>
        <w:ind w:left="5760" w:hanging="360"/>
      </w:pPr>
      <w:rPr>
        <w:rFonts w:ascii="Courier New" w:hAnsi="Courier New" w:hint="default"/>
      </w:rPr>
    </w:lvl>
    <w:lvl w:ilvl="8" w:tplc="C9B262E2">
      <w:start w:val="1"/>
      <w:numFmt w:val="bullet"/>
      <w:lvlText w:val=""/>
      <w:lvlJc w:val="left"/>
      <w:pPr>
        <w:ind w:left="6480" w:hanging="360"/>
      </w:pPr>
      <w:rPr>
        <w:rFonts w:ascii="Wingdings" w:hAnsi="Wingdings" w:hint="default"/>
      </w:rPr>
    </w:lvl>
  </w:abstractNum>
  <w:abstractNum w:abstractNumId="16" w15:restartNumberingAfterBreak="0">
    <w:nsid w:val="03610491"/>
    <w:multiLevelType w:val="hybridMultilevel"/>
    <w:tmpl w:val="FFFFFFFF"/>
    <w:lvl w:ilvl="0" w:tplc="E272EECA">
      <w:start w:val="1"/>
      <w:numFmt w:val="bullet"/>
      <w:lvlText w:val=""/>
      <w:lvlJc w:val="left"/>
      <w:pPr>
        <w:ind w:left="1080" w:hanging="360"/>
      </w:pPr>
      <w:rPr>
        <w:rFonts w:ascii="Symbol" w:hAnsi="Symbol" w:hint="default"/>
      </w:rPr>
    </w:lvl>
    <w:lvl w:ilvl="1" w:tplc="50100D7C">
      <w:start w:val="1"/>
      <w:numFmt w:val="bullet"/>
      <w:lvlText w:val="o"/>
      <w:lvlJc w:val="left"/>
      <w:pPr>
        <w:ind w:left="1800" w:hanging="360"/>
      </w:pPr>
      <w:rPr>
        <w:rFonts w:ascii="Courier New" w:hAnsi="Courier New" w:hint="default"/>
      </w:rPr>
    </w:lvl>
    <w:lvl w:ilvl="2" w:tplc="98C688C0">
      <w:start w:val="1"/>
      <w:numFmt w:val="bullet"/>
      <w:lvlText w:val=""/>
      <w:lvlJc w:val="left"/>
      <w:pPr>
        <w:ind w:left="2520" w:hanging="360"/>
      </w:pPr>
      <w:rPr>
        <w:rFonts w:ascii="Wingdings" w:hAnsi="Wingdings" w:hint="default"/>
      </w:rPr>
    </w:lvl>
    <w:lvl w:ilvl="3" w:tplc="CCE88526">
      <w:start w:val="1"/>
      <w:numFmt w:val="bullet"/>
      <w:lvlText w:val=""/>
      <w:lvlJc w:val="left"/>
      <w:pPr>
        <w:ind w:left="3240" w:hanging="360"/>
      </w:pPr>
      <w:rPr>
        <w:rFonts w:ascii="Symbol" w:hAnsi="Symbol" w:hint="default"/>
      </w:rPr>
    </w:lvl>
    <w:lvl w:ilvl="4" w:tplc="9BA463DE">
      <w:start w:val="1"/>
      <w:numFmt w:val="bullet"/>
      <w:lvlText w:val="o"/>
      <w:lvlJc w:val="left"/>
      <w:pPr>
        <w:ind w:left="3960" w:hanging="360"/>
      </w:pPr>
      <w:rPr>
        <w:rFonts w:ascii="Courier New" w:hAnsi="Courier New" w:hint="default"/>
      </w:rPr>
    </w:lvl>
    <w:lvl w:ilvl="5" w:tplc="CB5294BA">
      <w:start w:val="1"/>
      <w:numFmt w:val="bullet"/>
      <w:lvlText w:val=""/>
      <w:lvlJc w:val="left"/>
      <w:pPr>
        <w:ind w:left="4680" w:hanging="360"/>
      </w:pPr>
      <w:rPr>
        <w:rFonts w:ascii="Wingdings" w:hAnsi="Wingdings" w:hint="default"/>
      </w:rPr>
    </w:lvl>
    <w:lvl w:ilvl="6" w:tplc="3B246324">
      <w:start w:val="1"/>
      <w:numFmt w:val="bullet"/>
      <w:lvlText w:val=""/>
      <w:lvlJc w:val="left"/>
      <w:pPr>
        <w:ind w:left="5400" w:hanging="360"/>
      </w:pPr>
      <w:rPr>
        <w:rFonts w:ascii="Symbol" w:hAnsi="Symbol" w:hint="default"/>
      </w:rPr>
    </w:lvl>
    <w:lvl w:ilvl="7" w:tplc="DC843938">
      <w:start w:val="1"/>
      <w:numFmt w:val="bullet"/>
      <w:lvlText w:val="o"/>
      <w:lvlJc w:val="left"/>
      <w:pPr>
        <w:ind w:left="6120" w:hanging="360"/>
      </w:pPr>
      <w:rPr>
        <w:rFonts w:ascii="Courier New" w:hAnsi="Courier New" w:hint="default"/>
      </w:rPr>
    </w:lvl>
    <w:lvl w:ilvl="8" w:tplc="7E5C02AE">
      <w:start w:val="1"/>
      <w:numFmt w:val="bullet"/>
      <w:lvlText w:val=""/>
      <w:lvlJc w:val="left"/>
      <w:pPr>
        <w:ind w:left="6840" w:hanging="360"/>
      </w:pPr>
      <w:rPr>
        <w:rFonts w:ascii="Wingdings" w:hAnsi="Wingdings" w:hint="default"/>
      </w:rPr>
    </w:lvl>
  </w:abstractNum>
  <w:abstractNum w:abstractNumId="17" w15:restartNumberingAfterBreak="0">
    <w:nsid w:val="03693619"/>
    <w:multiLevelType w:val="hybridMultilevel"/>
    <w:tmpl w:val="FFFFFFFF"/>
    <w:lvl w:ilvl="0" w:tplc="205819AC">
      <w:start w:val="1"/>
      <w:numFmt w:val="decimal"/>
      <w:lvlText w:val="%1."/>
      <w:lvlJc w:val="left"/>
      <w:pPr>
        <w:ind w:left="720" w:hanging="360"/>
      </w:pPr>
    </w:lvl>
    <w:lvl w:ilvl="1" w:tplc="4B36DCD2">
      <w:start w:val="1"/>
      <w:numFmt w:val="lowerLetter"/>
      <w:lvlText w:val="%2."/>
      <w:lvlJc w:val="left"/>
      <w:pPr>
        <w:ind w:left="1440" w:hanging="360"/>
      </w:pPr>
    </w:lvl>
    <w:lvl w:ilvl="2" w:tplc="20363852">
      <w:start w:val="1"/>
      <w:numFmt w:val="lowerRoman"/>
      <w:lvlText w:val="%3."/>
      <w:lvlJc w:val="right"/>
      <w:pPr>
        <w:ind w:left="2160" w:hanging="180"/>
      </w:pPr>
    </w:lvl>
    <w:lvl w:ilvl="3" w:tplc="2390C504">
      <w:start w:val="1"/>
      <w:numFmt w:val="decimal"/>
      <w:lvlText w:val="%4."/>
      <w:lvlJc w:val="left"/>
      <w:pPr>
        <w:ind w:left="2880" w:hanging="360"/>
      </w:pPr>
    </w:lvl>
    <w:lvl w:ilvl="4" w:tplc="BEA20610">
      <w:start w:val="1"/>
      <w:numFmt w:val="lowerLetter"/>
      <w:lvlText w:val="%5."/>
      <w:lvlJc w:val="left"/>
      <w:pPr>
        <w:ind w:left="3600" w:hanging="360"/>
      </w:pPr>
    </w:lvl>
    <w:lvl w:ilvl="5" w:tplc="D1CC3DEC">
      <w:start w:val="1"/>
      <w:numFmt w:val="lowerRoman"/>
      <w:lvlText w:val="%6."/>
      <w:lvlJc w:val="right"/>
      <w:pPr>
        <w:ind w:left="4320" w:hanging="180"/>
      </w:pPr>
    </w:lvl>
    <w:lvl w:ilvl="6" w:tplc="ED683E7C">
      <w:start w:val="1"/>
      <w:numFmt w:val="decimal"/>
      <w:lvlText w:val="%7."/>
      <w:lvlJc w:val="left"/>
      <w:pPr>
        <w:ind w:left="5040" w:hanging="360"/>
      </w:pPr>
    </w:lvl>
    <w:lvl w:ilvl="7" w:tplc="A454A7BA">
      <w:start w:val="1"/>
      <w:numFmt w:val="lowerLetter"/>
      <w:lvlText w:val="%8."/>
      <w:lvlJc w:val="left"/>
      <w:pPr>
        <w:ind w:left="5760" w:hanging="360"/>
      </w:pPr>
    </w:lvl>
    <w:lvl w:ilvl="8" w:tplc="01322684">
      <w:start w:val="1"/>
      <w:numFmt w:val="lowerRoman"/>
      <w:lvlText w:val="%9."/>
      <w:lvlJc w:val="right"/>
      <w:pPr>
        <w:ind w:left="6480" w:hanging="180"/>
      </w:pPr>
    </w:lvl>
  </w:abstractNum>
  <w:abstractNum w:abstractNumId="18" w15:restartNumberingAfterBreak="0">
    <w:nsid w:val="03AC38D5"/>
    <w:multiLevelType w:val="hybridMultilevel"/>
    <w:tmpl w:val="FFFFFFFF"/>
    <w:lvl w:ilvl="0" w:tplc="F066FF9C">
      <w:start w:val="1"/>
      <w:numFmt w:val="bullet"/>
      <w:lvlText w:val=""/>
      <w:lvlJc w:val="left"/>
      <w:pPr>
        <w:ind w:left="720" w:hanging="360"/>
      </w:pPr>
      <w:rPr>
        <w:rFonts w:ascii="Symbol" w:hAnsi="Symbol" w:hint="default"/>
      </w:rPr>
    </w:lvl>
    <w:lvl w:ilvl="1" w:tplc="AD3ECA12">
      <w:start w:val="1"/>
      <w:numFmt w:val="bullet"/>
      <w:lvlText w:val="o"/>
      <w:lvlJc w:val="left"/>
      <w:pPr>
        <w:ind w:left="1440" w:hanging="360"/>
      </w:pPr>
      <w:rPr>
        <w:rFonts w:ascii="Courier New" w:hAnsi="Courier New" w:hint="default"/>
      </w:rPr>
    </w:lvl>
    <w:lvl w:ilvl="2" w:tplc="A0C65C24">
      <w:start w:val="1"/>
      <w:numFmt w:val="bullet"/>
      <w:lvlText w:val=""/>
      <w:lvlJc w:val="left"/>
      <w:pPr>
        <w:ind w:left="2160" w:hanging="360"/>
      </w:pPr>
      <w:rPr>
        <w:rFonts w:ascii="Wingdings" w:hAnsi="Wingdings" w:hint="default"/>
      </w:rPr>
    </w:lvl>
    <w:lvl w:ilvl="3" w:tplc="4956EAA4">
      <w:start w:val="1"/>
      <w:numFmt w:val="bullet"/>
      <w:lvlText w:val=""/>
      <w:lvlJc w:val="left"/>
      <w:pPr>
        <w:ind w:left="2880" w:hanging="360"/>
      </w:pPr>
      <w:rPr>
        <w:rFonts w:ascii="Symbol" w:hAnsi="Symbol" w:hint="default"/>
      </w:rPr>
    </w:lvl>
    <w:lvl w:ilvl="4" w:tplc="2EE2F53A">
      <w:start w:val="1"/>
      <w:numFmt w:val="bullet"/>
      <w:lvlText w:val="o"/>
      <w:lvlJc w:val="left"/>
      <w:pPr>
        <w:ind w:left="3600" w:hanging="360"/>
      </w:pPr>
      <w:rPr>
        <w:rFonts w:ascii="Courier New" w:hAnsi="Courier New" w:hint="default"/>
      </w:rPr>
    </w:lvl>
    <w:lvl w:ilvl="5" w:tplc="74AA3EF8">
      <w:start w:val="1"/>
      <w:numFmt w:val="bullet"/>
      <w:lvlText w:val=""/>
      <w:lvlJc w:val="left"/>
      <w:pPr>
        <w:ind w:left="4320" w:hanging="360"/>
      </w:pPr>
      <w:rPr>
        <w:rFonts w:ascii="Wingdings" w:hAnsi="Wingdings" w:hint="default"/>
      </w:rPr>
    </w:lvl>
    <w:lvl w:ilvl="6" w:tplc="F9C46C40">
      <w:start w:val="1"/>
      <w:numFmt w:val="bullet"/>
      <w:lvlText w:val=""/>
      <w:lvlJc w:val="left"/>
      <w:pPr>
        <w:ind w:left="5040" w:hanging="360"/>
      </w:pPr>
      <w:rPr>
        <w:rFonts w:ascii="Symbol" w:hAnsi="Symbol" w:hint="default"/>
      </w:rPr>
    </w:lvl>
    <w:lvl w:ilvl="7" w:tplc="4FA4A166">
      <w:start w:val="1"/>
      <w:numFmt w:val="bullet"/>
      <w:lvlText w:val="o"/>
      <w:lvlJc w:val="left"/>
      <w:pPr>
        <w:ind w:left="5760" w:hanging="360"/>
      </w:pPr>
      <w:rPr>
        <w:rFonts w:ascii="Courier New" w:hAnsi="Courier New" w:hint="default"/>
      </w:rPr>
    </w:lvl>
    <w:lvl w:ilvl="8" w:tplc="363AABCC">
      <w:start w:val="1"/>
      <w:numFmt w:val="bullet"/>
      <w:lvlText w:val=""/>
      <w:lvlJc w:val="left"/>
      <w:pPr>
        <w:ind w:left="6480" w:hanging="360"/>
      </w:pPr>
      <w:rPr>
        <w:rFonts w:ascii="Wingdings" w:hAnsi="Wingdings" w:hint="default"/>
      </w:rPr>
    </w:lvl>
  </w:abstractNum>
  <w:abstractNum w:abstractNumId="19" w15:restartNumberingAfterBreak="0">
    <w:nsid w:val="063F955A"/>
    <w:multiLevelType w:val="hybridMultilevel"/>
    <w:tmpl w:val="FFFFFFFF"/>
    <w:lvl w:ilvl="0" w:tplc="C18CAFB6">
      <w:start w:val="1"/>
      <w:numFmt w:val="bullet"/>
      <w:lvlText w:val=""/>
      <w:lvlJc w:val="left"/>
      <w:pPr>
        <w:ind w:left="720" w:hanging="360"/>
      </w:pPr>
      <w:rPr>
        <w:rFonts w:ascii="Symbol" w:hAnsi="Symbol" w:hint="default"/>
      </w:rPr>
    </w:lvl>
    <w:lvl w:ilvl="1" w:tplc="902EE25C">
      <w:start w:val="1"/>
      <w:numFmt w:val="bullet"/>
      <w:lvlText w:val="o"/>
      <w:lvlJc w:val="left"/>
      <w:pPr>
        <w:ind w:left="1440" w:hanging="360"/>
      </w:pPr>
      <w:rPr>
        <w:rFonts w:ascii="Courier New" w:hAnsi="Courier New" w:hint="default"/>
      </w:rPr>
    </w:lvl>
    <w:lvl w:ilvl="2" w:tplc="699AB2A2">
      <w:start w:val="1"/>
      <w:numFmt w:val="bullet"/>
      <w:lvlText w:val=""/>
      <w:lvlJc w:val="left"/>
      <w:pPr>
        <w:ind w:left="2160" w:hanging="360"/>
      </w:pPr>
      <w:rPr>
        <w:rFonts w:ascii="Wingdings" w:hAnsi="Wingdings" w:hint="default"/>
      </w:rPr>
    </w:lvl>
    <w:lvl w:ilvl="3" w:tplc="9B34BC54">
      <w:start w:val="1"/>
      <w:numFmt w:val="bullet"/>
      <w:lvlText w:val=""/>
      <w:lvlJc w:val="left"/>
      <w:pPr>
        <w:ind w:left="2880" w:hanging="360"/>
      </w:pPr>
      <w:rPr>
        <w:rFonts w:ascii="Symbol" w:hAnsi="Symbol" w:hint="default"/>
      </w:rPr>
    </w:lvl>
    <w:lvl w:ilvl="4" w:tplc="6498B340">
      <w:start w:val="1"/>
      <w:numFmt w:val="bullet"/>
      <w:lvlText w:val="o"/>
      <w:lvlJc w:val="left"/>
      <w:pPr>
        <w:ind w:left="3600" w:hanging="360"/>
      </w:pPr>
      <w:rPr>
        <w:rFonts w:ascii="Courier New" w:hAnsi="Courier New" w:hint="default"/>
      </w:rPr>
    </w:lvl>
    <w:lvl w:ilvl="5" w:tplc="45EAB4B0">
      <w:start w:val="1"/>
      <w:numFmt w:val="bullet"/>
      <w:lvlText w:val=""/>
      <w:lvlJc w:val="left"/>
      <w:pPr>
        <w:ind w:left="4320" w:hanging="360"/>
      </w:pPr>
      <w:rPr>
        <w:rFonts w:ascii="Wingdings" w:hAnsi="Wingdings" w:hint="default"/>
      </w:rPr>
    </w:lvl>
    <w:lvl w:ilvl="6" w:tplc="73CE2EBA">
      <w:start w:val="1"/>
      <w:numFmt w:val="bullet"/>
      <w:lvlText w:val=""/>
      <w:lvlJc w:val="left"/>
      <w:pPr>
        <w:ind w:left="5040" w:hanging="360"/>
      </w:pPr>
      <w:rPr>
        <w:rFonts w:ascii="Symbol" w:hAnsi="Symbol" w:hint="default"/>
      </w:rPr>
    </w:lvl>
    <w:lvl w:ilvl="7" w:tplc="DFCC545A">
      <w:start w:val="1"/>
      <w:numFmt w:val="bullet"/>
      <w:lvlText w:val="o"/>
      <w:lvlJc w:val="left"/>
      <w:pPr>
        <w:ind w:left="5760" w:hanging="360"/>
      </w:pPr>
      <w:rPr>
        <w:rFonts w:ascii="Courier New" w:hAnsi="Courier New" w:hint="default"/>
      </w:rPr>
    </w:lvl>
    <w:lvl w:ilvl="8" w:tplc="82A8C628">
      <w:start w:val="1"/>
      <w:numFmt w:val="bullet"/>
      <w:lvlText w:val=""/>
      <w:lvlJc w:val="left"/>
      <w:pPr>
        <w:ind w:left="6480" w:hanging="360"/>
      </w:pPr>
      <w:rPr>
        <w:rFonts w:ascii="Wingdings" w:hAnsi="Wingdings" w:hint="default"/>
      </w:rPr>
    </w:lvl>
  </w:abstractNum>
  <w:abstractNum w:abstractNumId="20" w15:restartNumberingAfterBreak="0">
    <w:nsid w:val="066459EC"/>
    <w:multiLevelType w:val="hybridMultilevel"/>
    <w:tmpl w:val="FFFFFFFF"/>
    <w:lvl w:ilvl="0" w:tplc="F070988E">
      <w:start w:val="1"/>
      <w:numFmt w:val="decimal"/>
      <w:lvlText w:val="%1."/>
      <w:lvlJc w:val="left"/>
      <w:pPr>
        <w:ind w:left="720" w:hanging="360"/>
      </w:pPr>
    </w:lvl>
    <w:lvl w:ilvl="1" w:tplc="E6EECCFA">
      <w:start w:val="1"/>
      <w:numFmt w:val="lowerLetter"/>
      <w:lvlText w:val="%2."/>
      <w:lvlJc w:val="left"/>
      <w:pPr>
        <w:ind w:left="1440" w:hanging="360"/>
      </w:pPr>
    </w:lvl>
    <w:lvl w:ilvl="2" w:tplc="2BEA3B12">
      <w:start w:val="1"/>
      <w:numFmt w:val="lowerRoman"/>
      <w:lvlText w:val="%3."/>
      <w:lvlJc w:val="right"/>
      <w:pPr>
        <w:ind w:left="2160" w:hanging="180"/>
      </w:pPr>
    </w:lvl>
    <w:lvl w:ilvl="3" w:tplc="AD2AD63C">
      <w:start w:val="1"/>
      <w:numFmt w:val="decimal"/>
      <w:lvlText w:val="%4."/>
      <w:lvlJc w:val="left"/>
      <w:pPr>
        <w:ind w:left="2880" w:hanging="360"/>
      </w:pPr>
    </w:lvl>
    <w:lvl w:ilvl="4" w:tplc="6D0E4EA6">
      <w:start w:val="1"/>
      <w:numFmt w:val="lowerLetter"/>
      <w:lvlText w:val="%5."/>
      <w:lvlJc w:val="left"/>
      <w:pPr>
        <w:ind w:left="3600" w:hanging="360"/>
      </w:pPr>
    </w:lvl>
    <w:lvl w:ilvl="5" w:tplc="A37C7104">
      <w:start w:val="1"/>
      <w:numFmt w:val="lowerRoman"/>
      <w:lvlText w:val="%6."/>
      <w:lvlJc w:val="right"/>
      <w:pPr>
        <w:ind w:left="4320" w:hanging="180"/>
      </w:pPr>
    </w:lvl>
    <w:lvl w:ilvl="6" w:tplc="277E6F2E">
      <w:start w:val="1"/>
      <w:numFmt w:val="decimal"/>
      <w:lvlText w:val="%7."/>
      <w:lvlJc w:val="left"/>
      <w:pPr>
        <w:ind w:left="5040" w:hanging="360"/>
      </w:pPr>
    </w:lvl>
    <w:lvl w:ilvl="7" w:tplc="A6E40BB4">
      <w:start w:val="1"/>
      <w:numFmt w:val="lowerLetter"/>
      <w:lvlText w:val="%8."/>
      <w:lvlJc w:val="left"/>
      <w:pPr>
        <w:ind w:left="5760" w:hanging="360"/>
      </w:pPr>
    </w:lvl>
    <w:lvl w:ilvl="8" w:tplc="7D6E85E6">
      <w:start w:val="1"/>
      <w:numFmt w:val="lowerRoman"/>
      <w:lvlText w:val="%9."/>
      <w:lvlJc w:val="right"/>
      <w:pPr>
        <w:ind w:left="6480" w:hanging="180"/>
      </w:pPr>
    </w:lvl>
  </w:abstractNum>
  <w:abstractNum w:abstractNumId="21" w15:restartNumberingAfterBreak="0">
    <w:nsid w:val="066AF1BE"/>
    <w:multiLevelType w:val="hybridMultilevel"/>
    <w:tmpl w:val="FFFFFFFF"/>
    <w:lvl w:ilvl="0" w:tplc="630C2EB8">
      <w:start w:val="1"/>
      <w:numFmt w:val="bullet"/>
      <w:lvlText w:val=""/>
      <w:lvlJc w:val="left"/>
      <w:pPr>
        <w:ind w:left="720" w:hanging="360"/>
      </w:pPr>
      <w:rPr>
        <w:rFonts w:ascii="Symbol" w:hAnsi="Symbol" w:hint="default"/>
      </w:rPr>
    </w:lvl>
    <w:lvl w:ilvl="1" w:tplc="CAB61B78">
      <w:start w:val="1"/>
      <w:numFmt w:val="bullet"/>
      <w:lvlText w:val="o"/>
      <w:lvlJc w:val="left"/>
      <w:pPr>
        <w:ind w:left="1440" w:hanging="360"/>
      </w:pPr>
      <w:rPr>
        <w:rFonts w:ascii="Courier New" w:hAnsi="Courier New" w:hint="default"/>
      </w:rPr>
    </w:lvl>
    <w:lvl w:ilvl="2" w:tplc="0CC6541C">
      <w:start w:val="1"/>
      <w:numFmt w:val="bullet"/>
      <w:lvlText w:val=""/>
      <w:lvlJc w:val="left"/>
      <w:pPr>
        <w:ind w:left="2160" w:hanging="360"/>
      </w:pPr>
      <w:rPr>
        <w:rFonts w:ascii="Wingdings" w:hAnsi="Wingdings" w:hint="default"/>
      </w:rPr>
    </w:lvl>
    <w:lvl w:ilvl="3" w:tplc="40D8FE92">
      <w:start w:val="1"/>
      <w:numFmt w:val="bullet"/>
      <w:lvlText w:val=""/>
      <w:lvlJc w:val="left"/>
      <w:pPr>
        <w:ind w:left="2880" w:hanging="360"/>
      </w:pPr>
      <w:rPr>
        <w:rFonts w:ascii="Symbol" w:hAnsi="Symbol" w:hint="default"/>
      </w:rPr>
    </w:lvl>
    <w:lvl w:ilvl="4" w:tplc="EE68C002">
      <w:start w:val="1"/>
      <w:numFmt w:val="bullet"/>
      <w:lvlText w:val="o"/>
      <w:lvlJc w:val="left"/>
      <w:pPr>
        <w:ind w:left="3600" w:hanging="360"/>
      </w:pPr>
      <w:rPr>
        <w:rFonts w:ascii="Courier New" w:hAnsi="Courier New" w:hint="default"/>
      </w:rPr>
    </w:lvl>
    <w:lvl w:ilvl="5" w:tplc="B568051C">
      <w:start w:val="1"/>
      <w:numFmt w:val="bullet"/>
      <w:lvlText w:val=""/>
      <w:lvlJc w:val="left"/>
      <w:pPr>
        <w:ind w:left="4320" w:hanging="360"/>
      </w:pPr>
      <w:rPr>
        <w:rFonts w:ascii="Wingdings" w:hAnsi="Wingdings" w:hint="default"/>
      </w:rPr>
    </w:lvl>
    <w:lvl w:ilvl="6" w:tplc="82FEB8F4">
      <w:start w:val="1"/>
      <w:numFmt w:val="bullet"/>
      <w:lvlText w:val=""/>
      <w:lvlJc w:val="left"/>
      <w:pPr>
        <w:ind w:left="5040" w:hanging="360"/>
      </w:pPr>
      <w:rPr>
        <w:rFonts w:ascii="Symbol" w:hAnsi="Symbol" w:hint="default"/>
      </w:rPr>
    </w:lvl>
    <w:lvl w:ilvl="7" w:tplc="F2FE7EF4">
      <w:start w:val="1"/>
      <w:numFmt w:val="bullet"/>
      <w:lvlText w:val="o"/>
      <w:lvlJc w:val="left"/>
      <w:pPr>
        <w:ind w:left="5760" w:hanging="360"/>
      </w:pPr>
      <w:rPr>
        <w:rFonts w:ascii="Courier New" w:hAnsi="Courier New" w:hint="default"/>
      </w:rPr>
    </w:lvl>
    <w:lvl w:ilvl="8" w:tplc="F34893A0">
      <w:start w:val="1"/>
      <w:numFmt w:val="bullet"/>
      <w:lvlText w:val=""/>
      <w:lvlJc w:val="left"/>
      <w:pPr>
        <w:ind w:left="6480" w:hanging="360"/>
      </w:pPr>
      <w:rPr>
        <w:rFonts w:ascii="Wingdings" w:hAnsi="Wingdings" w:hint="default"/>
      </w:rPr>
    </w:lvl>
  </w:abstractNum>
  <w:abstractNum w:abstractNumId="22" w15:restartNumberingAfterBreak="0">
    <w:nsid w:val="068269F2"/>
    <w:multiLevelType w:val="hybridMultilevel"/>
    <w:tmpl w:val="713C6D68"/>
    <w:lvl w:ilvl="0" w:tplc="FFFFFFFF">
      <w:start w:val="1"/>
      <w:numFmt w:val="decimal"/>
      <w:pStyle w:val="Heading3"/>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070E595F"/>
    <w:multiLevelType w:val="hybridMultilevel"/>
    <w:tmpl w:val="FFFFFFFF"/>
    <w:lvl w:ilvl="0" w:tplc="4F8AC8D8">
      <w:start w:val="1"/>
      <w:numFmt w:val="bullet"/>
      <w:lvlText w:val=""/>
      <w:lvlJc w:val="left"/>
      <w:pPr>
        <w:ind w:left="720" w:hanging="360"/>
      </w:pPr>
      <w:rPr>
        <w:rFonts w:ascii="Symbol" w:hAnsi="Symbol" w:hint="default"/>
      </w:rPr>
    </w:lvl>
    <w:lvl w:ilvl="1" w:tplc="86EEC7B2">
      <w:start w:val="1"/>
      <w:numFmt w:val="bullet"/>
      <w:lvlText w:val="o"/>
      <w:lvlJc w:val="left"/>
      <w:pPr>
        <w:ind w:left="1440" w:hanging="360"/>
      </w:pPr>
      <w:rPr>
        <w:rFonts w:ascii="Courier New" w:hAnsi="Courier New" w:hint="default"/>
      </w:rPr>
    </w:lvl>
    <w:lvl w:ilvl="2" w:tplc="91D04AC4">
      <w:start w:val="1"/>
      <w:numFmt w:val="bullet"/>
      <w:lvlText w:val=""/>
      <w:lvlJc w:val="left"/>
      <w:pPr>
        <w:ind w:left="2160" w:hanging="360"/>
      </w:pPr>
      <w:rPr>
        <w:rFonts w:ascii="Wingdings" w:hAnsi="Wingdings" w:hint="default"/>
      </w:rPr>
    </w:lvl>
    <w:lvl w:ilvl="3" w:tplc="BD7A8D3E">
      <w:start w:val="1"/>
      <w:numFmt w:val="bullet"/>
      <w:lvlText w:val=""/>
      <w:lvlJc w:val="left"/>
      <w:pPr>
        <w:ind w:left="2880" w:hanging="360"/>
      </w:pPr>
      <w:rPr>
        <w:rFonts w:ascii="Symbol" w:hAnsi="Symbol" w:hint="default"/>
      </w:rPr>
    </w:lvl>
    <w:lvl w:ilvl="4" w:tplc="0128A368">
      <w:start w:val="1"/>
      <w:numFmt w:val="bullet"/>
      <w:lvlText w:val="o"/>
      <w:lvlJc w:val="left"/>
      <w:pPr>
        <w:ind w:left="3600" w:hanging="360"/>
      </w:pPr>
      <w:rPr>
        <w:rFonts w:ascii="Courier New" w:hAnsi="Courier New" w:hint="default"/>
      </w:rPr>
    </w:lvl>
    <w:lvl w:ilvl="5" w:tplc="62C4645A">
      <w:start w:val="1"/>
      <w:numFmt w:val="bullet"/>
      <w:lvlText w:val=""/>
      <w:lvlJc w:val="left"/>
      <w:pPr>
        <w:ind w:left="4320" w:hanging="360"/>
      </w:pPr>
      <w:rPr>
        <w:rFonts w:ascii="Wingdings" w:hAnsi="Wingdings" w:hint="default"/>
      </w:rPr>
    </w:lvl>
    <w:lvl w:ilvl="6" w:tplc="6C58075A">
      <w:start w:val="1"/>
      <w:numFmt w:val="bullet"/>
      <w:lvlText w:val=""/>
      <w:lvlJc w:val="left"/>
      <w:pPr>
        <w:ind w:left="5040" w:hanging="360"/>
      </w:pPr>
      <w:rPr>
        <w:rFonts w:ascii="Symbol" w:hAnsi="Symbol" w:hint="default"/>
      </w:rPr>
    </w:lvl>
    <w:lvl w:ilvl="7" w:tplc="8862B7B2">
      <w:start w:val="1"/>
      <w:numFmt w:val="bullet"/>
      <w:lvlText w:val="o"/>
      <w:lvlJc w:val="left"/>
      <w:pPr>
        <w:ind w:left="5760" w:hanging="360"/>
      </w:pPr>
      <w:rPr>
        <w:rFonts w:ascii="Courier New" w:hAnsi="Courier New" w:hint="default"/>
      </w:rPr>
    </w:lvl>
    <w:lvl w:ilvl="8" w:tplc="AC7CA814">
      <w:start w:val="1"/>
      <w:numFmt w:val="bullet"/>
      <w:lvlText w:val=""/>
      <w:lvlJc w:val="left"/>
      <w:pPr>
        <w:ind w:left="6480" w:hanging="360"/>
      </w:pPr>
      <w:rPr>
        <w:rFonts w:ascii="Wingdings" w:hAnsi="Wingdings" w:hint="default"/>
      </w:rPr>
    </w:lvl>
  </w:abstractNum>
  <w:abstractNum w:abstractNumId="24" w15:restartNumberingAfterBreak="0">
    <w:nsid w:val="08D921D2"/>
    <w:multiLevelType w:val="multilevel"/>
    <w:tmpl w:val="7488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DA8C91"/>
    <w:multiLevelType w:val="hybridMultilevel"/>
    <w:tmpl w:val="FFFFFFFF"/>
    <w:lvl w:ilvl="0" w:tplc="D2F6D6C8">
      <w:start w:val="1"/>
      <w:numFmt w:val="bullet"/>
      <w:lvlText w:val=""/>
      <w:lvlJc w:val="left"/>
      <w:pPr>
        <w:ind w:left="1080" w:hanging="360"/>
      </w:pPr>
      <w:rPr>
        <w:rFonts w:ascii="Symbol" w:hAnsi="Symbol" w:hint="default"/>
      </w:rPr>
    </w:lvl>
    <w:lvl w:ilvl="1" w:tplc="73866DE8">
      <w:start w:val="1"/>
      <w:numFmt w:val="bullet"/>
      <w:lvlText w:val="o"/>
      <w:lvlJc w:val="left"/>
      <w:pPr>
        <w:ind w:left="1800" w:hanging="360"/>
      </w:pPr>
      <w:rPr>
        <w:rFonts w:ascii="Courier New" w:hAnsi="Courier New" w:hint="default"/>
      </w:rPr>
    </w:lvl>
    <w:lvl w:ilvl="2" w:tplc="E96A1CCA">
      <w:start w:val="1"/>
      <w:numFmt w:val="bullet"/>
      <w:lvlText w:val=""/>
      <w:lvlJc w:val="left"/>
      <w:pPr>
        <w:ind w:left="2520" w:hanging="360"/>
      </w:pPr>
      <w:rPr>
        <w:rFonts w:ascii="Wingdings" w:hAnsi="Wingdings" w:hint="default"/>
      </w:rPr>
    </w:lvl>
    <w:lvl w:ilvl="3" w:tplc="EF4E2868">
      <w:start w:val="1"/>
      <w:numFmt w:val="bullet"/>
      <w:lvlText w:val=""/>
      <w:lvlJc w:val="left"/>
      <w:pPr>
        <w:ind w:left="3240" w:hanging="360"/>
      </w:pPr>
      <w:rPr>
        <w:rFonts w:ascii="Symbol" w:hAnsi="Symbol" w:hint="default"/>
      </w:rPr>
    </w:lvl>
    <w:lvl w:ilvl="4" w:tplc="909C1398">
      <w:start w:val="1"/>
      <w:numFmt w:val="bullet"/>
      <w:lvlText w:val="o"/>
      <w:lvlJc w:val="left"/>
      <w:pPr>
        <w:ind w:left="3960" w:hanging="360"/>
      </w:pPr>
      <w:rPr>
        <w:rFonts w:ascii="Courier New" w:hAnsi="Courier New" w:hint="default"/>
      </w:rPr>
    </w:lvl>
    <w:lvl w:ilvl="5" w:tplc="2CA8B1A2">
      <w:start w:val="1"/>
      <w:numFmt w:val="bullet"/>
      <w:lvlText w:val=""/>
      <w:lvlJc w:val="left"/>
      <w:pPr>
        <w:ind w:left="4680" w:hanging="360"/>
      </w:pPr>
      <w:rPr>
        <w:rFonts w:ascii="Wingdings" w:hAnsi="Wingdings" w:hint="default"/>
      </w:rPr>
    </w:lvl>
    <w:lvl w:ilvl="6" w:tplc="17ECFFF6">
      <w:start w:val="1"/>
      <w:numFmt w:val="bullet"/>
      <w:lvlText w:val=""/>
      <w:lvlJc w:val="left"/>
      <w:pPr>
        <w:ind w:left="5400" w:hanging="360"/>
      </w:pPr>
      <w:rPr>
        <w:rFonts w:ascii="Symbol" w:hAnsi="Symbol" w:hint="default"/>
      </w:rPr>
    </w:lvl>
    <w:lvl w:ilvl="7" w:tplc="401E2F46">
      <w:start w:val="1"/>
      <w:numFmt w:val="bullet"/>
      <w:lvlText w:val="o"/>
      <w:lvlJc w:val="left"/>
      <w:pPr>
        <w:ind w:left="6120" w:hanging="360"/>
      </w:pPr>
      <w:rPr>
        <w:rFonts w:ascii="Courier New" w:hAnsi="Courier New" w:hint="default"/>
      </w:rPr>
    </w:lvl>
    <w:lvl w:ilvl="8" w:tplc="FF5AC016">
      <w:start w:val="1"/>
      <w:numFmt w:val="bullet"/>
      <w:lvlText w:val=""/>
      <w:lvlJc w:val="left"/>
      <w:pPr>
        <w:ind w:left="6840" w:hanging="360"/>
      </w:pPr>
      <w:rPr>
        <w:rFonts w:ascii="Wingdings" w:hAnsi="Wingdings" w:hint="default"/>
      </w:rPr>
    </w:lvl>
  </w:abstractNum>
  <w:abstractNum w:abstractNumId="26" w15:restartNumberingAfterBreak="0">
    <w:nsid w:val="096ACC22"/>
    <w:multiLevelType w:val="hybridMultilevel"/>
    <w:tmpl w:val="FFFFFFFF"/>
    <w:lvl w:ilvl="0" w:tplc="3C667B84">
      <w:start w:val="1"/>
      <w:numFmt w:val="bullet"/>
      <w:lvlText w:val=""/>
      <w:lvlJc w:val="left"/>
      <w:pPr>
        <w:ind w:left="720" w:hanging="360"/>
      </w:pPr>
      <w:rPr>
        <w:rFonts w:ascii="Symbol" w:hAnsi="Symbol" w:hint="default"/>
      </w:rPr>
    </w:lvl>
    <w:lvl w:ilvl="1" w:tplc="160C3750">
      <w:start w:val="1"/>
      <w:numFmt w:val="bullet"/>
      <w:lvlText w:val="o"/>
      <w:lvlJc w:val="left"/>
      <w:pPr>
        <w:ind w:left="1440" w:hanging="360"/>
      </w:pPr>
      <w:rPr>
        <w:rFonts w:ascii="Courier New" w:hAnsi="Courier New" w:hint="default"/>
      </w:rPr>
    </w:lvl>
    <w:lvl w:ilvl="2" w:tplc="3FA4037C">
      <w:start w:val="1"/>
      <w:numFmt w:val="bullet"/>
      <w:lvlText w:val=""/>
      <w:lvlJc w:val="left"/>
      <w:pPr>
        <w:ind w:left="2160" w:hanging="360"/>
      </w:pPr>
      <w:rPr>
        <w:rFonts w:ascii="Wingdings" w:hAnsi="Wingdings" w:hint="default"/>
      </w:rPr>
    </w:lvl>
    <w:lvl w:ilvl="3" w:tplc="240407C6">
      <w:start w:val="1"/>
      <w:numFmt w:val="bullet"/>
      <w:lvlText w:val=""/>
      <w:lvlJc w:val="left"/>
      <w:pPr>
        <w:ind w:left="2880" w:hanging="360"/>
      </w:pPr>
      <w:rPr>
        <w:rFonts w:ascii="Symbol" w:hAnsi="Symbol" w:hint="default"/>
      </w:rPr>
    </w:lvl>
    <w:lvl w:ilvl="4" w:tplc="B47EC908">
      <w:start w:val="1"/>
      <w:numFmt w:val="bullet"/>
      <w:lvlText w:val="o"/>
      <w:lvlJc w:val="left"/>
      <w:pPr>
        <w:ind w:left="3600" w:hanging="360"/>
      </w:pPr>
      <w:rPr>
        <w:rFonts w:ascii="Courier New" w:hAnsi="Courier New" w:hint="default"/>
      </w:rPr>
    </w:lvl>
    <w:lvl w:ilvl="5" w:tplc="E6ACFB40">
      <w:start w:val="1"/>
      <w:numFmt w:val="bullet"/>
      <w:lvlText w:val=""/>
      <w:lvlJc w:val="left"/>
      <w:pPr>
        <w:ind w:left="4320" w:hanging="360"/>
      </w:pPr>
      <w:rPr>
        <w:rFonts w:ascii="Wingdings" w:hAnsi="Wingdings" w:hint="default"/>
      </w:rPr>
    </w:lvl>
    <w:lvl w:ilvl="6" w:tplc="58D8E8EE">
      <w:start w:val="1"/>
      <w:numFmt w:val="bullet"/>
      <w:lvlText w:val=""/>
      <w:lvlJc w:val="left"/>
      <w:pPr>
        <w:ind w:left="5040" w:hanging="360"/>
      </w:pPr>
      <w:rPr>
        <w:rFonts w:ascii="Symbol" w:hAnsi="Symbol" w:hint="default"/>
      </w:rPr>
    </w:lvl>
    <w:lvl w:ilvl="7" w:tplc="86AE4640">
      <w:start w:val="1"/>
      <w:numFmt w:val="bullet"/>
      <w:lvlText w:val="o"/>
      <w:lvlJc w:val="left"/>
      <w:pPr>
        <w:ind w:left="5760" w:hanging="360"/>
      </w:pPr>
      <w:rPr>
        <w:rFonts w:ascii="Courier New" w:hAnsi="Courier New" w:hint="default"/>
      </w:rPr>
    </w:lvl>
    <w:lvl w:ilvl="8" w:tplc="6CF205D6">
      <w:start w:val="1"/>
      <w:numFmt w:val="bullet"/>
      <w:lvlText w:val=""/>
      <w:lvlJc w:val="left"/>
      <w:pPr>
        <w:ind w:left="6480" w:hanging="360"/>
      </w:pPr>
      <w:rPr>
        <w:rFonts w:ascii="Wingdings" w:hAnsi="Wingdings" w:hint="default"/>
      </w:rPr>
    </w:lvl>
  </w:abstractNum>
  <w:abstractNum w:abstractNumId="27" w15:restartNumberingAfterBreak="0">
    <w:nsid w:val="09786F98"/>
    <w:multiLevelType w:val="hybridMultilevel"/>
    <w:tmpl w:val="D4E04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9A5FD74"/>
    <w:multiLevelType w:val="hybridMultilevel"/>
    <w:tmpl w:val="FFFFFFFF"/>
    <w:lvl w:ilvl="0" w:tplc="74D0F54C">
      <w:start w:val="1"/>
      <w:numFmt w:val="bullet"/>
      <w:lvlText w:val=""/>
      <w:lvlJc w:val="left"/>
      <w:pPr>
        <w:ind w:left="720" w:hanging="360"/>
      </w:pPr>
      <w:rPr>
        <w:rFonts w:ascii="Symbol" w:hAnsi="Symbol" w:hint="default"/>
      </w:rPr>
    </w:lvl>
    <w:lvl w:ilvl="1" w:tplc="2BF606BA">
      <w:start w:val="1"/>
      <w:numFmt w:val="bullet"/>
      <w:lvlText w:val="o"/>
      <w:lvlJc w:val="left"/>
      <w:pPr>
        <w:ind w:left="1440" w:hanging="360"/>
      </w:pPr>
      <w:rPr>
        <w:rFonts w:ascii="Courier New" w:hAnsi="Courier New" w:hint="default"/>
      </w:rPr>
    </w:lvl>
    <w:lvl w:ilvl="2" w:tplc="4E44E450">
      <w:start w:val="1"/>
      <w:numFmt w:val="bullet"/>
      <w:lvlText w:val=""/>
      <w:lvlJc w:val="left"/>
      <w:pPr>
        <w:ind w:left="2160" w:hanging="360"/>
      </w:pPr>
      <w:rPr>
        <w:rFonts w:ascii="Wingdings" w:hAnsi="Wingdings" w:hint="default"/>
      </w:rPr>
    </w:lvl>
    <w:lvl w:ilvl="3" w:tplc="4C2A400E">
      <w:start w:val="1"/>
      <w:numFmt w:val="bullet"/>
      <w:lvlText w:val=""/>
      <w:lvlJc w:val="left"/>
      <w:pPr>
        <w:ind w:left="2880" w:hanging="360"/>
      </w:pPr>
      <w:rPr>
        <w:rFonts w:ascii="Symbol" w:hAnsi="Symbol" w:hint="default"/>
      </w:rPr>
    </w:lvl>
    <w:lvl w:ilvl="4" w:tplc="EC84495E">
      <w:start w:val="1"/>
      <w:numFmt w:val="bullet"/>
      <w:lvlText w:val="o"/>
      <w:lvlJc w:val="left"/>
      <w:pPr>
        <w:ind w:left="3600" w:hanging="360"/>
      </w:pPr>
      <w:rPr>
        <w:rFonts w:ascii="Courier New" w:hAnsi="Courier New" w:hint="default"/>
      </w:rPr>
    </w:lvl>
    <w:lvl w:ilvl="5" w:tplc="0C9E8234">
      <w:start w:val="1"/>
      <w:numFmt w:val="bullet"/>
      <w:lvlText w:val=""/>
      <w:lvlJc w:val="left"/>
      <w:pPr>
        <w:ind w:left="4320" w:hanging="360"/>
      </w:pPr>
      <w:rPr>
        <w:rFonts w:ascii="Wingdings" w:hAnsi="Wingdings" w:hint="default"/>
      </w:rPr>
    </w:lvl>
    <w:lvl w:ilvl="6" w:tplc="898ADCD8">
      <w:start w:val="1"/>
      <w:numFmt w:val="bullet"/>
      <w:lvlText w:val=""/>
      <w:lvlJc w:val="left"/>
      <w:pPr>
        <w:ind w:left="5040" w:hanging="360"/>
      </w:pPr>
      <w:rPr>
        <w:rFonts w:ascii="Symbol" w:hAnsi="Symbol" w:hint="default"/>
      </w:rPr>
    </w:lvl>
    <w:lvl w:ilvl="7" w:tplc="0A443FAC">
      <w:start w:val="1"/>
      <w:numFmt w:val="bullet"/>
      <w:lvlText w:val="o"/>
      <w:lvlJc w:val="left"/>
      <w:pPr>
        <w:ind w:left="5760" w:hanging="360"/>
      </w:pPr>
      <w:rPr>
        <w:rFonts w:ascii="Courier New" w:hAnsi="Courier New" w:hint="default"/>
      </w:rPr>
    </w:lvl>
    <w:lvl w:ilvl="8" w:tplc="29564E06">
      <w:start w:val="1"/>
      <w:numFmt w:val="bullet"/>
      <w:lvlText w:val=""/>
      <w:lvlJc w:val="left"/>
      <w:pPr>
        <w:ind w:left="6480" w:hanging="360"/>
      </w:pPr>
      <w:rPr>
        <w:rFonts w:ascii="Wingdings" w:hAnsi="Wingdings" w:hint="default"/>
      </w:rPr>
    </w:lvl>
  </w:abstractNum>
  <w:abstractNum w:abstractNumId="29" w15:restartNumberingAfterBreak="0">
    <w:nsid w:val="09BD1ACD"/>
    <w:multiLevelType w:val="hybridMultilevel"/>
    <w:tmpl w:val="FFFFFFFF"/>
    <w:lvl w:ilvl="0" w:tplc="7B46A590">
      <w:start w:val="1"/>
      <w:numFmt w:val="bullet"/>
      <w:lvlText w:val=""/>
      <w:lvlJc w:val="left"/>
      <w:pPr>
        <w:ind w:left="720" w:hanging="360"/>
      </w:pPr>
      <w:rPr>
        <w:rFonts w:ascii="Symbol" w:hAnsi="Symbol" w:hint="default"/>
      </w:rPr>
    </w:lvl>
    <w:lvl w:ilvl="1" w:tplc="17EC3AF0">
      <w:start w:val="1"/>
      <w:numFmt w:val="bullet"/>
      <w:lvlText w:val="o"/>
      <w:lvlJc w:val="left"/>
      <w:pPr>
        <w:ind w:left="1440" w:hanging="360"/>
      </w:pPr>
      <w:rPr>
        <w:rFonts w:ascii="Courier New" w:hAnsi="Courier New" w:hint="default"/>
      </w:rPr>
    </w:lvl>
    <w:lvl w:ilvl="2" w:tplc="66D20D30">
      <w:start w:val="1"/>
      <w:numFmt w:val="bullet"/>
      <w:lvlText w:val=""/>
      <w:lvlJc w:val="left"/>
      <w:pPr>
        <w:ind w:left="2160" w:hanging="360"/>
      </w:pPr>
      <w:rPr>
        <w:rFonts w:ascii="Wingdings" w:hAnsi="Wingdings" w:hint="default"/>
      </w:rPr>
    </w:lvl>
    <w:lvl w:ilvl="3" w:tplc="2AD0FAF8">
      <w:start w:val="1"/>
      <w:numFmt w:val="bullet"/>
      <w:lvlText w:val=""/>
      <w:lvlJc w:val="left"/>
      <w:pPr>
        <w:ind w:left="2880" w:hanging="360"/>
      </w:pPr>
      <w:rPr>
        <w:rFonts w:ascii="Symbol" w:hAnsi="Symbol" w:hint="default"/>
      </w:rPr>
    </w:lvl>
    <w:lvl w:ilvl="4" w:tplc="AC2A79BE">
      <w:start w:val="1"/>
      <w:numFmt w:val="bullet"/>
      <w:lvlText w:val="o"/>
      <w:lvlJc w:val="left"/>
      <w:pPr>
        <w:ind w:left="3600" w:hanging="360"/>
      </w:pPr>
      <w:rPr>
        <w:rFonts w:ascii="Courier New" w:hAnsi="Courier New" w:hint="default"/>
      </w:rPr>
    </w:lvl>
    <w:lvl w:ilvl="5" w:tplc="ED1046B8">
      <w:start w:val="1"/>
      <w:numFmt w:val="bullet"/>
      <w:lvlText w:val=""/>
      <w:lvlJc w:val="left"/>
      <w:pPr>
        <w:ind w:left="4320" w:hanging="360"/>
      </w:pPr>
      <w:rPr>
        <w:rFonts w:ascii="Wingdings" w:hAnsi="Wingdings" w:hint="default"/>
      </w:rPr>
    </w:lvl>
    <w:lvl w:ilvl="6" w:tplc="6256E42A">
      <w:start w:val="1"/>
      <w:numFmt w:val="bullet"/>
      <w:lvlText w:val=""/>
      <w:lvlJc w:val="left"/>
      <w:pPr>
        <w:ind w:left="5040" w:hanging="360"/>
      </w:pPr>
      <w:rPr>
        <w:rFonts w:ascii="Symbol" w:hAnsi="Symbol" w:hint="default"/>
      </w:rPr>
    </w:lvl>
    <w:lvl w:ilvl="7" w:tplc="A8B6ED2A">
      <w:start w:val="1"/>
      <w:numFmt w:val="bullet"/>
      <w:lvlText w:val="o"/>
      <w:lvlJc w:val="left"/>
      <w:pPr>
        <w:ind w:left="5760" w:hanging="360"/>
      </w:pPr>
      <w:rPr>
        <w:rFonts w:ascii="Courier New" w:hAnsi="Courier New" w:hint="default"/>
      </w:rPr>
    </w:lvl>
    <w:lvl w:ilvl="8" w:tplc="EF60D7C6">
      <w:start w:val="1"/>
      <w:numFmt w:val="bullet"/>
      <w:lvlText w:val=""/>
      <w:lvlJc w:val="left"/>
      <w:pPr>
        <w:ind w:left="6480" w:hanging="360"/>
      </w:pPr>
      <w:rPr>
        <w:rFonts w:ascii="Wingdings" w:hAnsi="Wingdings" w:hint="default"/>
      </w:rPr>
    </w:lvl>
  </w:abstractNum>
  <w:abstractNum w:abstractNumId="30" w15:restartNumberingAfterBreak="0">
    <w:nsid w:val="0A2D7FE8"/>
    <w:multiLevelType w:val="hybridMultilevel"/>
    <w:tmpl w:val="FFFFFFFF"/>
    <w:lvl w:ilvl="0" w:tplc="6984722A">
      <w:start w:val="1"/>
      <w:numFmt w:val="decimal"/>
      <w:lvlText w:val="%1."/>
      <w:lvlJc w:val="left"/>
      <w:pPr>
        <w:ind w:left="720" w:hanging="360"/>
      </w:pPr>
    </w:lvl>
    <w:lvl w:ilvl="1" w:tplc="2AAC78E2">
      <w:start w:val="1"/>
      <w:numFmt w:val="lowerLetter"/>
      <w:lvlText w:val="%2."/>
      <w:lvlJc w:val="left"/>
      <w:pPr>
        <w:ind w:left="1440" w:hanging="360"/>
      </w:pPr>
    </w:lvl>
    <w:lvl w:ilvl="2" w:tplc="1C3C839C">
      <w:start w:val="1"/>
      <w:numFmt w:val="lowerRoman"/>
      <w:lvlText w:val="%3."/>
      <w:lvlJc w:val="right"/>
      <w:pPr>
        <w:ind w:left="2160" w:hanging="180"/>
      </w:pPr>
    </w:lvl>
    <w:lvl w:ilvl="3" w:tplc="9A10E64C">
      <w:start w:val="1"/>
      <w:numFmt w:val="decimal"/>
      <w:lvlText w:val="%4."/>
      <w:lvlJc w:val="left"/>
      <w:pPr>
        <w:ind w:left="2880" w:hanging="360"/>
      </w:pPr>
    </w:lvl>
    <w:lvl w:ilvl="4" w:tplc="AC50E478">
      <w:start w:val="1"/>
      <w:numFmt w:val="lowerLetter"/>
      <w:lvlText w:val="%5."/>
      <w:lvlJc w:val="left"/>
      <w:pPr>
        <w:ind w:left="3600" w:hanging="360"/>
      </w:pPr>
    </w:lvl>
    <w:lvl w:ilvl="5" w:tplc="502035F8">
      <w:start w:val="1"/>
      <w:numFmt w:val="lowerRoman"/>
      <w:lvlText w:val="%6."/>
      <w:lvlJc w:val="right"/>
      <w:pPr>
        <w:ind w:left="4320" w:hanging="180"/>
      </w:pPr>
    </w:lvl>
    <w:lvl w:ilvl="6" w:tplc="E39A4582">
      <w:start w:val="1"/>
      <w:numFmt w:val="decimal"/>
      <w:lvlText w:val="%7."/>
      <w:lvlJc w:val="left"/>
      <w:pPr>
        <w:ind w:left="5040" w:hanging="360"/>
      </w:pPr>
    </w:lvl>
    <w:lvl w:ilvl="7" w:tplc="FF88994E">
      <w:start w:val="1"/>
      <w:numFmt w:val="lowerLetter"/>
      <w:lvlText w:val="%8."/>
      <w:lvlJc w:val="left"/>
      <w:pPr>
        <w:ind w:left="5760" w:hanging="360"/>
      </w:pPr>
    </w:lvl>
    <w:lvl w:ilvl="8" w:tplc="B7804BBA">
      <w:start w:val="1"/>
      <w:numFmt w:val="lowerRoman"/>
      <w:lvlText w:val="%9."/>
      <w:lvlJc w:val="right"/>
      <w:pPr>
        <w:ind w:left="6480" w:hanging="180"/>
      </w:pPr>
    </w:lvl>
  </w:abstractNum>
  <w:abstractNum w:abstractNumId="31" w15:restartNumberingAfterBreak="0">
    <w:nsid w:val="0A3A3FF6"/>
    <w:multiLevelType w:val="hybridMultilevel"/>
    <w:tmpl w:val="FFFFFFFF"/>
    <w:lvl w:ilvl="0" w:tplc="57EED814">
      <w:start w:val="1"/>
      <w:numFmt w:val="bullet"/>
      <w:lvlText w:val=""/>
      <w:lvlJc w:val="left"/>
      <w:pPr>
        <w:ind w:left="720" w:hanging="360"/>
      </w:pPr>
      <w:rPr>
        <w:rFonts w:ascii="Symbol" w:hAnsi="Symbol" w:hint="default"/>
      </w:rPr>
    </w:lvl>
    <w:lvl w:ilvl="1" w:tplc="06E85756">
      <w:start w:val="1"/>
      <w:numFmt w:val="bullet"/>
      <w:lvlText w:val="o"/>
      <w:lvlJc w:val="left"/>
      <w:pPr>
        <w:ind w:left="1440" w:hanging="360"/>
      </w:pPr>
      <w:rPr>
        <w:rFonts w:ascii="Courier New" w:hAnsi="Courier New" w:hint="default"/>
      </w:rPr>
    </w:lvl>
    <w:lvl w:ilvl="2" w:tplc="F1A83CFA">
      <w:start w:val="1"/>
      <w:numFmt w:val="bullet"/>
      <w:lvlText w:val=""/>
      <w:lvlJc w:val="left"/>
      <w:pPr>
        <w:ind w:left="2160" w:hanging="360"/>
      </w:pPr>
      <w:rPr>
        <w:rFonts w:ascii="Wingdings" w:hAnsi="Wingdings" w:hint="default"/>
      </w:rPr>
    </w:lvl>
    <w:lvl w:ilvl="3" w:tplc="BDCE04CC">
      <w:start w:val="1"/>
      <w:numFmt w:val="bullet"/>
      <w:lvlText w:val=""/>
      <w:lvlJc w:val="left"/>
      <w:pPr>
        <w:ind w:left="2880" w:hanging="360"/>
      </w:pPr>
      <w:rPr>
        <w:rFonts w:ascii="Symbol" w:hAnsi="Symbol" w:hint="default"/>
      </w:rPr>
    </w:lvl>
    <w:lvl w:ilvl="4" w:tplc="491C0D82">
      <w:start w:val="1"/>
      <w:numFmt w:val="bullet"/>
      <w:lvlText w:val="o"/>
      <w:lvlJc w:val="left"/>
      <w:pPr>
        <w:ind w:left="3600" w:hanging="360"/>
      </w:pPr>
      <w:rPr>
        <w:rFonts w:ascii="Courier New" w:hAnsi="Courier New" w:hint="default"/>
      </w:rPr>
    </w:lvl>
    <w:lvl w:ilvl="5" w:tplc="7EFE783E">
      <w:start w:val="1"/>
      <w:numFmt w:val="bullet"/>
      <w:lvlText w:val=""/>
      <w:lvlJc w:val="left"/>
      <w:pPr>
        <w:ind w:left="4320" w:hanging="360"/>
      </w:pPr>
      <w:rPr>
        <w:rFonts w:ascii="Wingdings" w:hAnsi="Wingdings" w:hint="default"/>
      </w:rPr>
    </w:lvl>
    <w:lvl w:ilvl="6" w:tplc="7CA2D92C">
      <w:start w:val="1"/>
      <w:numFmt w:val="bullet"/>
      <w:lvlText w:val=""/>
      <w:lvlJc w:val="left"/>
      <w:pPr>
        <w:ind w:left="5040" w:hanging="360"/>
      </w:pPr>
      <w:rPr>
        <w:rFonts w:ascii="Symbol" w:hAnsi="Symbol" w:hint="default"/>
      </w:rPr>
    </w:lvl>
    <w:lvl w:ilvl="7" w:tplc="13A4EEE2">
      <w:start w:val="1"/>
      <w:numFmt w:val="bullet"/>
      <w:lvlText w:val="o"/>
      <w:lvlJc w:val="left"/>
      <w:pPr>
        <w:ind w:left="5760" w:hanging="360"/>
      </w:pPr>
      <w:rPr>
        <w:rFonts w:ascii="Courier New" w:hAnsi="Courier New" w:hint="default"/>
      </w:rPr>
    </w:lvl>
    <w:lvl w:ilvl="8" w:tplc="0AA0ED02">
      <w:start w:val="1"/>
      <w:numFmt w:val="bullet"/>
      <w:lvlText w:val=""/>
      <w:lvlJc w:val="left"/>
      <w:pPr>
        <w:ind w:left="6480" w:hanging="360"/>
      </w:pPr>
      <w:rPr>
        <w:rFonts w:ascii="Wingdings" w:hAnsi="Wingdings" w:hint="default"/>
      </w:rPr>
    </w:lvl>
  </w:abstractNum>
  <w:abstractNum w:abstractNumId="32" w15:restartNumberingAfterBreak="0">
    <w:nsid w:val="0ADF323E"/>
    <w:multiLevelType w:val="multilevel"/>
    <w:tmpl w:val="7AAED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7D7ADA"/>
    <w:multiLevelType w:val="hybridMultilevel"/>
    <w:tmpl w:val="D92638A4"/>
    <w:lvl w:ilvl="0" w:tplc="7E748B46">
      <w:start w:val="1"/>
      <w:numFmt w:val="bullet"/>
      <w:lvlText w:val=""/>
      <w:lvlJc w:val="left"/>
      <w:pPr>
        <w:ind w:left="720" w:hanging="360"/>
      </w:pPr>
      <w:rPr>
        <w:rFonts w:ascii="Symbol" w:hAnsi="Symbol" w:hint="default"/>
      </w:rPr>
    </w:lvl>
    <w:lvl w:ilvl="1" w:tplc="77FEAAAA">
      <w:start w:val="1"/>
      <w:numFmt w:val="bullet"/>
      <w:lvlText w:val="o"/>
      <w:lvlJc w:val="left"/>
      <w:pPr>
        <w:ind w:left="1440" w:hanging="360"/>
      </w:pPr>
      <w:rPr>
        <w:rFonts w:ascii="Courier New" w:hAnsi="Courier New" w:hint="default"/>
      </w:rPr>
    </w:lvl>
    <w:lvl w:ilvl="2" w:tplc="C6FA1C66">
      <w:start w:val="1"/>
      <w:numFmt w:val="bullet"/>
      <w:lvlText w:val=""/>
      <w:lvlJc w:val="left"/>
      <w:pPr>
        <w:ind w:left="2160" w:hanging="360"/>
      </w:pPr>
      <w:rPr>
        <w:rFonts w:ascii="Wingdings" w:hAnsi="Wingdings" w:hint="default"/>
      </w:rPr>
    </w:lvl>
    <w:lvl w:ilvl="3" w:tplc="F66C3FF2">
      <w:start w:val="1"/>
      <w:numFmt w:val="bullet"/>
      <w:lvlText w:val=""/>
      <w:lvlJc w:val="left"/>
      <w:pPr>
        <w:ind w:left="2880" w:hanging="360"/>
      </w:pPr>
      <w:rPr>
        <w:rFonts w:ascii="Symbol" w:hAnsi="Symbol" w:hint="default"/>
      </w:rPr>
    </w:lvl>
    <w:lvl w:ilvl="4" w:tplc="75A0EF46">
      <w:start w:val="1"/>
      <w:numFmt w:val="bullet"/>
      <w:lvlText w:val="o"/>
      <w:lvlJc w:val="left"/>
      <w:pPr>
        <w:ind w:left="3600" w:hanging="360"/>
      </w:pPr>
      <w:rPr>
        <w:rFonts w:ascii="Courier New" w:hAnsi="Courier New" w:hint="default"/>
      </w:rPr>
    </w:lvl>
    <w:lvl w:ilvl="5" w:tplc="130E6D90">
      <w:start w:val="1"/>
      <w:numFmt w:val="bullet"/>
      <w:lvlText w:val=""/>
      <w:lvlJc w:val="left"/>
      <w:pPr>
        <w:ind w:left="4320" w:hanging="360"/>
      </w:pPr>
      <w:rPr>
        <w:rFonts w:ascii="Wingdings" w:hAnsi="Wingdings" w:hint="default"/>
      </w:rPr>
    </w:lvl>
    <w:lvl w:ilvl="6" w:tplc="BAD65018">
      <w:start w:val="1"/>
      <w:numFmt w:val="bullet"/>
      <w:lvlText w:val=""/>
      <w:lvlJc w:val="left"/>
      <w:pPr>
        <w:ind w:left="5040" w:hanging="360"/>
      </w:pPr>
      <w:rPr>
        <w:rFonts w:ascii="Symbol" w:hAnsi="Symbol" w:hint="default"/>
      </w:rPr>
    </w:lvl>
    <w:lvl w:ilvl="7" w:tplc="0096E560">
      <w:start w:val="1"/>
      <w:numFmt w:val="bullet"/>
      <w:lvlText w:val="o"/>
      <w:lvlJc w:val="left"/>
      <w:pPr>
        <w:ind w:left="5760" w:hanging="360"/>
      </w:pPr>
      <w:rPr>
        <w:rFonts w:ascii="Courier New" w:hAnsi="Courier New" w:hint="default"/>
      </w:rPr>
    </w:lvl>
    <w:lvl w:ilvl="8" w:tplc="53F68226">
      <w:start w:val="1"/>
      <w:numFmt w:val="bullet"/>
      <w:lvlText w:val=""/>
      <w:lvlJc w:val="left"/>
      <w:pPr>
        <w:ind w:left="6480" w:hanging="360"/>
      </w:pPr>
      <w:rPr>
        <w:rFonts w:ascii="Wingdings" w:hAnsi="Wingdings" w:hint="default"/>
      </w:rPr>
    </w:lvl>
  </w:abstractNum>
  <w:abstractNum w:abstractNumId="34" w15:restartNumberingAfterBreak="0">
    <w:nsid w:val="0C5303A3"/>
    <w:multiLevelType w:val="multilevel"/>
    <w:tmpl w:val="4DDC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D2B988B"/>
    <w:multiLevelType w:val="hybridMultilevel"/>
    <w:tmpl w:val="FFFFFFFF"/>
    <w:lvl w:ilvl="0" w:tplc="00A4E456">
      <w:start w:val="1"/>
      <w:numFmt w:val="decimal"/>
      <w:lvlText w:val="%1."/>
      <w:lvlJc w:val="left"/>
      <w:pPr>
        <w:ind w:left="720" w:hanging="360"/>
      </w:pPr>
    </w:lvl>
    <w:lvl w:ilvl="1" w:tplc="6E44BC0E">
      <w:start w:val="1"/>
      <w:numFmt w:val="lowerLetter"/>
      <w:lvlText w:val="%2."/>
      <w:lvlJc w:val="left"/>
      <w:pPr>
        <w:ind w:left="1440" w:hanging="360"/>
      </w:pPr>
    </w:lvl>
    <w:lvl w:ilvl="2" w:tplc="E0604382">
      <w:start w:val="1"/>
      <w:numFmt w:val="lowerRoman"/>
      <w:lvlText w:val="%3."/>
      <w:lvlJc w:val="right"/>
      <w:pPr>
        <w:ind w:left="2160" w:hanging="180"/>
      </w:pPr>
    </w:lvl>
    <w:lvl w:ilvl="3" w:tplc="26C25E2C">
      <w:start w:val="1"/>
      <w:numFmt w:val="decimal"/>
      <w:lvlText w:val="%4."/>
      <w:lvlJc w:val="left"/>
      <w:pPr>
        <w:ind w:left="2880" w:hanging="360"/>
      </w:pPr>
    </w:lvl>
    <w:lvl w:ilvl="4" w:tplc="2DAA2932">
      <w:start w:val="1"/>
      <w:numFmt w:val="lowerLetter"/>
      <w:lvlText w:val="%5."/>
      <w:lvlJc w:val="left"/>
      <w:pPr>
        <w:ind w:left="3600" w:hanging="360"/>
      </w:pPr>
    </w:lvl>
    <w:lvl w:ilvl="5" w:tplc="C372A0A8">
      <w:start w:val="1"/>
      <w:numFmt w:val="lowerRoman"/>
      <w:lvlText w:val="%6."/>
      <w:lvlJc w:val="right"/>
      <w:pPr>
        <w:ind w:left="4320" w:hanging="180"/>
      </w:pPr>
    </w:lvl>
    <w:lvl w:ilvl="6" w:tplc="D98C6F54">
      <w:start w:val="1"/>
      <w:numFmt w:val="decimal"/>
      <w:lvlText w:val="%7."/>
      <w:lvlJc w:val="left"/>
      <w:pPr>
        <w:ind w:left="5040" w:hanging="360"/>
      </w:pPr>
    </w:lvl>
    <w:lvl w:ilvl="7" w:tplc="59CA2B0A">
      <w:start w:val="1"/>
      <w:numFmt w:val="lowerLetter"/>
      <w:lvlText w:val="%8."/>
      <w:lvlJc w:val="left"/>
      <w:pPr>
        <w:ind w:left="5760" w:hanging="360"/>
      </w:pPr>
    </w:lvl>
    <w:lvl w:ilvl="8" w:tplc="6CDE1186">
      <w:start w:val="1"/>
      <w:numFmt w:val="lowerRoman"/>
      <w:lvlText w:val="%9."/>
      <w:lvlJc w:val="right"/>
      <w:pPr>
        <w:ind w:left="6480" w:hanging="180"/>
      </w:pPr>
    </w:lvl>
  </w:abstractNum>
  <w:abstractNum w:abstractNumId="36" w15:restartNumberingAfterBreak="0">
    <w:nsid w:val="0E1B8C19"/>
    <w:multiLevelType w:val="hybridMultilevel"/>
    <w:tmpl w:val="FFFFFFFF"/>
    <w:lvl w:ilvl="0" w:tplc="46B896CE">
      <w:start w:val="1"/>
      <w:numFmt w:val="bullet"/>
      <w:lvlText w:val=""/>
      <w:lvlJc w:val="left"/>
      <w:pPr>
        <w:ind w:left="720" w:hanging="360"/>
      </w:pPr>
      <w:rPr>
        <w:rFonts w:ascii="Symbol" w:hAnsi="Symbol" w:hint="default"/>
      </w:rPr>
    </w:lvl>
    <w:lvl w:ilvl="1" w:tplc="EDAA1DF6">
      <w:start w:val="1"/>
      <w:numFmt w:val="bullet"/>
      <w:lvlText w:val="o"/>
      <w:lvlJc w:val="left"/>
      <w:pPr>
        <w:ind w:left="1440" w:hanging="360"/>
      </w:pPr>
      <w:rPr>
        <w:rFonts w:ascii="Courier New" w:hAnsi="Courier New" w:hint="default"/>
      </w:rPr>
    </w:lvl>
    <w:lvl w:ilvl="2" w:tplc="DCE4A4EA">
      <w:start w:val="1"/>
      <w:numFmt w:val="bullet"/>
      <w:lvlText w:val=""/>
      <w:lvlJc w:val="left"/>
      <w:pPr>
        <w:ind w:left="2160" w:hanging="360"/>
      </w:pPr>
      <w:rPr>
        <w:rFonts w:ascii="Wingdings" w:hAnsi="Wingdings" w:hint="default"/>
      </w:rPr>
    </w:lvl>
    <w:lvl w:ilvl="3" w:tplc="1A7EA8C4">
      <w:start w:val="1"/>
      <w:numFmt w:val="bullet"/>
      <w:lvlText w:val=""/>
      <w:lvlJc w:val="left"/>
      <w:pPr>
        <w:ind w:left="2880" w:hanging="360"/>
      </w:pPr>
      <w:rPr>
        <w:rFonts w:ascii="Symbol" w:hAnsi="Symbol" w:hint="default"/>
      </w:rPr>
    </w:lvl>
    <w:lvl w:ilvl="4" w:tplc="0A140D7C">
      <w:start w:val="1"/>
      <w:numFmt w:val="bullet"/>
      <w:lvlText w:val="o"/>
      <w:lvlJc w:val="left"/>
      <w:pPr>
        <w:ind w:left="3600" w:hanging="360"/>
      </w:pPr>
      <w:rPr>
        <w:rFonts w:ascii="Courier New" w:hAnsi="Courier New" w:hint="default"/>
      </w:rPr>
    </w:lvl>
    <w:lvl w:ilvl="5" w:tplc="B3241246">
      <w:start w:val="1"/>
      <w:numFmt w:val="bullet"/>
      <w:lvlText w:val=""/>
      <w:lvlJc w:val="left"/>
      <w:pPr>
        <w:ind w:left="4320" w:hanging="360"/>
      </w:pPr>
      <w:rPr>
        <w:rFonts w:ascii="Wingdings" w:hAnsi="Wingdings" w:hint="default"/>
      </w:rPr>
    </w:lvl>
    <w:lvl w:ilvl="6" w:tplc="4F20157C">
      <w:start w:val="1"/>
      <w:numFmt w:val="bullet"/>
      <w:lvlText w:val=""/>
      <w:lvlJc w:val="left"/>
      <w:pPr>
        <w:ind w:left="5040" w:hanging="360"/>
      </w:pPr>
      <w:rPr>
        <w:rFonts w:ascii="Symbol" w:hAnsi="Symbol" w:hint="default"/>
      </w:rPr>
    </w:lvl>
    <w:lvl w:ilvl="7" w:tplc="7EECAF40">
      <w:start w:val="1"/>
      <w:numFmt w:val="bullet"/>
      <w:lvlText w:val="o"/>
      <w:lvlJc w:val="left"/>
      <w:pPr>
        <w:ind w:left="5760" w:hanging="360"/>
      </w:pPr>
      <w:rPr>
        <w:rFonts w:ascii="Courier New" w:hAnsi="Courier New" w:hint="default"/>
      </w:rPr>
    </w:lvl>
    <w:lvl w:ilvl="8" w:tplc="DCFA15C6">
      <w:start w:val="1"/>
      <w:numFmt w:val="bullet"/>
      <w:lvlText w:val=""/>
      <w:lvlJc w:val="left"/>
      <w:pPr>
        <w:ind w:left="6480" w:hanging="360"/>
      </w:pPr>
      <w:rPr>
        <w:rFonts w:ascii="Wingdings" w:hAnsi="Wingdings" w:hint="default"/>
      </w:rPr>
    </w:lvl>
  </w:abstractNum>
  <w:abstractNum w:abstractNumId="37" w15:restartNumberingAfterBreak="0">
    <w:nsid w:val="0E38CE31"/>
    <w:multiLevelType w:val="hybridMultilevel"/>
    <w:tmpl w:val="FFFFFFFF"/>
    <w:lvl w:ilvl="0" w:tplc="7EB422C2">
      <w:start w:val="1"/>
      <w:numFmt w:val="bullet"/>
      <w:lvlText w:val=""/>
      <w:lvlJc w:val="left"/>
      <w:pPr>
        <w:ind w:left="1080" w:hanging="360"/>
      </w:pPr>
      <w:rPr>
        <w:rFonts w:ascii="Symbol" w:hAnsi="Symbol" w:hint="default"/>
      </w:rPr>
    </w:lvl>
    <w:lvl w:ilvl="1" w:tplc="CD387BE8">
      <w:start w:val="1"/>
      <w:numFmt w:val="bullet"/>
      <w:lvlText w:val="o"/>
      <w:lvlJc w:val="left"/>
      <w:pPr>
        <w:ind w:left="1800" w:hanging="360"/>
      </w:pPr>
      <w:rPr>
        <w:rFonts w:ascii="Courier New" w:hAnsi="Courier New" w:hint="default"/>
      </w:rPr>
    </w:lvl>
    <w:lvl w:ilvl="2" w:tplc="F86E377A">
      <w:start w:val="1"/>
      <w:numFmt w:val="bullet"/>
      <w:lvlText w:val=""/>
      <w:lvlJc w:val="left"/>
      <w:pPr>
        <w:ind w:left="2520" w:hanging="360"/>
      </w:pPr>
      <w:rPr>
        <w:rFonts w:ascii="Wingdings" w:hAnsi="Wingdings" w:hint="default"/>
      </w:rPr>
    </w:lvl>
    <w:lvl w:ilvl="3" w:tplc="A226FC0A">
      <w:start w:val="1"/>
      <w:numFmt w:val="bullet"/>
      <w:lvlText w:val=""/>
      <w:lvlJc w:val="left"/>
      <w:pPr>
        <w:ind w:left="3240" w:hanging="360"/>
      </w:pPr>
      <w:rPr>
        <w:rFonts w:ascii="Symbol" w:hAnsi="Symbol" w:hint="default"/>
      </w:rPr>
    </w:lvl>
    <w:lvl w:ilvl="4" w:tplc="9D22CE66">
      <w:start w:val="1"/>
      <w:numFmt w:val="bullet"/>
      <w:lvlText w:val="o"/>
      <w:lvlJc w:val="left"/>
      <w:pPr>
        <w:ind w:left="3960" w:hanging="360"/>
      </w:pPr>
      <w:rPr>
        <w:rFonts w:ascii="Courier New" w:hAnsi="Courier New" w:hint="default"/>
      </w:rPr>
    </w:lvl>
    <w:lvl w:ilvl="5" w:tplc="DCCC0372">
      <w:start w:val="1"/>
      <w:numFmt w:val="bullet"/>
      <w:lvlText w:val=""/>
      <w:lvlJc w:val="left"/>
      <w:pPr>
        <w:ind w:left="4680" w:hanging="360"/>
      </w:pPr>
      <w:rPr>
        <w:rFonts w:ascii="Wingdings" w:hAnsi="Wingdings" w:hint="default"/>
      </w:rPr>
    </w:lvl>
    <w:lvl w:ilvl="6" w:tplc="86EEEE68">
      <w:start w:val="1"/>
      <w:numFmt w:val="bullet"/>
      <w:lvlText w:val=""/>
      <w:lvlJc w:val="left"/>
      <w:pPr>
        <w:ind w:left="5400" w:hanging="360"/>
      </w:pPr>
      <w:rPr>
        <w:rFonts w:ascii="Symbol" w:hAnsi="Symbol" w:hint="default"/>
      </w:rPr>
    </w:lvl>
    <w:lvl w:ilvl="7" w:tplc="BC0EED2E">
      <w:start w:val="1"/>
      <w:numFmt w:val="bullet"/>
      <w:lvlText w:val="o"/>
      <w:lvlJc w:val="left"/>
      <w:pPr>
        <w:ind w:left="6120" w:hanging="360"/>
      </w:pPr>
      <w:rPr>
        <w:rFonts w:ascii="Courier New" w:hAnsi="Courier New" w:hint="default"/>
      </w:rPr>
    </w:lvl>
    <w:lvl w:ilvl="8" w:tplc="82B850F6">
      <w:start w:val="1"/>
      <w:numFmt w:val="bullet"/>
      <w:lvlText w:val=""/>
      <w:lvlJc w:val="left"/>
      <w:pPr>
        <w:ind w:left="6840" w:hanging="360"/>
      </w:pPr>
      <w:rPr>
        <w:rFonts w:ascii="Wingdings" w:hAnsi="Wingdings" w:hint="default"/>
      </w:rPr>
    </w:lvl>
  </w:abstractNum>
  <w:abstractNum w:abstractNumId="38" w15:restartNumberingAfterBreak="0">
    <w:nsid w:val="0E514F45"/>
    <w:multiLevelType w:val="hybridMultilevel"/>
    <w:tmpl w:val="FFFFFFFF"/>
    <w:lvl w:ilvl="0" w:tplc="119E5CBA">
      <w:start w:val="1"/>
      <w:numFmt w:val="bullet"/>
      <w:lvlText w:val=""/>
      <w:lvlJc w:val="left"/>
      <w:pPr>
        <w:ind w:left="720" w:hanging="360"/>
      </w:pPr>
      <w:rPr>
        <w:rFonts w:ascii="Symbol" w:hAnsi="Symbol" w:hint="default"/>
      </w:rPr>
    </w:lvl>
    <w:lvl w:ilvl="1" w:tplc="D65AB77E">
      <w:start w:val="1"/>
      <w:numFmt w:val="bullet"/>
      <w:lvlText w:val="o"/>
      <w:lvlJc w:val="left"/>
      <w:pPr>
        <w:ind w:left="1440" w:hanging="360"/>
      </w:pPr>
      <w:rPr>
        <w:rFonts w:ascii="Courier New" w:hAnsi="Courier New" w:hint="default"/>
      </w:rPr>
    </w:lvl>
    <w:lvl w:ilvl="2" w:tplc="F93ABE4A">
      <w:start w:val="1"/>
      <w:numFmt w:val="bullet"/>
      <w:lvlText w:val=""/>
      <w:lvlJc w:val="left"/>
      <w:pPr>
        <w:ind w:left="2160" w:hanging="360"/>
      </w:pPr>
      <w:rPr>
        <w:rFonts w:ascii="Wingdings" w:hAnsi="Wingdings" w:hint="default"/>
      </w:rPr>
    </w:lvl>
    <w:lvl w:ilvl="3" w:tplc="AA82E5F6">
      <w:start w:val="1"/>
      <w:numFmt w:val="bullet"/>
      <w:lvlText w:val=""/>
      <w:lvlJc w:val="left"/>
      <w:pPr>
        <w:ind w:left="2880" w:hanging="360"/>
      </w:pPr>
      <w:rPr>
        <w:rFonts w:ascii="Symbol" w:hAnsi="Symbol" w:hint="default"/>
      </w:rPr>
    </w:lvl>
    <w:lvl w:ilvl="4" w:tplc="A12EEDF4">
      <w:start w:val="1"/>
      <w:numFmt w:val="bullet"/>
      <w:lvlText w:val="o"/>
      <w:lvlJc w:val="left"/>
      <w:pPr>
        <w:ind w:left="3600" w:hanging="360"/>
      </w:pPr>
      <w:rPr>
        <w:rFonts w:ascii="Courier New" w:hAnsi="Courier New" w:hint="default"/>
      </w:rPr>
    </w:lvl>
    <w:lvl w:ilvl="5" w:tplc="55CCECEE">
      <w:start w:val="1"/>
      <w:numFmt w:val="bullet"/>
      <w:lvlText w:val=""/>
      <w:lvlJc w:val="left"/>
      <w:pPr>
        <w:ind w:left="4320" w:hanging="360"/>
      </w:pPr>
      <w:rPr>
        <w:rFonts w:ascii="Wingdings" w:hAnsi="Wingdings" w:hint="default"/>
      </w:rPr>
    </w:lvl>
    <w:lvl w:ilvl="6" w:tplc="E56040B0">
      <w:start w:val="1"/>
      <w:numFmt w:val="bullet"/>
      <w:lvlText w:val=""/>
      <w:lvlJc w:val="left"/>
      <w:pPr>
        <w:ind w:left="5040" w:hanging="360"/>
      </w:pPr>
      <w:rPr>
        <w:rFonts w:ascii="Symbol" w:hAnsi="Symbol" w:hint="default"/>
      </w:rPr>
    </w:lvl>
    <w:lvl w:ilvl="7" w:tplc="12C458B4">
      <w:start w:val="1"/>
      <w:numFmt w:val="bullet"/>
      <w:lvlText w:val="o"/>
      <w:lvlJc w:val="left"/>
      <w:pPr>
        <w:ind w:left="5760" w:hanging="360"/>
      </w:pPr>
      <w:rPr>
        <w:rFonts w:ascii="Courier New" w:hAnsi="Courier New" w:hint="default"/>
      </w:rPr>
    </w:lvl>
    <w:lvl w:ilvl="8" w:tplc="5A20EA48">
      <w:start w:val="1"/>
      <w:numFmt w:val="bullet"/>
      <w:lvlText w:val=""/>
      <w:lvlJc w:val="left"/>
      <w:pPr>
        <w:ind w:left="6480" w:hanging="360"/>
      </w:pPr>
      <w:rPr>
        <w:rFonts w:ascii="Wingdings" w:hAnsi="Wingdings" w:hint="default"/>
      </w:rPr>
    </w:lvl>
  </w:abstractNum>
  <w:abstractNum w:abstractNumId="39" w15:restartNumberingAfterBreak="0">
    <w:nsid w:val="0F7DCB07"/>
    <w:multiLevelType w:val="hybridMultilevel"/>
    <w:tmpl w:val="FFFFFFFF"/>
    <w:lvl w:ilvl="0" w:tplc="BD5877C0">
      <w:start w:val="1"/>
      <w:numFmt w:val="bullet"/>
      <w:lvlText w:val=""/>
      <w:lvlJc w:val="left"/>
      <w:pPr>
        <w:ind w:left="720" w:hanging="360"/>
      </w:pPr>
      <w:rPr>
        <w:rFonts w:ascii="Symbol" w:hAnsi="Symbol" w:hint="default"/>
      </w:rPr>
    </w:lvl>
    <w:lvl w:ilvl="1" w:tplc="9BD84B7E">
      <w:start w:val="1"/>
      <w:numFmt w:val="bullet"/>
      <w:lvlText w:val="o"/>
      <w:lvlJc w:val="left"/>
      <w:pPr>
        <w:ind w:left="1440" w:hanging="360"/>
      </w:pPr>
      <w:rPr>
        <w:rFonts w:ascii="Courier New" w:hAnsi="Courier New" w:hint="default"/>
      </w:rPr>
    </w:lvl>
    <w:lvl w:ilvl="2" w:tplc="AA003F4E">
      <w:start w:val="1"/>
      <w:numFmt w:val="bullet"/>
      <w:lvlText w:val=""/>
      <w:lvlJc w:val="left"/>
      <w:pPr>
        <w:ind w:left="2160" w:hanging="360"/>
      </w:pPr>
      <w:rPr>
        <w:rFonts w:ascii="Wingdings" w:hAnsi="Wingdings" w:hint="default"/>
      </w:rPr>
    </w:lvl>
    <w:lvl w:ilvl="3" w:tplc="101672DE">
      <w:start w:val="1"/>
      <w:numFmt w:val="bullet"/>
      <w:lvlText w:val=""/>
      <w:lvlJc w:val="left"/>
      <w:pPr>
        <w:ind w:left="2880" w:hanging="360"/>
      </w:pPr>
      <w:rPr>
        <w:rFonts w:ascii="Symbol" w:hAnsi="Symbol" w:hint="default"/>
      </w:rPr>
    </w:lvl>
    <w:lvl w:ilvl="4" w:tplc="2DA0A018">
      <w:start w:val="1"/>
      <w:numFmt w:val="bullet"/>
      <w:lvlText w:val="o"/>
      <w:lvlJc w:val="left"/>
      <w:pPr>
        <w:ind w:left="3600" w:hanging="360"/>
      </w:pPr>
      <w:rPr>
        <w:rFonts w:ascii="Courier New" w:hAnsi="Courier New" w:hint="default"/>
      </w:rPr>
    </w:lvl>
    <w:lvl w:ilvl="5" w:tplc="3C9ED5D0">
      <w:start w:val="1"/>
      <w:numFmt w:val="bullet"/>
      <w:lvlText w:val=""/>
      <w:lvlJc w:val="left"/>
      <w:pPr>
        <w:ind w:left="4320" w:hanging="360"/>
      </w:pPr>
      <w:rPr>
        <w:rFonts w:ascii="Wingdings" w:hAnsi="Wingdings" w:hint="default"/>
      </w:rPr>
    </w:lvl>
    <w:lvl w:ilvl="6" w:tplc="126AE8A0">
      <w:start w:val="1"/>
      <w:numFmt w:val="bullet"/>
      <w:lvlText w:val=""/>
      <w:lvlJc w:val="left"/>
      <w:pPr>
        <w:ind w:left="5040" w:hanging="360"/>
      </w:pPr>
      <w:rPr>
        <w:rFonts w:ascii="Symbol" w:hAnsi="Symbol" w:hint="default"/>
      </w:rPr>
    </w:lvl>
    <w:lvl w:ilvl="7" w:tplc="F1446868">
      <w:start w:val="1"/>
      <w:numFmt w:val="bullet"/>
      <w:lvlText w:val="o"/>
      <w:lvlJc w:val="left"/>
      <w:pPr>
        <w:ind w:left="5760" w:hanging="360"/>
      </w:pPr>
      <w:rPr>
        <w:rFonts w:ascii="Courier New" w:hAnsi="Courier New" w:hint="default"/>
      </w:rPr>
    </w:lvl>
    <w:lvl w:ilvl="8" w:tplc="CEF2B414">
      <w:start w:val="1"/>
      <w:numFmt w:val="bullet"/>
      <w:lvlText w:val=""/>
      <w:lvlJc w:val="left"/>
      <w:pPr>
        <w:ind w:left="6480" w:hanging="360"/>
      </w:pPr>
      <w:rPr>
        <w:rFonts w:ascii="Wingdings" w:hAnsi="Wingdings" w:hint="default"/>
      </w:rPr>
    </w:lvl>
  </w:abstractNum>
  <w:abstractNum w:abstractNumId="40" w15:restartNumberingAfterBreak="0">
    <w:nsid w:val="0FE985DF"/>
    <w:multiLevelType w:val="hybridMultilevel"/>
    <w:tmpl w:val="FFFFFFFF"/>
    <w:lvl w:ilvl="0" w:tplc="807A4228">
      <w:start w:val="1"/>
      <w:numFmt w:val="bullet"/>
      <w:lvlText w:val=""/>
      <w:lvlJc w:val="left"/>
      <w:pPr>
        <w:ind w:left="1080" w:hanging="360"/>
      </w:pPr>
      <w:rPr>
        <w:rFonts w:ascii="Symbol" w:hAnsi="Symbol" w:hint="default"/>
      </w:rPr>
    </w:lvl>
    <w:lvl w:ilvl="1" w:tplc="794A7612">
      <w:start w:val="1"/>
      <w:numFmt w:val="bullet"/>
      <w:lvlText w:val="o"/>
      <w:lvlJc w:val="left"/>
      <w:pPr>
        <w:ind w:left="1800" w:hanging="360"/>
      </w:pPr>
      <w:rPr>
        <w:rFonts w:ascii="Courier New" w:hAnsi="Courier New" w:hint="default"/>
      </w:rPr>
    </w:lvl>
    <w:lvl w:ilvl="2" w:tplc="197CFFDC">
      <w:start w:val="1"/>
      <w:numFmt w:val="bullet"/>
      <w:lvlText w:val=""/>
      <w:lvlJc w:val="left"/>
      <w:pPr>
        <w:ind w:left="2520" w:hanging="360"/>
      </w:pPr>
      <w:rPr>
        <w:rFonts w:ascii="Wingdings" w:hAnsi="Wingdings" w:hint="default"/>
      </w:rPr>
    </w:lvl>
    <w:lvl w:ilvl="3" w:tplc="3FE23E78">
      <w:start w:val="1"/>
      <w:numFmt w:val="bullet"/>
      <w:lvlText w:val=""/>
      <w:lvlJc w:val="left"/>
      <w:pPr>
        <w:ind w:left="3240" w:hanging="360"/>
      </w:pPr>
      <w:rPr>
        <w:rFonts w:ascii="Symbol" w:hAnsi="Symbol" w:hint="default"/>
      </w:rPr>
    </w:lvl>
    <w:lvl w:ilvl="4" w:tplc="FBB04F6E">
      <w:start w:val="1"/>
      <w:numFmt w:val="bullet"/>
      <w:lvlText w:val="o"/>
      <w:lvlJc w:val="left"/>
      <w:pPr>
        <w:ind w:left="3960" w:hanging="360"/>
      </w:pPr>
      <w:rPr>
        <w:rFonts w:ascii="Courier New" w:hAnsi="Courier New" w:hint="default"/>
      </w:rPr>
    </w:lvl>
    <w:lvl w:ilvl="5" w:tplc="B4A4A3F6">
      <w:start w:val="1"/>
      <w:numFmt w:val="bullet"/>
      <w:lvlText w:val=""/>
      <w:lvlJc w:val="left"/>
      <w:pPr>
        <w:ind w:left="4680" w:hanging="360"/>
      </w:pPr>
      <w:rPr>
        <w:rFonts w:ascii="Wingdings" w:hAnsi="Wingdings" w:hint="default"/>
      </w:rPr>
    </w:lvl>
    <w:lvl w:ilvl="6" w:tplc="BAC00BE2">
      <w:start w:val="1"/>
      <w:numFmt w:val="bullet"/>
      <w:lvlText w:val=""/>
      <w:lvlJc w:val="left"/>
      <w:pPr>
        <w:ind w:left="5400" w:hanging="360"/>
      </w:pPr>
      <w:rPr>
        <w:rFonts w:ascii="Symbol" w:hAnsi="Symbol" w:hint="default"/>
      </w:rPr>
    </w:lvl>
    <w:lvl w:ilvl="7" w:tplc="61AED06A">
      <w:start w:val="1"/>
      <w:numFmt w:val="bullet"/>
      <w:lvlText w:val="o"/>
      <w:lvlJc w:val="left"/>
      <w:pPr>
        <w:ind w:left="6120" w:hanging="360"/>
      </w:pPr>
      <w:rPr>
        <w:rFonts w:ascii="Courier New" w:hAnsi="Courier New" w:hint="default"/>
      </w:rPr>
    </w:lvl>
    <w:lvl w:ilvl="8" w:tplc="0E18290A">
      <w:start w:val="1"/>
      <w:numFmt w:val="bullet"/>
      <w:lvlText w:val=""/>
      <w:lvlJc w:val="left"/>
      <w:pPr>
        <w:ind w:left="6840" w:hanging="360"/>
      </w:pPr>
      <w:rPr>
        <w:rFonts w:ascii="Wingdings" w:hAnsi="Wingdings" w:hint="default"/>
      </w:rPr>
    </w:lvl>
  </w:abstractNum>
  <w:abstractNum w:abstractNumId="41" w15:restartNumberingAfterBreak="0">
    <w:nsid w:val="10482571"/>
    <w:multiLevelType w:val="hybridMultilevel"/>
    <w:tmpl w:val="FFFFFFFF"/>
    <w:lvl w:ilvl="0" w:tplc="2D0A6216">
      <w:start w:val="1"/>
      <w:numFmt w:val="bullet"/>
      <w:lvlText w:val=""/>
      <w:lvlJc w:val="left"/>
      <w:pPr>
        <w:ind w:left="1080" w:hanging="360"/>
      </w:pPr>
      <w:rPr>
        <w:rFonts w:ascii="Symbol" w:hAnsi="Symbol" w:hint="default"/>
      </w:rPr>
    </w:lvl>
    <w:lvl w:ilvl="1" w:tplc="544420E6">
      <w:start w:val="1"/>
      <w:numFmt w:val="bullet"/>
      <w:lvlText w:val="o"/>
      <w:lvlJc w:val="left"/>
      <w:pPr>
        <w:ind w:left="1800" w:hanging="360"/>
      </w:pPr>
      <w:rPr>
        <w:rFonts w:ascii="Courier New" w:hAnsi="Courier New" w:hint="default"/>
      </w:rPr>
    </w:lvl>
    <w:lvl w:ilvl="2" w:tplc="A32AEA0A">
      <w:start w:val="1"/>
      <w:numFmt w:val="bullet"/>
      <w:lvlText w:val=""/>
      <w:lvlJc w:val="left"/>
      <w:pPr>
        <w:ind w:left="2520" w:hanging="360"/>
      </w:pPr>
      <w:rPr>
        <w:rFonts w:ascii="Wingdings" w:hAnsi="Wingdings" w:hint="default"/>
      </w:rPr>
    </w:lvl>
    <w:lvl w:ilvl="3" w:tplc="45C60B12">
      <w:start w:val="1"/>
      <w:numFmt w:val="bullet"/>
      <w:lvlText w:val=""/>
      <w:lvlJc w:val="left"/>
      <w:pPr>
        <w:ind w:left="3240" w:hanging="360"/>
      </w:pPr>
      <w:rPr>
        <w:rFonts w:ascii="Symbol" w:hAnsi="Symbol" w:hint="default"/>
      </w:rPr>
    </w:lvl>
    <w:lvl w:ilvl="4" w:tplc="2AE84CA6">
      <w:start w:val="1"/>
      <w:numFmt w:val="bullet"/>
      <w:lvlText w:val="o"/>
      <w:lvlJc w:val="left"/>
      <w:pPr>
        <w:ind w:left="3960" w:hanging="360"/>
      </w:pPr>
      <w:rPr>
        <w:rFonts w:ascii="Courier New" w:hAnsi="Courier New" w:hint="default"/>
      </w:rPr>
    </w:lvl>
    <w:lvl w:ilvl="5" w:tplc="03226756">
      <w:start w:val="1"/>
      <w:numFmt w:val="bullet"/>
      <w:lvlText w:val=""/>
      <w:lvlJc w:val="left"/>
      <w:pPr>
        <w:ind w:left="4680" w:hanging="360"/>
      </w:pPr>
      <w:rPr>
        <w:rFonts w:ascii="Wingdings" w:hAnsi="Wingdings" w:hint="default"/>
      </w:rPr>
    </w:lvl>
    <w:lvl w:ilvl="6" w:tplc="E326ACCA">
      <w:start w:val="1"/>
      <w:numFmt w:val="bullet"/>
      <w:lvlText w:val=""/>
      <w:lvlJc w:val="left"/>
      <w:pPr>
        <w:ind w:left="5400" w:hanging="360"/>
      </w:pPr>
      <w:rPr>
        <w:rFonts w:ascii="Symbol" w:hAnsi="Symbol" w:hint="default"/>
      </w:rPr>
    </w:lvl>
    <w:lvl w:ilvl="7" w:tplc="4A260C90">
      <w:start w:val="1"/>
      <w:numFmt w:val="bullet"/>
      <w:lvlText w:val="o"/>
      <w:lvlJc w:val="left"/>
      <w:pPr>
        <w:ind w:left="6120" w:hanging="360"/>
      </w:pPr>
      <w:rPr>
        <w:rFonts w:ascii="Courier New" w:hAnsi="Courier New" w:hint="default"/>
      </w:rPr>
    </w:lvl>
    <w:lvl w:ilvl="8" w:tplc="54F843F8">
      <w:start w:val="1"/>
      <w:numFmt w:val="bullet"/>
      <w:lvlText w:val=""/>
      <w:lvlJc w:val="left"/>
      <w:pPr>
        <w:ind w:left="6840" w:hanging="360"/>
      </w:pPr>
      <w:rPr>
        <w:rFonts w:ascii="Wingdings" w:hAnsi="Wingdings" w:hint="default"/>
      </w:rPr>
    </w:lvl>
  </w:abstractNum>
  <w:abstractNum w:abstractNumId="42" w15:restartNumberingAfterBreak="0">
    <w:nsid w:val="1048736A"/>
    <w:multiLevelType w:val="hybridMultilevel"/>
    <w:tmpl w:val="FFFFFFFF"/>
    <w:lvl w:ilvl="0" w:tplc="E48A384A">
      <w:start w:val="1"/>
      <w:numFmt w:val="bullet"/>
      <w:lvlText w:val=""/>
      <w:lvlJc w:val="left"/>
      <w:pPr>
        <w:ind w:left="720" w:hanging="360"/>
      </w:pPr>
      <w:rPr>
        <w:rFonts w:ascii="Symbol" w:hAnsi="Symbol" w:hint="default"/>
      </w:rPr>
    </w:lvl>
    <w:lvl w:ilvl="1" w:tplc="C006265C">
      <w:start w:val="1"/>
      <w:numFmt w:val="bullet"/>
      <w:lvlText w:val="o"/>
      <w:lvlJc w:val="left"/>
      <w:pPr>
        <w:ind w:left="1440" w:hanging="360"/>
      </w:pPr>
      <w:rPr>
        <w:rFonts w:ascii="Courier New" w:hAnsi="Courier New" w:hint="default"/>
      </w:rPr>
    </w:lvl>
    <w:lvl w:ilvl="2" w:tplc="F5EAC9E0">
      <w:start w:val="1"/>
      <w:numFmt w:val="bullet"/>
      <w:lvlText w:val=""/>
      <w:lvlJc w:val="left"/>
      <w:pPr>
        <w:ind w:left="2160" w:hanging="360"/>
      </w:pPr>
      <w:rPr>
        <w:rFonts w:ascii="Wingdings" w:hAnsi="Wingdings" w:hint="default"/>
      </w:rPr>
    </w:lvl>
    <w:lvl w:ilvl="3" w:tplc="300C830E">
      <w:start w:val="1"/>
      <w:numFmt w:val="bullet"/>
      <w:lvlText w:val=""/>
      <w:lvlJc w:val="left"/>
      <w:pPr>
        <w:ind w:left="2880" w:hanging="360"/>
      </w:pPr>
      <w:rPr>
        <w:rFonts w:ascii="Symbol" w:hAnsi="Symbol" w:hint="default"/>
      </w:rPr>
    </w:lvl>
    <w:lvl w:ilvl="4" w:tplc="2D78E0A2">
      <w:start w:val="1"/>
      <w:numFmt w:val="bullet"/>
      <w:lvlText w:val="o"/>
      <w:lvlJc w:val="left"/>
      <w:pPr>
        <w:ind w:left="3600" w:hanging="360"/>
      </w:pPr>
      <w:rPr>
        <w:rFonts w:ascii="Courier New" w:hAnsi="Courier New" w:hint="default"/>
      </w:rPr>
    </w:lvl>
    <w:lvl w:ilvl="5" w:tplc="25B4E5BE">
      <w:start w:val="1"/>
      <w:numFmt w:val="bullet"/>
      <w:lvlText w:val=""/>
      <w:lvlJc w:val="left"/>
      <w:pPr>
        <w:ind w:left="4320" w:hanging="360"/>
      </w:pPr>
      <w:rPr>
        <w:rFonts w:ascii="Wingdings" w:hAnsi="Wingdings" w:hint="default"/>
      </w:rPr>
    </w:lvl>
    <w:lvl w:ilvl="6" w:tplc="59DCDB62">
      <w:start w:val="1"/>
      <w:numFmt w:val="bullet"/>
      <w:lvlText w:val=""/>
      <w:lvlJc w:val="left"/>
      <w:pPr>
        <w:ind w:left="5040" w:hanging="360"/>
      </w:pPr>
      <w:rPr>
        <w:rFonts w:ascii="Symbol" w:hAnsi="Symbol" w:hint="default"/>
      </w:rPr>
    </w:lvl>
    <w:lvl w:ilvl="7" w:tplc="D7CA001C">
      <w:start w:val="1"/>
      <w:numFmt w:val="bullet"/>
      <w:lvlText w:val="o"/>
      <w:lvlJc w:val="left"/>
      <w:pPr>
        <w:ind w:left="5760" w:hanging="360"/>
      </w:pPr>
      <w:rPr>
        <w:rFonts w:ascii="Courier New" w:hAnsi="Courier New" w:hint="default"/>
      </w:rPr>
    </w:lvl>
    <w:lvl w:ilvl="8" w:tplc="6D2A4446">
      <w:start w:val="1"/>
      <w:numFmt w:val="bullet"/>
      <w:lvlText w:val=""/>
      <w:lvlJc w:val="left"/>
      <w:pPr>
        <w:ind w:left="6480" w:hanging="360"/>
      </w:pPr>
      <w:rPr>
        <w:rFonts w:ascii="Wingdings" w:hAnsi="Wingdings" w:hint="default"/>
      </w:rPr>
    </w:lvl>
  </w:abstractNum>
  <w:abstractNum w:abstractNumId="43" w15:restartNumberingAfterBreak="0">
    <w:nsid w:val="10746D45"/>
    <w:multiLevelType w:val="hybridMultilevel"/>
    <w:tmpl w:val="5BF8BF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14F0E7E1"/>
    <w:multiLevelType w:val="hybridMultilevel"/>
    <w:tmpl w:val="FFFFFFFF"/>
    <w:lvl w:ilvl="0" w:tplc="EC1A5FB8">
      <w:start w:val="1"/>
      <w:numFmt w:val="decimal"/>
      <w:lvlText w:val=""/>
      <w:lvlJc w:val="left"/>
      <w:pPr>
        <w:ind w:left="720" w:hanging="360"/>
      </w:pPr>
      <w:rPr>
        <w:rFonts w:ascii="Symbol" w:hAnsi="Symbol" w:hint="default"/>
      </w:rPr>
    </w:lvl>
    <w:lvl w:ilvl="1" w:tplc="7A7C5438">
      <w:start w:val="1"/>
      <w:numFmt w:val="bullet"/>
      <w:lvlText w:val="o"/>
      <w:lvlJc w:val="left"/>
      <w:pPr>
        <w:ind w:left="1440" w:hanging="360"/>
      </w:pPr>
      <w:rPr>
        <w:rFonts w:ascii="Courier New" w:hAnsi="Courier New" w:hint="default"/>
      </w:rPr>
    </w:lvl>
    <w:lvl w:ilvl="2" w:tplc="3AD2FE68">
      <w:start w:val="1"/>
      <w:numFmt w:val="bullet"/>
      <w:lvlText w:val=""/>
      <w:lvlJc w:val="left"/>
      <w:pPr>
        <w:ind w:left="2160" w:hanging="360"/>
      </w:pPr>
      <w:rPr>
        <w:rFonts w:ascii="Wingdings" w:hAnsi="Wingdings" w:hint="default"/>
      </w:rPr>
    </w:lvl>
    <w:lvl w:ilvl="3" w:tplc="A3D83EEA">
      <w:start w:val="1"/>
      <w:numFmt w:val="bullet"/>
      <w:lvlText w:val=""/>
      <w:lvlJc w:val="left"/>
      <w:pPr>
        <w:ind w:left="2880" w:hanging="360"/>
      </w:pPr>
      <w:rPr>
        <w:rFonts w:ascii="Symbol" w:hAnsi="Symbol" w:hint="default"/>
      </w:rPr>
    </w:lvl>
    <w:lvl w:ilvl="4" w:tplc="F34C7326">
      <w:start w:val="1"/>
      <w:numFmt w:val="bullet"/>
      <w:lvlText w:val="o"/>
      <w:lvlJc w:val="left"/>
      <w:pPr>
        <w:ind w:left="3600" w:hanging="360"/>
      </w:pPr>
      <w:rPr>
        <w:rFonts w:ascii="Courier New" w:hAnsi="Courier New" w:hint="default"/>
      </w:rPr>
    </w:lvl>
    <w:lvl w:ilvl="5" w:tplc="FDCE604A">
      <w:start w:val="1"/>
      <w:numFmt w:val="bullet"/>
      <w:lvlText w:val=""/>
      <w:lvlJc w:val="left"/>
      <w:pPr>
        <w:ind w:left="4320" w:hanging="360"/>
      </w:pPr>
      <w:rPr>
        <w:rFonts w:ascii="Wingdings" w:hAnsi="Wingdings" w:hint="default"/>
      </w:rPr>
    </w:lvl>
    <w:lvl w:ilvl="6" w:tplc="58FE7390">
      <w:start w:val="1"/>
      <w:numFmt w:val="bullet"/>
      <w:lvlText w:val=""/>
      <w:lvlJc w:val="left"/>
      <w:pPr>
        <w:ind w:left="5040" w:hanging="360"/>
      </w:pPr>
      <w:rPr>
        <w:rFonts w:ascii="Symbol" w:hAnsi="Symbol" w:hint="default"/>
      </w:rPr>
    </w:lvl>
    <w:lvl w:ilvl="7" w:tplc="FBA233E8">
      <w:start w:val="1"/>
      <w:numFmt w:val="bullet"/>
      <w:lvlText w:val="o"/>
      <w:lvlJc w:val="left"/>
      <w:pPr>
        <w:ind w:left="5760" w:hanging="360"/>
      </w:pPr>
      <w:rPr>
        <w:rFonts w:ascii="Courier New" w:hAnsi="Courier New" w:hint="default"/>
      </w:rPr>
    </w:lvl>
    <w:lvl w:ilvl="8" w:tplc="DB4CAAB6">
      <w:start w:val="1"/>
      <w:numFmt w:val="bullet"/>
      <w:lvlText w:val=""/>
      <w:lvlJc w:val="left"/>
      <w:pPr>
        <w:ind w:left="6480" w:hanging="360"/>
      </w:pPr>
      <w:rPr>
        <w:rFonts w:ascii="Wingdings" w:hAnsi="Wingdings" w:hint="default"/>
      </w:rPr>
    </w:lvl>
  </w:abstractNum>
  <w:abstractNum w:abstractNumId="45" w15:restartNumberingAfterBreak="0">
    <w:nsid w:val="156A9E03"/>
    <w:multiLevelType w:val="hybridMultilevel"/>
    <w:tmpl w:val="FFFFFFFF"/>
    <w:lvl w:ilvl="0" w:tplc="78C45DD2">
      <w:start w:val="1"/>
      <w:numFmt w:val="bullet"/>
      <w:lvlText w:val=""/>
      <w:lvlJc w:val="left"/>
      <w:pPr>
        <w:ind w:left="1080" w:hanging="360"/>
      </w:pPr>
      <w:rPr>
        <w:rFonts w:ascii="Symbol" w:hAnsi="Symbol" w:hint="default"/>
      </w:rPr>
    </w:lvl>
    <w:lvl w:ilvl="1" w:tplc="9EC8F828">
      <w:start w:val="1"/>
      <w:numFmt w:val="bullet"/>
      <w:lvlText w:val="o"/>
      <w:lvlJc w:val="left"/>
      <w:pPr>
        <w:ind w:left="1800" w:hanging="360"/>
      </w:pPr>
      <w:rPr>
        <w:rFonts w:ascii="Courier New" w:hAnsi="Courier New" w:hint="default"/>
      </w:rPr>
    </w:lvl>
    <w:lvl w:ilvl="2" w:tplc="C244242E">
      <w:start w:val="1"/>
      <w:numFmt w:val="bullet"/>
      <w:lvlText w:val=""/>
      <w:lvlJc w:val="left"/>
      <w:pPr>
        <w:ind w:left="2520" w:hanging="360"/>
      </w:pPr>
      <w:rPr>
        <w:rFonts w:ascii="Wingdings" w:hAnsi="Wingdings" w:hint="default"/>
      </w:rPr>
    </w:lvl>
    <w:lvl w:ilvl="3" w:tplc="3B244B88">
      <w:start w:val="1"/>
      <w:numFmt w:val="bullet"/>
      <w:lvlText w:val=""/>
      <w:lvlJc w:val="left"/>
      <w:pPr>
        <w:ind w:left="3240" w:hanging="360"/>
      </w:pPr>
      <w:rPr>
        <w:rFonts w:ascii="Symbol" w:hAnsi="Symbol" w:hint="default"/>
      </w:rPr>
    </w:lvl>
    <w:lvl w:ilvl="4" w:tplc="08260CEC">
      <w:start w:val="1"/>
      <w:numFmt w:val="bullet"/>
      <w:lvlText w:val="o"/>
      <w:lvlJc w:val="left"/>
      <w:pPr>
        <w:ind w:left="3960" w:hanging="360"/>
      </w:pPr>
      <w:rPr>
        <w:rFonts w:ascii="Courier New" w:hAnsi="Courier New" w:hint="default"/>
      </w:rPr>
    </w:lvl>
    <w:lvl w:ilvl="5" w:tplc="FAA64FAC">
      <w:start w:val="1"/>
      <w:numFmt w:val="bullet"/>
      <w:lvlText w:val=""/>
      <w:lvlJc w:val="left"/>
      <w:pPr>
        <w:ind w:left="4680" w:hanging="360"/>
      </w:pPr>
      <w:rPr>
        <w:rFonts w:ascii="Wingdings" w:hAnsi="Wingdings" w:hint="default"/>
      </w:rPr>
    </w:lvl>
    <w:lvl w:ilvl="6" w:tplc="06D684C0">
      <w:start w:val="1"/>
      <w:numFmt w:val="bullet"/>
      <w:lvlText w:val=""/>
      <w:lvlJc w:val="left"/>
      <w:pPr>
        <w:ind w:left="5400" w:hanging="360"/>
      </w:pPr>
      <w:rPr>
        <w:rFonts w:ascii="Symbol" w:hAnsi="Symbol" w:hint="default"/>
      </w:rPr>
    </w:lvl>
    <w:lvl w:ilvl="7" w:tplc="1ECA7358">
      <w:start w:val="1"/>
      <w:numFmt w:val="bullet"/>
      <w:lvlText w:val="o"/>
      <w:lvlJc w:val="left"/>
      <w:pPr>
        <w:ind w:left="6120" w:hanging="360"/>
      </w:pPr>
      <w:rPr>
        <w:rFonts w:ascii="Courier New" w:hAnsi="Courier New" w:hint="default"/>
      </w:rPr>
    </w:lvl>
    <w:lvl w:ilvl="8" w:tplc="9ADC77B0">
      <w:start w:val="1"/>
      <w:numFmt w:val="bullet"/>
      <w:lvlText w:val=""/>
      <w:lvlJc w:val="left"/>
      <w:pPr>
        <w:ind w:left="6840" w:hanging="360"/>
      </w:pPr>
      <w:rPr>
        <w:rFonts w:ascii="Wingdings" w:hAnsi="Wingdings" w:hint="default"/>
      </w:rPr>
    </w:lvl>
  </w:abstractNum>
  <w:abstractNum w:abstractNumId="46" w15:restartNumberingAfterBreak="0">
    <w:nsid w:val="16D3137A"/>
    <w:multiLevelType w:val="hybridMultilevel"/>
    <w:tmpl w:val="FFFFFFFF"/>
    <w:lvl w:ilvl="0" w:tplc="C5AC0FE6">
      <w:start w:val="1"/>
      <w:numFmt w:val="bullet"/>
      <w:lvlText w:val=""/>
      <w:lvlJc w:val="left"/>
      <w:pPr>
        <w:ind w:left="720" w:hanging="360"/>
      </w:pPr>
      <w:rPr>
        <w:rFonts w:ascii="Symbol" w:hAnsi="Symbol" w:hint="default"/>
      </w:rPr>
    </w:lvl>
    <w:lvl w:ilvl="1" w:tplc="52A8844A">
      <w:start w:val="1"/>
      <w:numFmt w:val="bullet"/>
      <w:lvlText w:val="o"/>
      <w:lvlJc w:val="left"/>
      <w:pPr>
        <w:ind w:left="1440" w:hanging="360"/>
      </w:pPr>
      <w:rPr>
        <w:rFonts w:ascii="Courier New" w:hAnsi="Courier New" w:hint="default"/>
      </w:rPr>
    </w:lvl>
    <w:lvl w:ilvl="2" w:tplc="99C0FD30">
      <w:start w:val="1"/>
      <w:numFmt w:val="bullet"/>
      <w:lvlText w:val=""/>
      <w:lvlJc w:val="left"/>
      <w:pPr>
        <w:ind w:left="2160" w:hanging="360"/>
      </w:pPr>
      <w:rPr>
        <w:rFonts w:ascii="Wingdings" w:hAnsi="Wingdings" w:hint="default"/>
      </w:rPr>
    </w:lvl>
    <w:lvl w:ilvl="3" w:tplc="A078ACCE">
      <w:start w:val="1"/>
      <w:numFmt w:val="bullet"/>
      <w:lvlText w:val=""/>
      <w:lvlJc w:val="left"/>
      <w:pPr>
        <w:ind w:left="2880" w:hanging="360"/>
      </w:pPr>
      <w:rPr>
        <w:rFonts w:ascii="Symbol" w:hAnsi="Symbol" w:hint="default"/>
      </w:rPr>
    </w:lvl>
    <w:lvl w:ilvl="4" w:tplc="F3244976">
      <w:start w:val="1"/>
      <w:numFmt w:val="bullet"/>
      <w:lvlText w:val="o"/>
      <w:lvlJc w:val="left"/>
      <w:pPr>
        <w:ind w:left="3600" w:hanging="360"/>
      </w:pPr>
      <w:rPr>
        <w:rFonts w:ascii="Courier New" w:hAnsi="Courier New" w:hint="default"/>
      </w:rPr>
    </w:lvl>
    <w:lvl w:ilvl="5" w:tplc="9C1680C2">
      <w:start w:val="1"/>
      <w:numFmt w:val="bullet"/>
      <w:lvlText w:val=""/>
      <w:lvlJc w:val="left"/>
      <w:pPr>
        <w:ind w:left="4320" w:hanging="360"/>
      </w:pPr>
      <w:rPr>
        <w:rFonts w:ascii="Wingdings" w:hAnsi="Wingdings" w:hint="default"/>
      </w:rPr>
    </w:lvl>
    <w:lvl w:ilvl="6" w:tplc="27F4450C">
      <w:start w:val="1"/>
      <w:numFmt w:val="bullet"/>
      <w:lvlText w:val=""/>
      <w:lvlJc w:val="left"/>
      <w:pPr>
        <w:ind w:left="5040" w:hanging="360"/>
      </w:pPr>
      <w:rPr>
        <w:rFonts w:ascii="Symbol" w:hAnsi="Symbol" w:hint="default"/>
      </w:rPr>
    </w:lvl>
    <w:lvl w:ilvl="7" w:tplc="298EABC6">
      <w:start w:val="1"/>
      <w:numFmt w:val="bullet"/>
      <w:lvlText w:val="o"/>
      <w:lvlJc w:val="left"/>
      <w:pPr>
        <w:ind w:left="5760" w:hanging="360"/>
      </w:pPr>
      <w:rPr>
        <w:rFonts w:ascii="Courier New" w:hAnsi="Courier New" w:hint="default"/>
      </w:rPr>
    </w:lvl>
    <w:lvl w:ilvl="8" w:tplc="55B8EEB8">
      <w:start w:val="1"/>
      <w:numFmt w:val="bullet"/>
      <w:lvlText w:val=""/>
      <w:lvlJc w:val="left"/>
      <w:pPr>
        <w:ind w:left="6480" w:hanging="360"/>
      </w:pPr>
      <w:rPr>
        <w:rFonts w:ascii="Wingdings" w:hAnsi="Wingdings" w:hint="default"/>
      </w:rPr>
    </w:lvl>
  </w:abstractNum>
  <w:abstractNum w:abstractNumId="47" w15:restartNumberingAfterBreak="0">
    <w:nsid w:val="185F044F"/>
    <w:multiLevelType w:val="hybridMultilevel"/>
    <w:tmpl w:val="FFFFFFFF"/>
    <w:lvl w:ilvl="0" w:tplc="050E2832">
      <w:start w:val="1"/>
      <w:numFmt w:val="decimal"/>
      <w:lvlText w:val=""/>
      <w:lvlJc w:val="left"/>
      <w:pPr>
        <w:ind w:left="360" w:hanging="360"/>
      </w:pPr>
      <w:rPr>
        <w:rFonts w:ascii="Symbol" w:hAnsi="Symbol" w:hint="default"/>
      </w:rPr>
    </w:lvl>
    <w:lvl w:ilvl="1" w:tplc="6E74F4EE">
      <w:start w:val="1"/>
      <w:numFmt w:val="bullet"/>
      <w:lvlText w:val="o"/>
      <w:lvlJc w:val="left"/>
      <w:pPr>
        <w:ind w:left="1080" w:hanging="360"/>
      </w:pPr>
      <w:rPr>
        <w:rFonts w:ascii="Courier New" w:hAnsi="Courier New" w:hint="default"/>
      </w:rPr>
    </w:lvl>
    <w:lvl w:ilvl="2" w:tplc="E27083B2">
      <w:start w:val="1"/>
      <w:numFmt w:val="bullet"/>
      <w:lvlText w:val=""/>
      <w:lvlJc w:val="left"/>
      <w:pPr>
        <w:ind w:left="1800" w:hanging="360"/>
      </w:pPr>
      <w:rPr>
        <w:rFonts w:ascii="Wingdings" w:hAnsi="Wingdings" w:hint="default"/>
      </w:rPr>
    </w:lvl>
    <w:lvl w:ilvl="3" w:tplc="D1DEBD00">
      <w:start w:val="1"/>
      <w:numFmt w:val="bullet"/>
      <w:lvlText w:val=""/>
      <w:lvlJc w:val="left"/>
      <w:pPr>
        <w:ind w:left="2520" w:hanging="360"/>
      </w:pPr>
      <w:rPr>
        <w:rFonts w:ascii="Symbol" w:hAnsi="Symbol" w:hint="default"/>
      </w:rPr>
    </w:lvl>
    <w:lvl w:ilvl="4" w:tplc="3702B37C">
      <w:start w:val="1"/>
      <w:numFmt w:val="bullet"/>
      <w:lvlText w:val="o"/>
      <w:lvlJc w:val="left"/>
      <w:pPr>
        <w:ind w:left="3240" w:hanging="360"/>
      </w:pPr>
      <w:rPr>
        <w:rFonts w:ascii="Courier New" w:hAnsi="Courier New" w:hint="default"/>
      </w:rPr>
    </w:lvl>
    <w:lvl w:ilvl="5" w:tplc="0C2EC718">
      <w:start w:val="1"/>
      <w:numFmt w:val="bullet"/>
      <w:lvlText w:val=""/>
      <w:lvlJc w:val="left"/>
      <w:pPr>
        <w:ind w:left="3960" w:hanging="360"/>
      </w:pPr>
      <w:rPr>
        <w:rFonts w:ascii="Wingdings" w:hAnsi="Wingdings" w:hint="default"/>
      </w:rPr>
    </w:lvl>
    <w:lvl w:ilvl="6" w:tplc="6F406C28">
      <w:start w:val="1"/>
      <w:numFmt w:val="bullet"/>
      <w:lvlText w:val=""/>
      <w:lvlJc w:val="left"/>
      <w:pPr>
        <w:ind w:left="4680" w:hanging="360"/>
      </w:pPr>
      <w:rPr>
        <w:rFonts w:ascii="Symbol" w:hAnsi="Symbol" w:hint="default"/>
      </w:rPr>
    </w:lvl>
    <w:lvl w:ilvl="7" w:tplc="B5947994">
      <w:start w:val="1"/>
      <w:numFmt w:val="bullet"/>
      <w:lvlText w:val="o"/>
      <w:lvlJc w:val="left"/>
      <w:pPr>
        <w:ind w:left="5400" w:hanging="360"/>
      </w:pPr>
      <w:rPr>
        <w:rFonts w:ascii="Courier New" w:hAnsi="Courier New" w:hint="default"/>
      </w:rPr>
    </w:lvl>
    <w:lvl w:ilvl="8" w:tplc="BC7A3FC8">
      <w:start w:val="1"/>
      <w:numFmt w:val="bullet"/>
      <w:lvlText w:val=""/>
      <w:lvlJc w:val="left"/>
      <w:pPr>
        <w:ind w:left="6120" w:hanging="360"/>
      </w:pPr>
      <w:rPr>
        <w:rFonts w:ascii="Wingdings" w:hAnsi="Wingdings" w:hint="default"/>
      </w:rPr>
    </w:lvl>
  </w:abstractNum>
  <w:abstractNum w:abstractNumId="48" w15:restartNumberingAfterBreak="0">
    <w:nsid w:val="18EA5D59"/>
    <w:multiLevelType w:val="hybridMultilevel"/>
    <w:tmpl w:val="FFFFFFFF"/>
    <w:lvl w:ilvl="0" w:tplc="B4409E42">
      <w:start w:val="1"/>
      <w:numFmt w:val="bullet"/>
      <w:lvlText w:val=""/>
      <w:lvlJc w:val="left"/>
      <w:pPr>
        <w:ind w:left="720" w:hanging="360"/>
      </w:pPr>
      <w:rPr>
        <w:rFonts w:ascii="Symbol" w:hAnsi="Symbol" w:hint="default"/>
      </w:rPr>
    </w:lvl>
    <w:lvl w:ilvl="1" w:tplc="D87A5FDE">
      <w:start w:val="1"/>
      <w:numFmt w:val="bullet"/>
      <w:lvlText w:val="o"/>
      <w:lvlJc w:val="left"/>
      <w:pPr>
        <w:ind w:left="1440" w:hanging="360"/>
      </w:pPr>
      <w:rPr>
        <w:rFonts w:ascii="Courier New" w:hAnsi="Courier New" w:hint="default"/>
      </w:rPr>
    </w:lvl>
    <w:lvl w:ilvl="2" w:tplc="3F40C3F4">
      <w:start w:val="1"/>
      <w:numFmt w:val="bullet"/>
      <w:lvlText w:val=""/>
      <w:lvlJc w:val="left"/>
      <w:pPr>
        <w:ind w:left="2160" w:hanging="360"/>
      </w:pPr>
      <w:rPr>
        <w:rFonts w:ascii="Wingdings" w:hAnsi="Wingdings" w:hint="default"/>
      </w:rPr>
    </w:lvl>
    <w:lvl w:ilvl="3" w:tplc="0B3AF98C">
      <w:start w:val="1"/>
      <w:numFmt w:val="bullet"/>
      <w:lvlText w:val=""/>
      <w:lvlJc w:val="left"/>
      <w:pPr>
        <w:ind w:left="2880" w:hanging="360"/>
      </w:pPr>
      <w:rPr>
        <w:rFonts w:ascii="Symbol" w:hAnsi="Symbol" w:hint="default"/>
      </w:rPr>
    </w:lvl>
    <w:lvl w:ilvl="4" w:tplc="323EC686">
      <w:start w:val="1"/>
      <w:numFmt w:val="bullet"/>
      <w:lvlText w:val="o"/>
      <w:lvlJc w:val="left"/>
      <w:pPr>
        <w:ind w:left="3600" w:hanging="360"/>
      </w:pPr>
      <w:rPr>
        <w:rFonts w:ascii="Courier New" w:hAnsi="Courier New" w:hint="default"/>
      </w:rPr>
    </w:lvl>
    <w:lvl w:ilvl="5" w:tplc="ACE44DD2">
      <w:start w:val="1"/>
      <w:numFmt w:val="bullet"/>
      <w:lvlText w:val=""/>
      <w:lvlJc w:val="left"/>
      <w:pPr>
        <w:ind w:left="4320" w:hanging="360"/>
      </w:pPr>
      <w:rPr>
        <w:rFonts w:ascii="Wingdings" w:hAnsi="Wingdings" w:hint="default"/>
      </w:rPr>
    </w:lvl>
    <w:lvl w:ilvl="6" w:tplc="F0B84BDE">
      <w:start w:val="1"/>
      <w:numFmt w:val="bullet"/>
      <w:lvlText w:val=""/>
      <w:lvlJc w:val="left"/>
      <w:pPr>
        <w:ind w:left="5040" w:hanging="360"/>
      </w:pPr>
      <w:rPr>
        <w:rFonts w:ascii="Symbol" w:hAnsi="Symbol" w:hint="default"/>
      </w:rPr>
    </w:lvl>
    <w:lvl w:ilvl="7" w:tplc="01209B92">
      <w:start w:val="1"/>
      <w:numFmt w:val="bullet"/>
      <w:lvlText w:val="o"/>
      <w:lvlJc w:val="left"/>
      <w:pPr>
        <w:ind w:left="5760" w:hanging="360"/>
      </w:pPr>
      <w:rPr>
        <w:rFonts w:ascii="Courier New" w:hAnsi="Courier New" w:hint="default"/>
      </w:rPr>
    </w:lvl>
    <w:lvl w:ilvl="8" w:tplc="DD1C251E">
      <w:start w:val="1"/>
      <w:numFmt w:val="bullet"/>
      <w:lvlText w:val=""/>
      <w:lvlJc w:val="left"/>
      <w:pPr>
        <w:ind w:left="6480" w:hanging="360"/>
      </w:pPr>
      <w:rPr>
        <w:rFonts w:ascii="Wingdings" w:hAnsi="Wingdings" w:hint="default"/>
      </w:rPr>
    </w:lvl>
  </w:abstractNum>
  <w:abstractNum w:abstractNumId="49" w15:restartNumberingAfterBreak="0">
    <w:nsid w:val="1990055C"/>
    <w:multiLevelType w:val="hybridMultilevel"/>
    <w:tmpl w:val="FFFFFFFF"/>
    <w:lvl w:ilvl="0" w:tplc="18724B4A">
      <w:start w:val="1"/>
      <w:numFmt w:val="bullet"/>
      <w:lvlText w:val=""/>
      <w:lvlJc w:val="left"/>
      <w:pPr>
        <w:ind w:left="720" w:hanging="360"/>
      </w:pPr>
      <w:rPr>
        <w:rFonts w:ascii="Symbol" w:hAnsi="Symbol" w:hint="default"/>
      </w:rPr>
    </w:lvl>
    <w:lvl w:ilvl="1" w:tplc="B0B8279A">
      <w:start w:val="1"/>
      <w:numFmt w:val="bullet"/>
      <w:lvlText w:val="o"/>
      <w:lvlJc w:val="left"/>
      <w:pPr>
        <w:ind w:left="1440" w:hanging="360"/>
      </w:pPr>
      <w:rPr>
        <w:rFonts w:ascii="Courier New" w:hAnsi="Courier New" w:hint="default"/>
      </w:rPr>
    </w:lvl>
    <w:lvl w:ilvl="2" w:tplc="C144D27A">
      <w:start w:val="1"/>
      <w:numFmt w:val="bullet"/>
      <w:lvlText w:val=""/>
      <w:lvlJc w:val="left"/>
      <w:pPr>
        <w:ind w:left="2160" w:hanging="360"/>
      </w:pPr>
      <w:rPr>
        <w:rFonts w:ascii="Wingdings" w:hAnsi="Wingdings" w:hint="default"/>
      </w:rPr>
    </w:lvl>
    <w:lvl w:ilvl="3" w:tplc="2AD46392">
      <w:start w:val="1"/>
      <w:numFmt w:val="bullet"/>
      <w:lvlText w:val=""/>
      <w:lvlJc w:val="left"/>
      <w:pPr>
        <w:ind w:left="2880" w:hanging="360"/>
      </w:pPr>
      <w:rPr>
        <w:rFonts w:ascii="Symbol" w:hAnsi="Symbol" w:hint="default"/>
      </w:rPr>
    </w:lvl>
    <w:lvl w:ilvl="4" w:tplc="635AF45C">
      <w:start w:val="1"/>
      <w:numFmt w:val="bullet"/>
      <w:lvlText w:val="o"/>
      <w:lvlJc w:val="left"/>
      <w:pPr>
        <w:ind w:left="3600" w:hanging="360"/>
      </w:pPr>
      <w:rPr>
        <w:rFonts w:ascii="Courier New" w:hAnsi="Courier New" w:hint="default"/>
      </w:rPr>
    </w:lvl>
    <w:lvl w:ilvl="5" w:tplc="03C4F326">
      <w:start w:val="1"/>
      <w:numFmt w:val="bullet"/>
      <w:lvlText w:val=""/>
      <w:lvlJc w:val="left"/>
      <w:pPr>
        <w:ind w:left="4320" w:hanging="360"/>
      </w:pPr>
      <w:rPr>
        <w:rFonts w:ascii="Wingdings" w:hAnsi="Wingdings" w:hint="default"/>
      </w:rPr>
    </w:lvl>
    <w:lvl w:ilvl="6" w:tplc="7A544BEE">
      <w:start w:val="1"/>
      <w:numFmt w:val="bullet"/>
      <w:lvlText w:val=""/>
      <w:lvlJc w:val="left"/>
      <w:pPr>
        <w:ind w:left="5040" w:hanging="360"/>
      </w:pPr>
      <w:rPr>
        <w:rFonts w:ascii="Symbol" w:hAnsi="Symbol" w:hint="default"/>
      </w:rPr>
    </w:lvl>
    <w:lvl w:ilvl="7" w:tplc="49BE8BAA">
      <w:start w:val="1"/>
      <w:numFmt w:val="bullet"/>
      <w:lvlText w:val="o"/>
      <w:lvlJc w:val="left"/>
      <w:pPr>
        <w:ind w:left="5760" w:hanging="360"/>
      </w:pPr>
      <w:rPr>
        <w:rFonts w:ascii="Courier New" w:hAnsi="Courier New" w:hint="default"/>
      </w:rPr>
    </w:lvl>
    <w:lvl w:ilvl="8" w:tplc="719623F4">
      <w:start w:val="1"/>
      <w:numFmt w:val="bullet"/>
      <w:lvlText w:val=""/>
      <w:lvlJc w:val="left"/>
      <w:pPr>
        <w:ind w:left="6480" w:hanging="360"/>
      </w:pPr>
      <w:rPr>
        <w:rFonts w:ascii="Wingdings" w:hAnsi="Wingdings" w:hint="default"/>
      </w:rPr>
    </w:lvl>
  </w:abstractNum>
  <w:abstractNum w:abstractNumId="50" w15:restartNumberingAfterBreak="0">
    <w:nsid w:val="19FE3D75"/>
    <w:multiLevelType w:val="hybridMultilevel"/>
    <w:tmpl w:val="FFFFFFFF"/>
    <w:lvl w:ilvl="0" w:tplc="296C8EE6">
      <w:start w:val="1"/>
      <w:numFmt w:val="bullet"/>
      <w:lvlText w:val=""/>
      <w:lvlJc w:val="left"/>
      <w:pPr>
        <w:ind w:left="720" w:hanging="360"/>
      </w:pPr>
      <w:rPr>
        <w:rFonts w:ascii="Symbol" w:hAnsi="Symbol" w:hint="default"/>
      </w:rPr>
    </w:lvl>
    <w:lvl w:ilvl="1" w:tplc="A44202D6">
      <w:start w:val="1"/>
      <w:numFmt w:val="bullet"/>
      <w:lvlText w:val="o"/>
      <w:lvlJc w:val="left"/>
      <w:pPr>
        <w:ind w:left="1440" w:hanging="360"/>
      </w:pPr>
      <w:rPr>
        <w:rFonts w:ascii="Courier New" w:hAnsi="Courier New" w:hint="default"/>
      </w:rPr>
    </w:lvl>
    <w:lvl w:ilvl="2" w:tplc="20769FE2">
      <w:start w:val="1"/>
      <w:numFmt w:val="bullet"/>
      <w:lvlText w:val=""/>
      <w:lvlJc w:val="left"/>
      <w:pPr>
        <w:ind w:left="2160" w:hanging="360"/>
      </w:pPr>
      <w:rPr>
        <w:rFonts w:ascii="Wingdings" w:hAnsi="Wingdings" w:hint="default"/>
      </w:rPr>
    </w:lvl>
    <w:lvl w:ilvl="3" w:tplc="33C6B764">
      <w:start w:val="1"/>
      <w:numFmt w:val="bullet"/>
      <w:lvlText w:val=""/>
      <w:lvlJc w:val="left"/>
      <w:pPr>
        <w:ind w:left="2880" w:hanging="360"/>
      </w:pPr>
      <w:rPr>
        <w:rFonts w:ascii="Symbol" w:hAnsi="Symbol" w:hint="default"/>
      </w:rPr>
    </w:lvl>
    <w:lvl w:ilvl="4" w:tplc="F7C256A4">
      <w:start w:val="1"/>
      <w:numFmt w:val="bullet"/>
      <w:lvlText w:val="o"/>
      <w:lvlJc w:val="left"/>
      <w:pPr>
        <w:ind w:left="3600" w:hanging="360"/>
      </w:pPr>
      <w:rPr>
        <w:rFonts w:ascii="Courier New" w:hAnsi="Courier New" w:hint="default"/>
      </w:rPr>
    </w:lvl>
    <w:lvl w:ilvl="5" w:tplc="379EFB7A">
      <w:start w:val="1"/>
      <w:numFmt w:val="bullet"/>
      <w:lvlText w:val=""/>
      <w:lvlJc w:val="left"/>
      <w:pPr>
        <w:ind w:left="4320" w:hanging="360"/>
      </w:pPr>
      <w:rPr>
        <w:rFonts w:ascii="Wingdings" w:hAnsi="Wingdings" w:hint="default"/>
      </w:rPr>
    </w:lvl>
    <w:lvl w:ilvl="6" w:tplc="33F49A0E">
      <w:start w:val="1"/>
      <w:numFmt w:val="bullet"/>
      <w:lvlText w:val=""/>
      <w:lvlJc w:val="left"/>
      <w:pPr>
        <w:ind w:left="5040" w:hanging="360"/>
      </w:pPr>
      <w:rPr>
        <w:rFonts w:ascii="Symbol" w:hAnsi="Symbol" w:hint="default"/>
      </w:rPr>
    </w:lvl>
    <w:lvl w:ilvl="7" w:tplc="B4CC8B54">
      <w:start w:val="1"/>
      <w:numFmt w:val="bullet"/>
      <w:lvlText w:val="o"/>
      <w:lvlJc w:val="left"/>
      <w:pPr>
        <w:ind w:left="5760" w:hanging="360"/>
      </w:pPr>
      <w:rPr>
        <w:rFonts w:ascii="Courier New" w:hAnsi="Courier New" w:hint="default"/>
      </w:rPr>
    </w:lvl>
    <w:lvl w:ilvl="8" w:tplc="774C2BF4">
      <w:start w:val="1"/>
      <w:numFmt w:val="bullet"/>
      <w:lvlText w:val=""/>
      <w:lvlJc w:val="left"/>
      <w:pPr>
        <w:ind w:left="6480" w:hanging="360"/>
      </w:pPr>
      <w:rPr>
        <w:rFonts w:ascii="Wingdings" w:hAnsi="Wingdings" w:hint="default"/>
      </w:rPr>
    </w:lvl>
  </w:abstractNum>
  <w:abstractNum w:abstractNumId="51" w15:restartNumberingAfterBreak="0">
    <w:nsid w:val="1AE15AC6"/>
    <w:multiLevelType w:val="multilevel"/>
    <w:tmpl w:val="4ED0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AFB411A"/>
    <w:multiLevelType w:val="multilevel"/>
    <w:tmpl w:val="80CE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98CF49"/>
    <w:multiLevelType w:val="hybridMultilevel"/>
    <w:tmpl w:val="FFFFFFFF"/>
    <w:lvl w:ilvl="0" w:tplc="871E1F2A">
      <w:start w:val="1"/>
      <w:numFmt w:val="bullet"/>
      <w:lvlText w:val=""/>
      <w:lvlJc w:val="left"/>
      <w:pPr>
        <w:ind w:left="720" w:hanging="360"/>
      </w:pPr>
      <w:rPr>
        <w:rFonts w:ascii="Symbol" w:hAnsi="Symbol" w:hint="default"/>
      </w:rPr>
    </w:lvl>
    <w:lvl w:ilvl="1" w:tplc="0952CB9A">
      <w:start w:val="1"/>
      <w:numFmt w:val="bullet"/>
      <w:lvlText w:val="o"/>
      <w:lvlJc w:val="left"/>
      <w:pPr>
        <w:ind w:left="1440" w:hanging="360"/>
      </w:pPr>
      <w:rPr>
        <w:rFonts w:ascii="Courier New" w:hAnsi="Courier New" w:hint="default"/>
      </w:rPr>
    </w:lvl>
    <w:lvl w:ilvl="2" w:tplc="83E0C5A2">
      <w:start w:val="1"/>
      <w:numFmt w:val="bullet"/>
      <w:lvlText w:val=""/>
      <w:lvlJc w:val="left"/>
      <w:pPr>
        <w:ind w:left="2160" w:hanging="360"/>
      </w:pPr>
      <w:rPr>
        <w:rFonts w:ascii="Wingdings" w:hAnsi="Wingdings" w:hint="default"/>
      </w:rPr>
    </w:lvl>
    <w:lvl w:ilvl="3" w:tplc="7CB81E20">
      <w:start w:val="1"/>
      <w:numFmt w:val="bullet"/>
      <w:lvlText w:val=""/>
      <w:lvlJc w:val="left"/>
      <w:pPr>
        <w:ind w:left="2880" w:hanging="360"/>
      </w:pPr>
      <w:rPr>
        <w:rFonts w:ascii="Symbol" w:hAnsi="Symbol" w:hint="default"/>
      </w:rPr>
    </w:lvl>
    <w:lvl w:ilvl="4" w:tplc="257C5EB4">
      <w:start w:val="1"/>
      <w:numFmt w:val="bullet"/>
      <w:lvlText w:val="o"/>
      <w:lvlJc w:val="left"/>
      <w:pPr>
        <w:ind w:left="3600" w:hanging="360"/>
      </w:pPr>
      <w:rPr>
        <w:rFonts w:ascii="Courier New" w:hAnsi="Courier New" w:hint="default"/>
      </w:rPr>
    </w:lvl>
    <w:lvl w:ilvl="5" w:tplc="82F2F822">
      <w:start w:val="1"/>
      <w:numFmt w:val="bullet"/>
      <w:lvlText w:val=""/>
      <w:lvlJc w:val="left"/>
      <w:pPr>
        <w:ind w:left="4320" w:hanging="360"/>
      </w:pPr>
      <w:rPr>
        <w:rFonts w:ascii="Wingdings" w:hAnsi="Wingdings" w:hint="default"/>
      </w:rPr>
    </w:lvl>
    <w:lvl w:ilvl="6" w:tplc="EBE8E220">
      <w:start w:val="1"/>
      <w:numFmt w:val="bullet"/>
      <w:lvlText w:val=""/>
      <w:lvlJc w:val="left"/>
      <w:pPr>
        <w:ind w:left="5040" w:hanging="360"/>
      </w:pPr>
      <w:rPr>
        <w:rFonts w:ascii="Symbol" w:hAnsi="Symbol" w:hint="default"/>
      </w:rPr>
    </w:lvl>
    <w:lvl w:ilvl="7" w:tplc="82241F14">
      <w:start w:val="1"/>
      <w:numFmt w:val="bullet"/>
      <w:lvlText w:val="o"/>
      <w:lvlJc w:val="left"/>
      <w:pPr>
        <w:ind w:left="5760" w:hanging="360"/>
      </w:pPr>
      <w:rPr>
        <w:rFonts w:ascii="Courier New" w:hAnsi="Courier New" w:hint="default"/>
      </w:rPr>
    </w:lvl>
    <w:lvl w:ilvl="8" w:tplc="8232374C">
      <w:start w:val="1"/>
      <w:numFmt w:val="bullet"/>
      <w:lvlText w:val=""/>
      <w:lvlJc w:val="left"/>
      <w:pPr>
        <w:ind w:left="6480" w:hanging="360"/>
      </w:pPr>
      <w:rPr>
        <w:rFonts w:ascii="Wingdings" w:hAnsi="Wingdings" w:hint="default"/>
      </w:rPr>
    </w:lvl>
  </w:abstractNum>
  <w:abstractNum w:abstractNumId="54" w15:restartNumberingAfterBreak="0">
    <w:nsid w:val="1BB71181"/>
    <w:multiLevelType w:val="hybridMultilevel"/>
    <w:tmpl w:val="FFFFFFFF"/>
    <w:lvl w:ilvl="0" w:tplc="6E82E3AE">
      <w:start w:val="1"/>
      <w:numFmt w:val="bullet"/>
      <w:lvlText w:val=""/>
      <w:lvlJc w:val="left"/>
      <w:pPr>
        <w:ind w:left="720" w:hanging="360"/>
      </w:pPr>
      <w:rPr>
        <w:rFonts w:ascii="Symbol" w:hAnsi="Symbol" w:hint="default"/>
      </w:rPr>
    </w:lvl>
    <w:lvl w:ilvl="1" w:tplc="2700ACF8">
      <w:start w:val="1"/>
      <w:numFmt w:val="bullet"/>
      <w:lvlText w:val="o"/>
      <w:lvlJc w:val="left"/>
      <w:pPr>
        <w:ind w:left="1440" w:hanging="360"/>
      </w:pPr>
      <w:rPr>
        <w:rFonts w:ascii="Courier New" w:hAnsi="Courier New" w:hint="default"/>
      </w:rPr>
    </w:lvl>
    <w:lvl w:ilvl="2" w:tplc="2CB0EB24">
      <w:start w:val="1"/>
      <w:numFmt w:val="bullet"/>
      <w:lvlText w:val=""/>
      <w:lvlJc w:val="left"/>
      <w:pPr>
        <w:ind w:left="2160" w:hanging="360"/>
      </w:pPr>
      <w:rPr>
        <w:rFonts w:ascii="Wingdings" w:hAnsi="Wingdings" w:hint="default"/>
      </w:rPr>
    </w:lvl>
    <w:lvl w:ilvl="3" w:tplc="848C604E">
      <w:start w:val="1"/>
      <w:numFmt w:val="bullet"/>
      <w:lvlText w:val=""/>
      <w:lvlJc w:val="left"/>
      <w:pPr>
        <w:ind w:left="2880" w:hanging="360"/>
      </w:pPr>
      <w:rPr>
        <w:rFonts w:ascii="Symbol" w:hAnsi="Symbol" w:hint="default"/>
      </w:rPr>
    </w:lvl>
    <w:lvl w:ilvl="4" w:tplc="16FAB5B4">
      <w:start w:val="1"/>
      <w:numFmt w:val="bullet"/>
      <w:lvlText w:val="o"/>
      <w:lvlJc w:val="left"/>
      <w:pPr>
        <w:ind w:left="3600" w:hanging="360"/>
      </w:pPr>
      <w:rPr>
        <w:rFonts w:ascii="Courier New" w:hAnsi="Courier New" w:hint="default"/>
      </w:rPr>
    </w:lvl>
    <w:lvl w:ilvl="5" w:tplc="73A4BA08">
      <w:start w:val="1"/>
      <w:numFmt w:val="bullet"/>
      <w:lvlText w:val=""/>
      <w:lvlJc w:val="left"/>
      <w:pPr>
        <w:ind w:left="4320" w:hanging="360"/>
      </w:pPr>
      <w:rPr>
        <w:rFonts w:ascii="Wingdings" w:hAnsi="Wingdings" w:hint="default"/>
      </w:rPr>
    </w:lvl>
    <w:lvl w:ilvl="6" w:tplc="36667048">
      <w:start w:val="1"/>
      <w:numFmt w:val="bullet"/>
      <w:lvlText w:val=""/>
      <w:lvlJc w:val="left"/>
      <w:pPr>
        <w:ind w:left="5040" w:hanging="360"/>
      </w:pPr>
      <w:rPr>
        <w:rFonts w:ascii="Symbol" w:hAnsi="Symbol" w:hint="default"/>
      </w:rPr>
    </w:lvl>
    <w:lvl w:ilvl="7" w:tplc="F1922E7C">
      <w:start w:val="1"/>
      <w:numFmt w:val="bullet"/>
      <w:lvlText w:val="o"/>
      <w:lvlJc w:val="left"/>
      <w:pPr>
        <w:ind w:left="5760" w:hanging="360"/>
      </w:pPr>
      <w:rPr>
        <w:rFonts w:ascii="Courier New" w:hAnsi="Courier New" w:hint="default"/>
      </w:rPr>
    </w:lvl>
    <w:lvl w:ilvl="8" w:tplc="D2127534">
      <w:start w:val="1"/>
      <w:numFmt w:val="bullet"/>
      <w:lvlText w:val=""/>
      <w:lvlJc w:val="left"/>
      <w:pPr>
        <w:ind w:left="6480" w:hanging="360"/>
      </w:pPr>
      <w:rPr>
        <w:rFonts w:ascii="Wingdings" w:hAnsi="Wingdings" w:hint="default"/>
      </w:rPr>
    </w:lvl>
  </w:abstractNum>
  <w:abstractNum w:abstractNumId="55" w15:restartNumberingAfterBreak="0">
    <w:nsid w:val="1D0BE219"/>
    <w:multiLevelType w:val="hybridMultilevel"/>
    <w:tmpl w:val="FFFFFFFF"/>
    <w:lvl w:ilvl="0" w:tplc="1E982ADE">
      <w:start w:val="1"/>
      <w:numFmt w:val="bullet"/>
      <w:lvlText w:val=""/>
      <w:lvlJc w:val="left"/>
      <w:pPr>
        <w:ind w:left="720" w:hanging="360"/>
      </w:pPr>
      <w:rPr>
        <w:rFonts w:ascii="Symbol" w:hAnsi="Symbol" w:hint="default"/>
      </w:rPr>
    </w:lvl>
    <w:lvl w:ilvl="1" w:tplc="13E0BE06">
      <w:start w:val="1"/>
      <w:numFmt w:val="bullet"/>
      <w:lvlText w:val="o"/>
      <w:lvlJc w:val="left"/>
      <w:pPr>
        <w:ind w:left="1440" w:hanging="360"/>
      </w:pPr>
      <w:rPr>
        <w:rFonts w:ascii="Courier New" w:hAnsi="Courier New" w:hint="default"/>
      </w:rPr>
    </w:lvl>
    <w:lvl w:ilvl="2" w:tplc="6298B8B8">
      <w:start w:val="1"/>
      <w:numFmt w:val="bullet"/>
      <w:lvlText w:val=""/>
      <w:lvlJc w:val="left"/>
      <w:pPr>
        <w:ind w:left="2160" w:hanging="360"/>
      </w:pPr>
      <w:rPr>
        <w:rFonts w:ascii="Wingdings" w:hAnsi="Wingdings" w:hint="default"/>
      </w:rPr>
    </w:lvl>
    <w:lvl w:ilvl="3" w:tplc="F4CAAD26">
      <w:start w:val="1"/>
      <w:numFmt w:val="bullet"/>
      <w:lvlText w:val=""/>
      <w:lvlJc w:val="left"/>
      <w:pPr>
        <w:ind w:left="2880" w:hanging="360"/>
      </w:pPr>
      <w:rPr>
        <w:rFonts w:ascii="Symbol" w:hAnsi="Symbol" w:hint="default"/>
      </w:rPr>
    </w:lvl>
    <w:lvl w:ilvl="4" w:tplc="2DCAE31C">
      <w:start w:val="1"/>
      <w:numFmt w:val="bullet"/>
      <w:lvlText w:val="o"/>
      <w:lvlJc w:val="left"/>
      <w:pPr>
        <w:ind w:left="3600" w:hanging="360"/>
      </w:pPr>
      <w:rPr>
        <w:rFonts w:ascii="Courier New" w:hAnsi="Courier New" w:hint="default"/>
      </w:rPr>
    </w:lvl>
    <w:lvl w:ilvl="5" w:tplc="32AC3D7C">
      <w:start w:val="1"/>
      <w:numFmt w:val="bullet"/>
      <w:lvlText w:val=""/>
      <w:lvlJc w:val="left"/>
      <w:pPr>
        <w:ind w:left="4320" w:hanging="360"/>
      </w:pPr>
      <w:rPr>
        <w:rFonts w:ascii="Wingdings" w:hAnsi="Wingdings" w:hint="default"/>
      </w:rPr>
    </w:lvl>
    <w:lvl w:ilvl="6" w:tplc="353468E4">
      <w:start w:val="1"/>
      <w:numFmt w:val="bullet"/>
      <w:lvlText w:val=""/>
      <w:lvlJc w:val="left"/>
      <w:pPr>
        <w:ind w:left="5040" w:hanging="360"/>
      </w:pPr>
      <w:rPr>
        <w:rFonts w:ascii="Symbol" w:hAnsi="Symbol" w:hint="default"/>
      </w:rPr>
    </w:lvl>
    <w:lvl w:ilvl="7" w:tplc="88CEB494">
      <w:start w:val="1"/>
      <w:numFmt w:val="bullet"/>
      <w:lvlText w:val="o"/>
      <w:lvlJc w:val="left"/>
      <w:pPr>
        <w:ind w:left="5760" w:hanging="360"/>
      </w:pPr>
      <w:rPr>
        <w:rFonts w:ascii="Courier New" w:hAnsi="Courier New" w:hint="default"/>
      </w:rPr>
    </w:lvl>
    <w:lvl w:ilvl="8" w:tplc="406E4760">
      <w:start w:val="1"/>
      <w:numFmt w:val="bullet"/>
      <w:lvlText w:val=""/>
      <w:lvlJc w:val="left"/>
      <w:pPr>
        <w:ind w:left="6480" w:hanging="360"/>
      </w:pPr>
      <w:rPr>
        <w:rFonts w:ascii="Wingdings" w:hAnsi="Wingdings" w:hint="default"/>
      </w:rPr>
    </w:lvl>
  </w:abstractNum>
  <w:abstractNum w:abstractNumId="56" w15:restartNumberingAfterBreak="0">
    <w:nsid w:val="1EC93C8F"/>
    <w:multiLevelType w:val="multilevel"/>
    <w:tmpl w:val="D524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CC319E"/>
    <w:multiLevelType w:val="hybridMultilevel"/>
    <w:tmpl w:val="FFFFFFFF"/>
    <w:lvl w:ilvl="0" w:tplc="D48C7CFC">
      <w:start w:val="1"/>
      <w:numFmt w:val="bullet"/>
      <w:lvlText w:val=""/>
      <w:lvlJc w:val="left"/>
      <w:pPr>
        <w:ind w:left="720" w:hanging="360"/>
      </w:pPr>
      <w:rPr>
        <w:rFonts w:ascii="Symbol" w:hAnsi="Symbol" w:hint="default"/>
      </w:rPr>
    </w:lvl>
    <w:lvl w:ilvl="1" w:tplc="2F761C22">
      <w:start w:val="1"/>
      <w:numFmt w:val="bullet"/>
      <w:lvlText w:val="o"/>
      <w:lvlJc w:val="left"/>
      <w:pPr>
        <w:ind w:left="1440" w:hanging="360"/>
      </w:pPr>
      <w:rPr>
        <w:rFonts w:ascii="Courier New" w:hAnsi="Courier New" w:hint="default"/>
      </w:rPr>
    </w:lvl>
    <w:lvl w:ilvl="2" w:tplc="AC1C4CDE">
      <w:start w:val="1"/>
      <w:numFmt w:val="bullet"/>
      <w:lvlText w:val=""/>
      <w:lvlJc w:val="left"/>
      <w:pPr>
        <w:ind w:left="2160" w:hanging="360"/>
      </w:pPr>
      <w:rPr>
        <w:rFonts w:ascii="Wingdings" w:hAnsi="Wingdings" w:hint="default"/>
      </w:rPr>
    </w:lvl>
    <w:lvl w:ilvl="3" w:tplc="604CA670">
      <w:start w:val="1"/>
      <w:numFmt w:val="bullet"/>
      <w:lvlText w:val=""/>
      <w:lvlJc w:val="left"/>
      <w:pPr>
        <w:ind w:left="2880" w:hanging="360"/>
      </w:pPr>
      <w:rPr>
        <w:rFonts w:ascii="Symbol" w:hAnsi="Symbol" w:hint="default"/>
      </w:rPr>
    </w:lvl>
    <w:lvl w:ilvl="4" w:tplc="9692C576">
      <w:start w:val="1"/>
      <w:numFmt w:val="bullet"/>
      <w:lvlText w:val="o"/>
      <w:lvlJc w:val="left"/>
      <w:pPr>
        <w:ind w:left="3600" w:hanging="360"/>
      </w:pPr>
      <w:rPr>
        <w:rFonts w:ascii="Courier New" w:hAnsi="Courier New" w:hint="default"/>
      </w:rPr>
    </w:lvl>
    <w:lvl w:ilvl="5" w:tplc="B740C41C">
      <w:start w:val="1"/>
      <w:numFmt w:val="bullet"/>
      <w:lvlText w:val=""/>
      <w:lvlJc w:val="left"/>
      <w:pPr>
        <w:ind w:left="4320" w:hanging="360"/>
      </w:pPr>
      <w:rPr>
        <w:rFonts w:ascii="Wingdings" w:hAnsi="Wingdings" w:hint="default"/>
      </w:rPr>
    </w:lvl>
    <w:lvl w:ilvl="6" w:tplc="D8A4A292">
      <w:start w:val="1"/>
      <w:numFmt w:val="bullet"/>
      <w:lvlText w:val=""/>
      <w:lvlJc w:val="left"/>
      <w:pPr>
        <w:ind w:left="5040" w:hanging="360"/>
      </w:pPr>
      <w:rPr>
        <w:rFonts w:ascii="Symbol" w:hAnsi="Symbol" w:hint="default"/>
      </w:rPr>
    </w:lvl>
    <w:lvl w:ilvl="7" w:tplc="2DEE6F64">
      <w:start w:val="1"/>
      <w:numFmt w:val="bullet"/>
      <w:lvlText w:val="o"/>
      <w:lvlJc w:val="left"/>
      <w:pPr>
        <w:ind w:left="5760" w:hanging="360"/>
      </w:pPr>
      <w:rPr>
        <w:rFonts w:ascii="Courier New" w:hAnsi="Courier New" w:hint="default"/>
      </w:rPr>
    </w:lvl>
    <w:lvl w:ilvl="8" w:tplc="E020EEDC">
      <w:start w:val="1"/>
      <w:numFmt w:val="bullet"/>
      <w:lvlText w:val=""/>
      <w:lvlJc w:val="left"/>
      <w:pPr>
        <w:ind w:left="6480" w:hanging="360"/>
      </w:pPr>
      <w:rPr>
        <w:rFonts w:ascii="Wingdings" w:hAnsi="Wingdings" w:hint="default"/>
      </w:rPr>
    </w:lvl>
  </w:abstractNum>
  <w:abstractNum w:abstractNumId="58" w15:restartNumberingAfterBreak="0">
    <w:nsid w:val="1F31555F"/>
    <w:multiLevelType w:val="hybridMultilevel"/>
    <w:tmpl w:val="FFFFFFFF"/>
    <w:lvl w:ilvl="0" w:tplc="D4EE486C">
      <w:start w:val="1"/>
      <w:numFmt w:val="bullet"/>
      <w:lvlText w:val=""/>
      <w:lvlJc w:val="left"/>
      <w:pPr>
        <w:ind w:left="720" w:hanging="360"/>
      </w:pPr>
      <w:rPr>
        <w:rFonts w:ascii="Symbol" w:hAnsi="Symbol" w:hint="default"/>
      </w:rPr>
    </w:lvl>
    <w:lvl w:ilvl="1" w:tplc="D088AAB8">
      <w:start w:val="1"/>
      <w:numFmt w:val="bullet"/>
      <w:lvlText w:val="o"/>
      <w:lvlJc w:val="left"/>
      <w:pPr>
        <w:ind w:left="1440" w:hanging="360"/>
      </w:pPr>
      <w:rPr>
        <w:rFonts w:ascii="Courier New" w:hAnsi="Courier New" w:hint="default"/>
      </w:rPr>
    </w:lvl>
    <w:lvl w:ilvl="2" w:tplc="CE1A48AC">
      <w:start w:val="1"/>
      <w:numFmt w:val="bullet"/>
      <w:lvlText w:val=""/>
      <w:lvlJc w:val="left"/>
      <w:pPr>
        <w:ind w:left="2160" w:hanging="360"/>
      </w:pPr>
      <w:rPr>
        <w:rFonts w:ascii="Wingdings" w:hAnsi="Wingdings" w:hint="default"/>
      </w:rPr>
    </w:lvl>
    <w:lvl w:ilvl="3" w:tplc="84425D8A">
      <w:start w:val="1"/>
      <w:numFmt w:val="bullet"/>
      <w:lvlText w:val=""/>
      <w:lvlJc w:val="left"/>
      <w:pPr>
        <w:ind w:left="2880" w:hanging="360"/>
      </w:pPr>
      <w:rPr>
        <w:rFonts w:ascii="Symbol" w:hAnsi="Symbol" w:hint="default"/>
      </w:rPr>
    </w:lvl>
    <w:lvl w:ilvl="4" w:tplc="0FF0E6CA">
      <w:start w:val="1"/>
      <w:numFmt w:val="bullet"/>
      <w:lvlText w:val="o"/>
      <w:lvlJc w:val="left"/>
      <w:pPr>
        <w:ind w:left="3600" w:hanging="360"/>
      </w:pPr>
      <w:rPr>
        <w:rFonts w:ascii="Courier New" w:hAnsi="Courier New" w:hint="default"/>
      </w:rPr>
    </w:lvl>
    <w:lvl w:ilvl="5" w:tplc="808CF820">
      <w:start w:val="1"/>
      <w:numFmt w:val="bullet"/>
      <w:lvlText w:val=""/>
      <w:lvlJc w:val="left"/>
      <w:pPr>
        <w:ind w:left="4320" w:hanging="360"/>
      </w:pPr>
      <w:rPr>
        <w:rFonts w:ascii="Wingdings" w:hAnsi="Wingdings" w:hint="default"/>
      </w:rPr>
    </w:lvl>
    <w:lvl w:ilvl="6" w:tplc="80CCA47C">
      <w:start w:val="1"/>
      <w:numFmt w:val="bullet"/>
      <w:lvlText w:val=""/>
      <w:lvlJc w:val="left"/>
      <w:pPr>
        <w:ind w:left="5040" w:hanging="360"/>
      </w:pPr>
      <w:rPr>
        <w:rFonts w:ascii="Symbol" w:hAnsi="Symbol" w:hint="default"/>
      </w:rPr>
    </w:lvl>
    <w:lvl w:ilvl="7" w:tplc="B406F144">
      <w:start w:val="1"/>
      <w:numFmt w:val="bullet"/>
      <w:lvlText w:val="o"/>
      <w:lvlJc w:val="left"/>
      <w:pPr>
        <w:ind w:left="5760" w:hanging="360"/>
      </w:pPr>
      <w:rPr>
        <w:rFonts w:ascii="Courier New" w:hAnsi="Courier New" w:hint="default"/>
      </w:rPr>
    </w:lvl>
    <w:lvl w:ilvl="8" w:tplc="3F38BC82">
      <w:start w:val="1"/>
      <w:numFmt w:val="bullet"/>
      <w:lvlText w:val=""/>
      <w:lvlJc w:val="left"/>
      <w:pPr>
        <w:ind w:left="6480" w:hanging="360"/>
      </w:pPr>
      <w:rPr>
        <w:rFonts w:ascii="Wingdings" w:hAnsi="Wingdings" w:hint="default"/>
      </w:rPr>
    </w:lvl>
  </w:abstractNum>
  <w:abstractNum w:abstractNumId="59" w15:restartNumberingAfterBreak="0">
    <w:nsid w:val="1F654AFE"/>
    <w:multiLevelType w:val="hybridMultilevel"/>
    <w:tmpl w:val="FFFFFFFF"/>
    <w:lvl w:ilvl="0" w:tplc="546E5EC8">
      <w:start w:val="1"/>
      <w:numFmt w:val="decimal"/>
      <w:lvlText w:val="%1."/>
      <w:lvlJc w:val="left"/>
      <w:pPr>
        <w:ind w:left="1080" w:hanging="360"/>
      </w:pPr>
    </w:lvl>
    <w:lvl w:ilvl="1" w:tplc="780CCEBA">
      <w:start w:val="1"/>
      <w:numFmt w:val="lowerLetter"/>
      <w:lvlText w:val="%2."/>
      <w:lvlJc w:val="left"/>
      <w:pPr>
        <w:ind w:left="1800" w:hanging="360"/>
      </w:pPr>
    </w:lvl>
    <w:lvl w:ilvl="2" w:tplc="5E123F06">
      <w:start w:val="1"/>
      <w:numFmt w:val="lowerRoman"/>
      <w:lvlText w:val="%3."/>
      <w:lvlJc w:val="right"/>
      <w:pPr>
        <w:ind w:left="2520" w:hanging="180"/>
      </w:pPr>
    </w:lvl>
    <w:lvl w:ilvl="3" w:tplc="4452918A">
      <w:start w:val="1"/>
      <w:numFmt w:val="decimal"/>
      <w:lvlText w:val="%4."/>
      <w:lvlJc w:val="left"/>
      <w:pPr>
        <w:ind w:left="3240" w:hanging="360"/>
      </w:pPr>
    </w:lvl>
    <w:lvl w:ilvl="4" w:tplc="CB925FD0">
      <w:start w:val="1"/>
      <w:numFmt w:val="lowerLetter"/>
      <w:lvlText w:val="%5."/>
      <w:lvlJc w:val="left"/>
      <w:pPr>
        <w:ind w:left="3960" w:hanging="360"/>
      </w:pPr>
    </w:lvl>
    <w:lvl w:ilvl="5" w:tplc="3BA47F02">
      <w:start w:val="1"/>
      <w:numFmt w:val="lowerRoman"/>
      <w:lvlText w:val="%6."/>
      <w:lvlJc w:val="right"/>
      <w:pPr>
        <w:ind w:left="4680" w:hanging="180"/>
      </w:pPr>
    </w:lvl>
    <w:lvl w:ilvl="6" w:tplc="EADC8840">
      <w:start w:val="1"/>
      <w:numFmt w:val="decimal"/>
      <w:lvlText w:val="%7."/>
      <w:lvlJc w:val="left"/>
      <w:pPr>
        <w:ind w:left="5400" w:hanging="360"/>
      </w:pPr>
    </w:lvl>
    <w:lvl w:ilvl="7" w:tplc="7736BFAE">
      <w:start w:val="1"/>
      <w:numFmt w:val="lowerLetter"/>
      <w:lvlText w:val="%8."/>
      <w:lvlJc w:val="left"/>
      <w:pPr>
        <w:ind w:left="6120" w:hanging="360"/>
      </w:pPr>
    </w:lvl>
    <w:lvl w:ilvl="8" w:tplc="F7F07AC6">
      <w:start w:val="1"/>
      <w:numFmt w:val="lowerRoman"/>
      <w:lvlText w:val="%9."/>
      <w:lvlJc w:val="right"/>
      <w:pPr>
        <w:ind w:left="6840" w:hanging="180"/>
      </w:pPr>
    </w:lvl>
  </w:abstractNum>
  <w:abstractNum w:abstractNumId="60" w15:restartNumberingAfterBreak="0">
    <w:nsid w:val="2023B1B8"/>
    <w:multiLevelType w:val="hybridMultilevel"/>
    <w:tmpl w:val="FFFFFFFF"/>
    <w:lvl w:ilvl="0" w:tplc="04C08F42">
      <w:start w:val="1"/>
      <w:numFmt w:val="bullet"/>
      <w:lvlText w:val=""/>
      <w:lvlJc w:val="left"/>
      <w:pPr>
        <w:ind w:left="720" w:hanging="360"/>
      </w:pPr>
      <w:rPr>
        <w:rFonts w:ascii="Symbol" w:hAnsi="Symbol" w:hint="default"/>
      </w:rPr>
    </w:lvl>
    <w:lvl w:ilvl="1" w:tplc="442A784A">
      <w:start w:val="1"/>
      <w:numFmt w:val="bullet"/>
      <w:lvlText w:val="o"/>
      <w:lvlJc w:val="left"/>
      <w:pPr>
        <w:ind w:left="1440" w:hanging="360"/>
      </w:pPr>
      <w:rPr>
        <w:rFonts w:ascii="Courier New" w:hAnsi="Courier New" w:hint="default"/>
      </w:rPr>
    </w:lvl>
    <w:lvl w:ilvl="2" w:tplc="24960DE0">
      <w:start w:val="1"/>
      <w:numFmt w:val="bullet"/>
      <w:lvlText w:val=""/>
      <w:lvlJc w:val="left"/>
      <w:pPr>
        <w:ind w:left="2160" w:hanging="360"/>
      </w:pPr>
      <w:rPr>
        <w:rFonts w:ascii="Wingdings" w:hAnsi="Wingdings" w:hint="default"/>
      </w:rPr>
    </w:lvl>
    <w:lvl w:ilvl="3" w:tplc="8AF2CF20">
      <w:start w:val="1"/>
      <w:numFmt w:val="bullet"/>
      <w:lvlText w:val=""/>
      <w:lvlJc w:val="left"/>
      <w:pPr>
        <w:ind w:left="2880" w:hanging="360"/>
      </w:pPr>
      <w:rPr>
        <w:rFonts w:ascii="Symbol" w:hAnsi="Symbol" w:hint="default"/>
      </w:rPr>
    </w:lvl>
    <w:lvl w:ilvl="4" w:tplc="78302694">
      <w:start w:val="1"/>
      <w:numFmt w:val="bullet"/>
      <w:lvlText w:val="o"/>
      <w:lvlJc w:val="left"/>
      <w:pPr>
        <w:ind w:left="3600" w:hanging="360"/>
      </w:pPr>
      <w:rPr>
        <w:rFonts w:ascii="Courier New" w:hAnsi="Courier New" w:hint="default"/>
      </w:rPr>
    </w:lvl>
    <w:lvl w:ilvl="5" w:tplc="6C8E0F88">
      <w:start w:val="1"/>
      <w:numFmt w:val="bullet"/>
      <w:lvlText w:val=""/>
      <w:lvlJc w:val="left"/>
      <w:pPr>
        <w:ind w:left="4320" w:hanging="360"/>
      </w:pPr>
      <w:rPr>
        <w:rFonts w:ascii="Wingdings" w:hAnsi="Wingdings" w:hint="default"/>
      </w:rPr>
    </w:lvl>
    <w:lvl w:ilvl="6" w:tplc="446C3BBE">
      <w:start w:val="1"/>
      <w:numFmt w:val="bullet"/>
      <w:lvlText w:val=""/>
      <w:lvlJc w:val="left"/>
      <w:pPr>
        <w:ind w:left="5040" w:hanging="360"/>
      </w:pPr>
      <w:rPr>
        <w:rFonts w:ascii="Symbol" w:hAnsi="Symbol" w:hint="default"/>
      </w:rPr>
    </w:lvl>
    <w:lvl w:ilvl="7" w:tplc="47364164">
      <w:start w:val="1"/>
      <w:numFmt w:val="bullet"/>
      <w:lvlText w:val="o"/>
      <w:lvlJc w:val="left"/>
      <w:pPr>
        <w:ind w:left="5760" w:hanging="360"/>
      </w:pPr>
      <w:rPr>
        <w:rFonts w:ascii="Courier New" w:hAnsi="Courier New" w:hint="default"/>
      </w:rPr>
    </w:lvl>
    <w:lvl w:ilvl="8" w:tplc="176E26E2">
      <w:start w:val="1"/>
      <w:numFmt w:val="bullet"/>
      <w:lvlText w:val=""/>
      <w:lvlJc w:val="left"/>
      <w:pPr>
        <w:ind w:left="6480" w:hanging="360"/>
      </w:pPr>
      <w:rPr>
        <w:rFonts w:ascii="Wingdings" w:hAnsi="Wingdings" w:hint="default"/>
      </w:rPr>
    </w:lvl>
  </w:abstractNum>
  <w:abstractNum w:abstractNumId="61" w15:restartNumberingAfterBreak="0">
    <w:nsid w:val="2023D072"/>
    <w:multiLevelType w:val="hybridMultilevel"/>
    <w:tmpl w:val="FFFFFFFF"/>
    <w:lvl w:ilvl="0" w:tplc="D5B885CA">
      <w:start w:val="1"/>
      <w:numFmt w:val="bullet"/>
      <w:lvlText w:val=""/>
      <w:lvlJc w:val="left"/>
      <w:pPr>
        <w:ind w:left="1080" w:hanging="360"/>
      </w:pPr>
      <w:rPr>
        <w:rFonts w:ascii="Symbol" w:hAnsi="Symbol" w:hint="default"/>
      </w:rPr>
    </w:lvl>
    <w:lvl w:ilvl="1" w:tplc="1CECDCC8">
      <w:start w:val="1"/>
      <w:numFmt w:val="bullet"/>
      <w:lvlText w:val="o"/>
      <w:lvlJc w:val="left"/>
      <w:pPr>
        <w:ind w:left="1800" w:hanging="360"/>
      </w:pPr>
      <w:rPr>
        <w:rFonts w:ascii="Courier New" w:hAnsi="Courier New" w:hint="default"/>
      </w:rPr>
    </w:lvl>
    <w:lvl w:ilvl="2" w:tplc="96909FE0">
      <w:start w:val="1"/>
      <w:numFmt w:val="bullet"/>
      <w:lvlText w:val=""/>
      <w:lvlJc w:val="left"/>
      <w:pPr>
        <w:ind w:left="2520" w:hanging="360"/>
      </w:pPr>
      <w:rPr>
        <w:rFonts w:ascii="Wingdings" w:hAnsi="Wingdings" w:hint="default"/>
      </w:rPr>
    </w:lvl>
    <w:lvl w:ilvl="3" w:tplc="DADCAF92">
      <w:start w:val="1"/>
      <w:numFmt w:val="bullet"/>
      <w:lvlText w:val=""/>
      <w:lvlJc w:val="left"/>
      <w:pPr>
        <w:ind w:left="3240" w:hanging="360"/>
      </w:pPr>
      <w:rPr>
        <w:rFonts w:ascii="Symbol" w:hAnsi="Symbol" w:hint="default"/>
      </w:rPr>
    </w:lvl>
    <w:lvl w:ilvl="4" w:tplc="180A986E">
      <w:start w:val="1"/>
      <w:numFmt w:val="bullet"/>
      <w:lvlText w:val="o"/>
      <w:lvlJc w:val="left"/>
      <w:pPr>
        <w:ind w:left="3960" w:hanging="360"/>
      </w:pPr>
      <w:rPr>
        <w:rFonts w:ascii="Courier New" w:hAnsi="Courier New" w:hint="default"/>
      </w:rPr>
    </w:lvl>
    <w:lvl w:ilvl="5" w:tplc="3CA03AD6">
      <w:start w:val="1"/>
      <w:numFmt w:val="bullet"/>
      <w:lvlText w:val=""/>
      <w:lvlJc w:val="left"/>
      <w:pPr>
        <w:ind w:left="4680" w:hanging="360"/>
      </w:pPr>
      <w:rPr>
        <w:rFonts w:ascii="Wingdings" w:hAnsi="Wingdings" w:hint="default"/>
      </w:rPr>
    </w:lvl>
    <w:lvl w:ilvl="6" w:tplc="8AA08CD6">
      <w:start w:val="1"/>
      <w:numFmt w:val="bullet"/>
      <w:lvlText w:val=""/>
      <w:lvlJc w:val="left"/>
      <w:pPr>
        <w:ind w:left="5400" w:hanging="360"/>
      </w:pPr>
      <w:rPr>
        <w:rFonts w:ascii="Symbol" w:hAnsi="Symbol" w:hint="default"/>
      </w:rPr>
    </w:lvl>
    <w:lvl w:ilvl="7" w:tplc="57FAA000">
      <w:start w:val="1"/>
      <w:numFmt w:val="bullet"/>
      <w:lvlText w:val="o"/>
      <w:lvlJc w:val="left"/>
      <w:pPr>
        <w:ind w:left="6120" w:hanging="360"/>
      </w:pPr>
      <w:rPr>
        <w:rFonts w:ascii="Courier New" w:hAnsi="Courier New" w:hint="default"/>
      </w:rPr>
    </w:lvl>
    <w:lvl w:ilvl="8" w:tplc="BAF4C024">
      <w:start w:val="1"/>
      <w:numFmt w:val="bullet"/>
      <w:lvlText w:val=""/>
      <w:lvlJc w:val="left"/>
      <w:pPr>
        <w:ind w:left="6840" w:hanging="360"/>
      </w:pPr>
      <w:rPr>
        <w:rFonts w:ascii="Wingdings" w:hAnsi="Wingdings" w:hint="default"/>
      </w:rPr>
    </w:lvl>
  </w:abstractNum>
  <w:abstractNum w:abstractNumId="62" w15:restartNumberingAfterBreak="0">
    <w:nsid w:val="20497DBF"/>
    <w:multiLevelType w:val="hybridMultilevel"/>
    <w:tmpl w:val="FFFFFFFF"/>
    <w:lvl w:ilvl="0" w:tplc="2408B702">
      <w:start w:val="1"/>
      <w:numFmt w:val="bullet"/>
      <w:lvlText w:val=""/>
      <w:lvlJc w:val="left"/>
      <w:pPr>
        <w:ind w:left="720" w:hanging="360"/>
      </w:pPr>
      <w:rPr>
        <w:rFonts w:ascii="Symbol" w:hAnsi="Symbol" w:hint="default"/>
      </w:rPr>
    </w:lvl>
    <w:lvl w:ilvl="1" w:tplc="37C634E0">
      <w:start w:val="1"/>
      <w:numFmt w:val="bullet"/>
      <w:lvlText w:val="o"/>
      <w:lvlJc w:val="left"/>
      <w:pPr>
        <w:ind w:left="1440" w:hanging="360"/>
      </w:pPr>
      <w:rPr>
        <w:rFonts w:ascii="Courier New" w:hAnsi="Courier New" w:hint="default"/>
      </w:rPr>
    </w:lvl>
    <w:lvl w:ilvl="2" w:tplc="DF988494">
      <w:start w:val="1"/>
      <w:numFmt w:val="bullet"/>
      <w:lvlText w:val=""/>
      <w:lvlJc w:val="left"/>
      <w:pPr>
        <w:ind w:left="2160" w:hanging="360"/>
      </w:pPr>
      <w:rPr>
        <w:rFonts w:ascii="Wingdings" w:hAnsi="Wingdings" w:hint="default"/>
      </w:rPr>
    </w:lvl>
    <w:lvl w:ilvl="3" w:tplc="A6549542">
      <w:start w:val="1"/>
      <w:numFmt w:val="bullet"/>
      <w:lvlText w:val=""/>
      <w:lvlJc w:val="left"/>
      <w:pPr>
        <w:ind w:left="2880" w:hanging="360"/>
      </w:pPr>
      <w:rPr>
        <w:rFonts w:ascii="Symbol" w:hAnsi="Symbol" w:hint="default"/>
      </w:rPr>
    </w:lvl>
    <w:lvl w:ilvl="4" w:tplc="6F78EEEC">
      <w:start w:val="1"/>
      <w:numFmt w:val="bullet"/>
      <w:lvlText w:val="o"/>
      <w:lvlJc w:val="left"/>
      <w:pPr>
        <w:ind w:left="3600" w:hanging="360"/>
      </w:pPr>
      <w:rPr>
        <w:rFonts w:ascii="Courier New" w:hAnsi="Courier New" w:hint="default"/>
      </w:rPr>
    </w:lvl>
    <w:lvl w:ilvl="5" w:tplc="78F60222">
      <w:start w:val="1"/>
      <w:numFmt w:val="bullet"/>
      <w:lvlText w:val=""/>
      <w:lvlJc w:val="left"/>
      <w:pPr>
        <w:ind w:left="4320" w:hanging="360"/>
      </w:pPr>
      <w:rPr>
        <w:rFonts w:ascii="Wingdings" w:hAnsi="Wingdings" w:hint="default"/>
      </w:rPr>
    </w:lvl>
    <w:lvl w:ilvl="6" w:tplc="36F4B92E">
      <w:start w:val="1"/>
      <w:numFmt w:val="bullet"/>
      <w:lvlText w:val=""/>
      <w:lvlJc w:val="left"/>
      <w:pPr>
        <w:ind w:left="5040" w:hanging="360"/>
      </w:pPr>
      <w:rPr>
        <w:rFonts w:ascii="Symbol" w:hAnsi="Symbol" w:hint="default"/>
      </w:rPr>
    </w:lvl>
    <w:lvl w:ilvl="7" w:tplc="ACF6C962">
      <w:start w:val="1"/>
      <w:numFmt w:val="bullet"/>
      <w:lvlText w:val="o"/>
      <w:lvlJc w:val="left"/>
      <w:pPr>
        <w:ind w:left="5760" w:hanging="360"/>
      </w:pPr>
      <w:rPr>
        <w:rFonts w:ascii="Courier New" w:hAnsi="Courier New" w:hint="default"/>
      </w:rPr>
    </w:lvl>
    <w:lvl w:ilvl="8" w:tplc="33FC9696">
      <w:start w:val="1"/>
      <w:numFmt w:val="bullet"/>
      <w:lvlText w:val=""/>
      <w:lvlJc w:val="left"/>
      <w:pPr>
        <w:ind w:left="6480" w:hanging="360"/>
      </w:pPr>
      <w:rPr>
        <w:rFonts w:ascii="Wingdings" w:hAnsi="Wingdings" w:hint="default"/>
      </w:rPr>
    </w:lvl>
  </w:abstractNum>
  <w:abstractNum w:abstractNumId="63" w15:restartNumberingAfterBreak="0">
    <w:nsid w:val="20759B5E"/>
    <w:multiLevelType w:val="hybridMultilevel"/>
    <w:tmpl w:val="FFFFFFFF"/>
    <w:lvl w:ilvl="0" w:tplc="1376F792">
      <w:start w:val="1"/>
      <w:numFmt w:val="decimal"/>
      <w:lvlText w:val="%1."/>
      <w:lvlJc w:val="left"/>
      <w:pPr>
        <w:ind w:left="720" w:hanging="360"/>
      </w:pPr>
    </w:lvl>
    <w:lvl w:ilvl="1" w:tplc="23F86350">
      <w:start w:val="1"/>
      <w:numFmt w:val="lowerLetter"/>
      <w:lvlText w:val="%2."/>
      <w:lvlJc w:val="left"/>
      <w:pPr>
        <w:ind w:left="1440" w:hanging="360"/>
      </w:pPr>
    </w:lvl>
    <w:lvl w:ilvl="2" w:tplc="4CC6C7D2">
      <w:start w:val="1"/>
      <w:numFmt w:val="lowerRoman"/>
      <w:lvlText w:val="%3."/>
      <w:lvlJc w:val="right"/>
      <w:pPr>
        <w:ind w:left="2160" w:hanging="180"/>
      </w:pPr>
    </w:lvl>
    <w:lvl w:ilvl="3" w:tplc="3FDE710E">
      <w:start w:val="1"/>
      <w:numFmt w:val="decimal"/>
      <w:lvlText w:val="%4."/>
      <w:lvlJc w:val="left"/>
      <w:pPr>
        <w:ind w:left="2880" w:hanging="360"/>
      </w:pPr>
    </w:lvl>
    <w:lvl w:ilvl="4" w:tplc="9D60FEF2">
      <w:start w:val="1"/>
      <w:numFmt w:val="lowerLetter"/>
      <w:lvlText w:val="%5."/>
      <w:lvlJc w:val="left"/>
      <w:pPr>
        <w:ind w:left="3600" w:hanging="360"/>
      </w:pPr>
    </w:lvl>
    <w:lvl w:ilvl="5" w:tplc="2E9A28C6">
      <w:start w:val="1"/>
      <w:numFmt w:val="lowerRoman"/>
      <w:lvlText w:val="%6."/>
      <w:lvlJc w:val="right"/>
      <w:pPr>
        <w:ind w:left="4320" w:hanging="180"/>
      </w:pPr>
    </w:lvl>
    <w:lvl w:ilvl="6" w:tplc="98AA571C">
      <w:start w:val="1"/>
      <w:numFmt w:val="decimal"/>
      <w:lvlText w:val="%7."/>
      <w:lvlJc w:val="left"/>
      <w:pPr>
        <w:ind w:left="5040" w:hanging="360"/>
      </w:pPr>
    </w:lvl>
    <w:lvl w:ilvl="7" w:tplc="3E48A208">
      <w:start w:val="1"/>
      <w:numFmt w:val="lowerLetter"/>
      <w:lvlText w:val="%8."/>
      <w:lvlJc w:val="left"/>
      <w:pPr>
        <w:ind w:left="5760" w:hanging="360"/>
      </w:pPr>
    </w:lvl>
    <w:lvl w:ilvl="8" w:tplc="AFF852F6">
      <w:start w:val="1"/>
      <w:numFmt w:val="lowerRoman"/>
      <w:lvlText w:val="%9."/>
      <w:lvlJc w:val="right"/>
      <w:pPr>
        <w:ind w:left="6480" w:hanging="180"/>
      </w:pPr>
    </w:lvl>
  </w:abstractNum>
  <w:abstractNum w:abstractNumId="64" w15:restartNumberingAfterBreak="0">
    <w:nsid w:val="20A51EF5"/>
    <w:multiLevelType w:val="hybridMultilevel"/>
    <w:tmpl w:val="FFFFFFFF"/>
    <w:lvl w:ilvl="0" w:tplc="91EED60C">
      <w:start w:val="1"/>
      <w:numFmt w:val="bullet"/>
      <w:lvlText w:val=""/>
      <w:lvlJc w:val="left"/>
      <w:pPr>
        <w:ind w:left="1080" w:hanging="360"/>
      </w:pPr>
      <w:rPr>
        <w:rFonts w:ascii="Symbol" w:hAnsi="Symbol" w:hint="default"/>
      </w:rPr>
    </w:lvl>
    <w:lvl w:ilvl="1" w:tplc="0C44D5D4">
      <w:start w:val="1"/>
      <w:numFmt w:val="bullet"/>
      <w:lvlText w:val="o"/>
      <w:lvlJc w:val="left"/>
      <w:pPr>
        <w:ind w:left="1800" w:hanging="360"/>
      </w:pPr>
      <w:rPr>
        <w:rFonts w:ascii="Courier New" w:hAnsi="Courier New" w:hint="default"/>
      </w:rPr>
    </w:lvl>
    <w:lvl w:ilvl="2" w:tplc="B0B2523C">
      <w:start w:val="1"/>
      <w:numFmt w:val="bullet"/>
      <w:lvlText w:val=""/>
      <w:lvlJc w:val="left"/>
      <w:pPr>
        <w:ind w:left="2520" w:hanging="360"/>
      </w:pPr>
      <w:rPr>
        <w:rFonts w:ascii="Wingdings" w:hAnsi="Wingdings" w:hint="default"/>
      </w:rPr>
    </w:lvl>
    <w:lvl w:ilvl="3" w:tplc="23E0C4F8">
      <w:start w:val="1"/>
      <w:numFmt w:val="bullet"/>
      <w:lvlText w:val=""/>
      <w:lvlJc w:val="left"/>
      <w:pPr>
        <w:ind w:left="3240" w:hanging="360"/>
      </w:pPr>
      <w:rPr>
        <w:rFonts w:ascii="Symbol" w:hAnsi="Symbol" w:hint="default"/>
      </w:rPr>
    </w:lvl>
    <w:lvl w:ilvl="4" w:tplc="E7B819D6">
      <w:start w:val="1"/>
      <w:numFmt w:val="bullet"/>
      <w:lvlText w:val="o"/>
      <w:lvlJc w:val="left"/>
      <w:pPr>
        <w:ind w:left="3960" w:hanging="360"/>
      </w:pPr>
      <w:rPr>
        <w:rFonts w:ascii="Courier New" w:hAnsi="Courier New" w:hint="default"/>
      </w:rPr>
    </w:lvl>
    <w:lvl w:ilvl="5" w:tplc="89529F8A">
      <w:start w:val="1"/>
      <w:numFmt w:val="bullet"/>
      <w:lvlText w:val=""/>
      <w:lvlJc w:val="left"/>
      <w:pPr>
        <w:ind w:left="4680" w:hanging="360"/>
      </w:pPr>
      <w:rPr>
        <w:rFonts w:ascii="Wingdings" w:hAnsi="Wingdings" w:hint="default"/>
      </w:rPr>
    </w:lvl>
    <w:lvl w:ilvl="6" w:tplc="F296FFC8">
      <w:start w:val="1"/>
      <w:numFmt w:val="bullet"/>
      <w:lvlText w:val=""/>
      <w:lvlJc w:val="left"/>
      <w:pPr>
        <w:ind w:left="5400" w:hanging="360"/>
      </w:pPr>
      <w:rPr>
        <w:rFonts w:ascii="Symbol" w:hAnsi="Symbol" w:hint="default"/>
      </w:rPr>
    </w:lvl>
    <w:lvl w:ilvl="7" w:tplc="3A38FCBA">
      <w:start w:val="1"/>
      <w:numFmt w:val="bullet"/>
      <w:lvlText w:val="o"/>
      <w:lvlJc w:val="left"/>
      <w:pPr>
        <w:ind w:left="6120" w:hanging="360"/>
      </w:pPr>
      <w:rPr>
        <w:rFonts w:ascii="Courier New" w:hAnsi="Courier New" w:hint="default"/>
      </w:rPr>
    </w:lvl>
    <w:lvl w:ilvl="8" w:tplc="1692210E">
      <w:start w:val="1"/>
      <w:numFmt w:val="bullet"/>
      <w:lvlText w:val=""/>
      <w:lvlJc w:val="left"/>
      <w:pPr>
        <w:ind w:left="6840" w:hanging="360"/>
      </w:pPr>
      <w:rPr>
        <w:rFonts w:ascii="Wingdings" w:hAnsi="Wingdings" w:hint="default"/>
      </w:rPr>
    </w:lvl>
  </w:abstractNum>
  <w:abstractNum w:abstractNumId="65" w15:restartNumberingAfterBreak="0">
    <w:nsid w:val="211A49EE"/>
    <w:multiLevelType w:val="hybridMultilevel"/>
    <w:tmpl w:val="FFFFFFFF"/>
    <w:lvl w:ilvl="0" w:tplc="058E8B3E">
      <w:start w:val="1"/>
      <w:numFmt w:val="bullet"/>
      <w:lvlText w:val=""/>
      <w:lvlJc w:val="left"/>
      <w:pPr>
        <w:ind w:left="720" w:hanging="360"/>
      </w:pPr>
      <w:rPr>
        <w:rFonts w:ascii="Symbol" w:hAnsi="Symbol" w:hint="default"/>
      </w:rPr>
    </w:lvl>
    <w:lvl w:ilvl="1" w:tplc="67B64D60">
      <w:start w:val="1"/>
      <w:numFmt w:val="bullet"/>
      <w:lvlText w:val="o"/>
      <w:lvlJc w:val="left"/>
      <w:pPr>
        <w:ind w:left="1440" w:hanging="360"/>
      </w:pPr>
      <w:rPr>
        <w:rFonts w:ascii="Courier New" w:hAnsi="Courier New" w:hint="default"/>
      </w:rPr>
    </w:lvl>
    <w:lvl w:ilvl="2" w:tplc="D2B892CC">
      <w:start w:val="1"/>
      <w:numFmt w:val="bullet"/>
      <w:lvlText w:val=""/>
      <w:lvlJc w:val="left"/>
      <w:pPr>
        <w:ind w:left="2160" w:hanging="360"/>
      </w:pPr>
      <w:rPr>
        <w:rFonts w:ascii="Wingdings" w:hAnsi="Wingdings" w:hint="default"/>
      </w:rPr>
    </w:lvl>
    <w:lvl w:ilvl="3" w:tplc="2B782284">
      <w:start w:val="1"/>
      <w:numFmt w:val="bullet"/>
      <w:lvlText w:val=""/>
      <w:lvlJc w:val="left"/>
      <w:pPr>
        <w:ind w:left="2880" w:hanging="360"/>
      </w:pPr>
      <w:rPr>
        <w:rFonts w:ascii="Symbol" w:hAnsi="Symbol" w:hint="default"/>
      </w:rPr>
    </w:lvl>
    <w:lvl w:ilvl="4" w:tplc="939081FA">
      <w:start w:val="1"/>
      <w:numFmt w:val="bullet"/>
      <w:lvlText w:val="o"/>
      <w:lvlJc w:val="left"/>
      <w:pPr>
        <w:ind w:left="3600" w:hanging="360"/>
      </w:pPr>
      <w:rPr>
        <w:rFonts w:ascii="Courier New" w:hAnsi="Courier New" w:hint="default"/>
      </w:rPr>
    </w:lvl>
    <w:lvl w:ilvl="5" w:tplc="E1B2F048">
      <w:start w:val="1"/>
      <w:numFmt w:val="bullet"/>
      <w:lvlText w:val=""/>
      <w:lvlJc w:val="left"/>
      <w:pPr>
        <w:ind w:left="4320" w:hanging="360"/>
      </w:pPr>
      <w:rPr>
        <w:rFonts w:ascii="Wingdings" w:hAnsi="Wingdings" w:hint="default"/>
      </w:rPr>
    </w:lvl>
    <w:lvl w:ilvl="6" w:tplc="8FB46DF2">
      <w:start w:val="1"/>
      <w:numFmt w:val="bullet"/>
      <w:lvlText w:val=""/>
      <w:lvlJc w:val="left"/>
      <w:pPr>
        <w:ind w:left="5040" w:hanging="360"/>
      </w:pPr>
      <w:rPr>
        <w:rFonts w:ascii="Symbol" w:hAnsi="Symbol" w:hint="default"/>
      </w:rPr>
    </w:lvl>
    <w:lvl w:ilvl="7" w:tplc="5A6ECB20">
      <w:start w:val="1"/>
      <w:numFmt w:val="bullet"/>
      <w:lvlText w:val="o"/>
      <w:lvlJc w:val="left"/>
      <w:pPr>
        <w:ind w:left="5760" w:hanging="360"/>
      </w:pPr>
      <w:rPr>
        <w:rFonts w:ascii="Courier New" w:hAnsi="Courier New" w:hint="default"/>
      </w:rPr>
    </w:lvl>
    <w:lvl w:ilvl="8" w:tplc="3B2E9F22">
      <w:start w:val="1"/>
      <w:numFmt w:val="bullet"/>
      <w:lvlText w:val=""/>
      <w:lvlJc w:val="left"/>
      <w:pPr>
        <w:ind w:left="6480" w:hanging="360"/>
      </w:pPr>
      <w:rPr>
        <w:rFonts w:ascii="Wingdings" w:hAnsi="Wingdings" w:hint="default"/>
      </w:rPr>
    </w:lvl>
  </w:abstractNum>
  <w:abstractNum w:abstractNumId="66" w15:restartNumberingAfterBreak="0">
    <w:nsid w:val="21D3692D"/>
    <w:multiLevelType w:val="hybridMultilevel"/>
    <w:tmpl w:val="FFFFFFFF"/>
    <w:lvl w:ilvl="0" w:tplc="C62297AE">
      <w:start w:val="1"/>
      <w:numFmt w:val="bullet"/>
      <w:lvlText w:val=""/>
      <w:lvlJc w:val="left"/>
      <w:pPr>
        <w:ind w:left="720" w:hanging="360"/>
      </w:pPr>
      <w:rPr>
        <w:rFonts w:ascii="Symbol" w:hAnsi="Symbol" w:hint="default"/>
      </w:rPr>
    </w:lvl>
    <w:lvl w:ilvl="1" w:tplc="719C04F0">
      <w:start w:val="1"/>
      <w:numFmt w:val="bullet"/>
      <w:lvlText w:val="o"/>
      <w:lvlJc w:val="left"/>
      <w:pPr>
        <w:ind w:left="1440" w:hanging="360"/>
      </w:pPr>
      <w:rPr>
        <w:rFonts w:ascii="Courier New" w:hAnsi="Courier New" w:hint="default"/>
      </w:rPr>
    </w:lvl>
    <w:lvl w:ilvl="2" w:tplc="C23AC45E">
      <w:start w:val="1"/>
      <w:numFmt w:val="bullet"/>
      <w:lvlText w:val=""/>
      <w:lvlJc w:val="left"/>
      <w:pPr>
        <w:ind w:left="2160" w:hanging="360"/>
      </w:pPr>
      <w:rPr>
        <w:rFonts w:ascii="Wingdings" w:hAnsi="Wingdings" w:hint="default"/>
      </w:rPr>
    </w:lvl>
    <w:lvl w:ilvl="3" w:tplc="E6AAC8CE">
      <w:start w:val="1"/>
      <w:numFmt w:val="bullet"/>
      <w:lvlText w:val=""/>
      <w:lvlJc w:val="left"/>
      <w:pPr>
        <w:ind w:left="2880" w:hanging="360"/>
      </w:pPr>
      <w:rPr>
        <w:rFonts w:ascii="Symbol" w:hAnsi="Symbol" w:hint="default"/>
      </w:rPr>
    </w:lvl>
    <w:lvl w:ilvl="4" w:tplc="330CA692">
      <w:start w:val="1"/>
      <w:numFmt w:val="bullet"/>
      <w:lvlText w:val="o"/>
      <w:lvlJc w:val="left"/>
      <w:pPr>
        <w:ind w:left="3600" w:hanging="360"/>
      </w:pPr>
      <w:rPr>
        <w:rFonts w:ascii="Courier New" w:hAnsi="Courier New" w:hint="default"/>
      </w:rPr>
    </w:lvl>
    <w:lvl w:ilvl="5" w:tplc="BA5A9276">
      <w:start w:val="1"/>
      <w:numFmt w:val="bullet"/>
      <w:lvlText w:val=""/>
      <w:lvlJc w:val="left"/>
      <w:pPr>
        <w:ind w:left="4320" w:hanging="360"/>
      </w:pPr>
      <w:rPr>
        <w:rFonts w:ascii="Wingdings" w:hAnsi="Wingdings" w:hint="default"/>
      </w:rPr>
    </w:lvl>
    <w:lvl w:ilvl="6" w:tplc="36AE346E">
      <w:start w:val="1"/>
      <w:numFmt w:val="bullet"/>
      <w:lvlText w:val=""/>
      <w:lvlJc w:val="left"/>
      <w:pPr>
        <w:ind w:left="5040" w:hanging="360"/>
      </w:pPr>
      <w:rPr>
        <w:rFonts w:ascii="Symbol" w:hAnsi="Symbol" w:hint="default"/>
      </w:rPr>
    </w:lvl>
    <w:lvl w:ilvl="7" w:tplc="A6B608A2">
      <w:start w:val="1"/>
      <w:numFmt w:val="bullet"/>
      <w:lvlText w:val="o"/>
      <w:lvlJc w:val="left"/>
      <w:pPr>
        <w:ind w:left="5760" w:hanging="360"/>
      </w:pPr>
      <w:rPr>
        <w:rFonts w:ascii="Courier New" w:hAnsi="Courier New" w:hint="default"/>
      </w:rPr>
    </w:lvl>
    <w:lvl w:ilvl="8" w:tplc="6D9A34E0">
      <w:start w:val="1"/>
      <w:numFmt w:val="bullet"/>
      <w:lvlText w:val=""/>
      <w:lvlJc w:val="left"/>
      <w:pPr>
        <w:ind w:left="6480" w:hanging="360"/>
      </w:pPr>
      <w:rPr>
        <w:rFonts w:ascii="Wingdings" w:hAnsi="Wingdings" w:hint="default"/>
      </w:rPr>
    </w:lvl>
  </w:abstractNum>
  <w:abstractNum w:abstractNumId="67" w15:restartNumberingAfterBreak="0">
    <w:nsid w:val="22A4D57E"/>
    <w:multiLevelType w:val="hybridMultilevel"/>
    <w:tmpl w:val="FFFFFFFF"/>
    <w:lvl w:ilvl="0" w:tplc="120803BA">
      <w:start w:val="1"/>
      <w:numFmt w:val="bullet"/>
      <w:lvlText w:val=""/>
      <w:lvlJc w:val="left"/>
      <w:pPr>
        <w:ind w:left="720" w:hanging="360"/>
      </w:pPr>
      <w:rPr>
        <w:rFonts w:ascii="Symbol" w:hAnsi="Symbol" w:hint="default"/>
      </w:rPr>
    </w:lvl>
    <w:lvl w:ilvl="1" w:tplc="620CBBB0">
      <w:start w:val="1"/>
      <w:numFmt w:val="bullet"/>
      <w:lvlText w:val="o"/>
      <w:lvlJc w:val="left"/>
      <w:pPr>
        <w:ind w:left="1440" w:hanging="360"/>
      </w:pPr>
      <w:rPr>
        <w:rFonts w:ascii="Courier New" w:hAnsi="Courier New" w:hint="default"/>
      </w:rPr>
    </w:lvl>
    <w:lvl w:ilvl="2" w:tplc="046AABFC">
      <w:start w:val="1"/>
      <w:numFmt w:val="bullet"/>
      <w:lvlText w:val=""/>
      <w:lvlJc w:val="left"/>
      <w:pPr>
        <w:ind w:left="2160" w:hanging="360"/>
      </w:pPr>
      <w:rPr>
        <w:rFonts w:ascii="Wingdings" w:hAnsi="Wingdings" w:hint="default"/>
      </w:rPr>
    </w:lvl>
    <w:lvl w:ilvl="3" w:tplc="84621A4E">
      <w:start w:val="1"/>
      <w:numFmt w:val="bullet"/>
      <w:lvlText w:val=""/>
      <w:lvlJc w:val="left"/>
      <w:pPr>
        <w:ind w:left="2880" w:hanging="360"/>
      </w:pPr>
      <w:rPr>
        <w:rFonts w:ascii="Symbol" w:hAnsi="Symbol" w:hint="default"/>
      </w:rPr>
    </w:lvl>
    <w:lvl w:ilvl="4" w:tplc="8A3A4B56">
      <w:start w:val="1"/>
      <w:numFmt w:val="bullet"/>
      <w:lvlText w:val="o"/>
      <w:lvlJc w:val="left"/>
      <w:pPr>
        <w:ind w:left="3600" w:hanging="360"/>
      </w:pPr>
      <w:rPr>
        <w:rFonts w:ascii="Courier New" w:hAnsi="Courier New" w:hint="default"/>
      </w:rPr>
    </w:lvl>
    <w:lvl w:ilvl="5" w:tplc="AD34569E">
      <w:start w:val="1"/>
      <w:numFmt w:val="bullet"/>
      <w:lvlText w:val=""/>
      <w:lvlJc w:val="left"/>
      <w:pPr>
        <w:ind w:left="4320" w:hanging="360"/>
      </w:pPr>
      <w:rPr>
        <w:rFonts w:ascii="Wingdings" w:hAnsi="Wingdings" w:hint="default"/>
      </w:rPr>
    </w:lvl>
    <w:lvl w:ilvl="6" w:tplc="4B8EF37E">
      <w:start w:val="1"/>
      <w:numFmt w:val="bullet"/>
      <w:lvlText w:val=""/>
      <w:lvlJc w:val="left"/>
      <w:pPr>
        <w:ind w:left="5040" w:hanging="360"/>
      </w:pPr>
      <w:rPr>
        <w:rFonts w:ascii="Symbol" w:hAnsi="Symbol" w:hint="default"/>
      </w:rPr>
    </w:lvl>
    <w:lvl w:ilvl="7" w:tplc="D966973C">
      <w:start w:val="1"/>
      <w:numFmt w:val="bullet"/>
      <w:lvlText w:val="o"/>
      <w:lvlJc w:val="left"/>
      <w:pPr>
        <w:ind w:left="5760" w:hanging="360"/>
      </w:pPr>
      <w:rPr>
        <w:rFonts w:ascii="Courier New" w:hAnsi="Courier New" w:hint="default"/>
      </w:rPr>
    </w:lvl>
    <w:lvl w:ilvl="8" w:tplc="74209434">
      <w:start w:val="1"/>
      <w:numFmt w:val="bullet"/>
      <w:lvlText w:val=""/>
      <w:lvlJc w:val="left"/>
      <w:pPr>
        <w:ind w:left="6480" w:hanging="360"/>
      </w:pPr>
      <w:rPr>
        <w:rFonts w:ascii="Wingdings" w:hAnsi="Wingdings" w:hint="default"/>
      </w:rPr>
    </w:lvl>
  </w:abstractNum>
  <w:abstractNum w:abstractNumId="68" w15:restartNumberingAfterBreak="0">
    <w:nsid w:val="2334F0A9"/>
    <w:multiLevelType w:val="hybridMultilevel"/>
    <w:tmpl w:val="FFFFFFFF"/>
    <w:lvl w:ilvl="0" w:tplc="0026FB70">
      <w:start w:val="1"/>
      <w:numFmt w:val="bullet"/>
      <w:lvlText w:val=""/>
      <w:lvlJc w:val="left"/>
      <w:pPr>
        <w:ind w:left="720" w:hanging="360"/>
      </w:pPr>
      <w:rPr>
        <w:rFonts w:ascii="Symbol" w:hAnsi="Symbol" w:hint="default"/>
      </w:rPr>
    </w:lvl>
    <w:lvl w:ilvl="1" w:tplc="86A4B146">
      <w:start w:val="1"/>
      <w:numFmt w:val="bullet"/>
      <w:lvlText w:val="o"/>
      <w:lvlJc w:val="left"/>
      <w:pPr>
        <w:ind w:left="1440" w:hanging="360"/>
      </w:pPr>
      <w:rPr>
        <w:rFonts w:ascii="Courier New" w:hAnsi="Courier New" w:hint="default"/>
      </w:rPr>
    </w:lvl>
    <w:lvl w:ilvl="2" w:tplc="43BC0AFE">
      <w:start w:val="1"/>
      <w:numFmt w:val="bullet"/>
      <w:lvlText w:val=""/>
      <w:lvlJc w:val="left"/>
      <w:pPr>
        <w:ind w:left="2160" w:hanging="360"/>
      </w:pPr>
      <w:rPr>
        <w:rFonts w:ascii="Wingdings" w:hAnsi="Wingdings" w:hint="default"/>
      </w:rPr>
    </w:lvl>
    <w:lvl w:ilvl="3" w:tplc="0658B242">
      <w:start w:val="1"/>
      <w:numFmt w:val="bullet"/>
      <w:lvlText w:val=""/>
      <w:lvlJc w:val="left"/>
      <w:pPr>
        <w:ind w:left="2880" w:hanging="360"/>
      </w:pPr>
      <w:rPr>
        <w:rFonts w:ascii="Symbol" w:hAnsi="Symbol" w:hint="default"/>
      </w:rPr>
    </w:lvl>
    <w:lvl w:ilvl="4" w:tplc="2EC46F20">
      <w:start w:val="1"/>
      <w:numFmt w:val="bullet"/>
      <w:lvlText w:val="o"/>
      <w:lvlJc w:val="left"/>
      <w:pPr>
        <w:ind w:left="3600" w:hanging="360"/>
      </w:pPr>
      <w:rPr>
        <w:rFonts w:ascii="Courier New" w:hAnsi="Courier New" w:hint="default"/>
      </w:rPr>
    </w:lvl>
    <w:lvl w:ilvl="5" w:tplc="94621298">
      <w:start w:val="1"/>
      <w:numFmt w:val="bullet"/>
      <w:lvlText w:val=""/>
      <w:lvlJc w:val="left"/>
      <w:pPr>
        <w:ind w:left="4320" w:hanging="360"/>
      </w:pPr>
      <w:rPr>
        <w:rFonts w:ascii="Wingdings" w:hAnsi="Wingdings" w:hint="default"/>
      </w:rPr>
    </w:lvl>
    <w:lvl w:ilvl="6" w:tplc="C804EFF0">
      <w:start w:val="1"/>
      <w:numFmt w:val="bullet"/>
      <w:lvlText w:val=""/>
      <w:lvlJc w:val="left"/>
      <w:pPr>
        <w:ind w:left="5040" w:hanging="360"/>
      </w:pPr>
      <w:rPr>
        <w:rFonts w:ascii="Symbol" w:hAnsi="Symbol" w:hint="default"/>
      </w:rPr>
    </w:lvl>
    <w:lvl w:ilvl="7" w:tplc="81BEE93E">
      <w:start w:val="1"/>
      <w:numFmt w:val="bullet"/>
      <w:lvlText w:val="o"/>
      <w:lvlJc w:val="left"/>
      <w:pPr>
        <w:ind w:left="5760" w:hanging="360"/>
      </w:pPr>
      <w:rPr>
        <w:rFonts w:ascii="Courier New" w:hAnsi="Courier New" w:hint="default"/>
      </w:rPr>
    </w:lvl>
    <w:lvl w:ilvl="8" w:tplc="87821DF6">
      <w:start w:val="1"/>
      <w:numFmt w:val="bullet"/>
      <w:lvlText w:val=""/>
      <w:lvlJc w:val="left"/>
      <w:pPr>
        <w:ind w:left="6480" w:hanging="360"/>
      </w:pPr>
      <w:rPr>
        <w:rFonts w:ascii="Wingdings" w:hAnsi="Wingdings" w:hint="default"/>
      </w:rPr>
    </w:lvl>
  </w:abstractNum>
  <w:abstractNum w:abstractNumId="69" w15:restartNumberingAfterBreak="0">
    <w:nsid w:val="24267E0A"/>
    <w:multiLevelType w:val="multilevel"/>
    <w:tmpl w:val="4212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7A9AE2"/>
    <w:multiLevelType w:val="hybridMultilevel"/>
    <w:tmpl w:val="FFFFFFFF"/>
    <w:lvl w:ilvl="0" w:tplc="6F00D626">
      <w:start w:val="1"/>
      <w:numFmt w:val="bullet"/>
      <w:lvlText w:val=""/>
      <w:lvlJc w:val="left"/>
      <w:pPr>
        <w:ind w:left="720" w:hanging="360"/>
      </w:pPr>
      <w:rPr>
        <w:rFonts w:ascii="Symbol" w:hAnsi="Symbol" w:hint="default"/>
      </w:rPr>
    </w:lvl>
    <w:lvl w:ilvl="1" w:tplc="066CC72E">
      <w:start w:val="1"/>
      <w:numFmt w:val="bullet"/>
      <w:lvlText w:val="o"/>
      <w:lvlJc w:val="left"/>
      <w:pPr>
        <w:ind w:left="1440" w:hanging="360"/>
      </w:pPr>
      <w:rPr>
        <w:rFonts w:ascii="Courier New" w:hAnsi="Courier New" w:hint="default"/>
      </w:rPr>
    </w:lvl>
    <w:lvl w:ilvl="2" w:tplc="BC3023EA">
      <w:start w:val="1"/>
      <w:numFmt w:val="bullet"/>
      <w:lvlText w:val=""/>
      <w:lvlJc w:val="left"/>
      <w:pPr>
        <w:ind w:left="2160" w:hanging="360"/>
      </w:pPr>
      <w:rPr>
        <w:rFonts w:ascii="Wingdings" w:hAnsi="Wingdings" w:hint="default"/>
      </w:rPr>
    </w:lvl>
    <w:lvl w:ilvl="3" w:tplc="3378E47C">
      <w:start w:val="1"/>
      <w:numFmt w:val="bullet"/>
      <w:lvlText w:val=""/>
      <w:lvlJc w:val="left"/>
      <w:pPr>
        <w:ind w:left="2880" w:hanging="360"/>
      </w:pPr>
      <w:rPr>
        <w:rFonts w:ascii="Symbol" w:hAnsi="Symbol" w:hint="default"/>
      </w:rPr>
    </w:lvl>
    <w:lvl w:ilvl="4" w:tplc="F1FA93BC">
      <w:start w:val="1"/>
      <w:numFmt w:val="bullet"/>
      <w:lvlText w:val="o"/>
      <w:lvlJc w:val="left"/>
      <w:pPr>
        <w:ind w:left="3600" w:hanging="360"/>
      </w:pPr>
      <w:rPr>
        <w:rFonts w:ascii="Courier New" w:hAnsi="Courier New" w:hint="default"/>
      </w:rPr>
    </w:lvl>
    <w:lvl w:ilvl="5" w:tplc="303A7E20">
      <w:start w:val="1"/>
      <w:numFmt w:val="bullet"/>
      <w:lvlText w:val=""/>
      <w:lvlJc w:val="left"/>
      <w:pPr>
        <w:ind w:left="4320" w:hanging="360"/>
      </w:pPr>
      <w:rPr>
        <w:rFonts w:ascii="Wingdings" w:hAnsi="Wingdings" w:hint="default"/>
      </w:rPr>
    </w:lvl>
    <w:lvl w:ilvl="6" w:tplc="0F8CCEE2">
      <w:start w:val="1"/>
      <w:numFmt w:val="bullet"/>
      <w:lvlText w:val=""/>
      <w:lvlJc w:val="left"/>
      <w:pPr>
        <w:ind w:left="5040" w:hanging="360"/>
      </w:pPr>
      <w:rPr>
        <w:rFonts w:ascii="Symbol" w:hAnsi="Symbol" w:hint="default"/>
      </w:rPr>
    </w:lvl>
    <w:lvl w:ilvl="7" w:tplc="3C781254">
      <w:start w:val="1"/>
      <w:numFmt w:val="bullet"/>
      <w:lvlText w:val="o"/>
      <w:lvlJc w:val="left"/>
      <w:pPr>
        <w:ind w:left="5760" w:hanging="360"/>
      </w:pPr>
      <w:rPr>
        <w:rFonts w:ascii="Courier New" w:hAnsi="Courier New" w:hint="default"/>
      </w:rPr>
    </w:lvl>
    <w:lvl w:ilvl="8" w:tplc="89DC3E50">
      <w:start w:val="1"/>
      <w:numFmt w:val="bullet"/>
      <w:lvlText w:val=""/>
      <w:lvlJc w:val="left"/>
      <w:pPr>
        <w:ind w:left="6480" w:hanging="360"/>
      </w:pPr>
      <w:rPr>
        <w:rFonts w:ascii="Wingdings" w:hAnsi="Wingdings" w:hint="default"/>
      </w:rPr>
    </w:lvl>
  </w:abstractNum>
  <w:abstractNum w:abstractNumId="71" w15:restartNumberingAfterBreak="0">
    <w:nsid w:val="268FFFF0"/>
    <w:multiLevelType w:val="hybridMultilevel"/>
    <w:tmpl w:val="FFFFFFFF"/>
    <w:lvl w:ilvl="0" w:tplc="8FD09856">
      <w:start w:val="1"/>
      <w:numFmt w:val="bullet"/>
      <w:lvlText w:val=""/>
      <w:lvlJc w:val="left"/>
      <w:pPr>
        <w:ind w:left="720" w:hanging="360"/>
      </w:pPr>
      <w:rPr>
        <w:rFonts w:ascii="Symbol" w:hAnsi="Symbol" w:hint="default"/>
      </w:rPr>
    </w:lvl>
    <w:lvl w:ilvl="1" w:tplc="B2BEAAD6">
      <w:start w:val="1"/>
      <w:numFmt w:val="bullet"/>
      <w:lvlText w:val="o"/>
      <w:lvlJc w:val="left"/>
      <w:pPr>
        <w:ind w:left="1440" w:hanging="360"/>
      </w:pPr>
      <w:rPr>
        <w:rFonts w:ascii="Courier New" w:hAnsi="Courier New" w:hint="default"/>
      </w:rPr>
    </w:lvl>
    <w:lvl w:ilvl="2" w:tplc="89A85286">
      <w:start w:val="1"/>
      <w:numFmt w:val="bullet"/>
      <w:lvlText w:val=""/>
      <w:lvlJc w:val="left"/>
      <w:pPr>
        <w:ind w:left="2160" w:hanging="360"/>
      </w:pPr>
      <w:rPr>
        <w:rFonts w:ascii="Wingdings" w:hAnsi="Wingdings" w:hint="default"/>
      </w:rPr>
    </w:lvl>
    <w:lvl w:ilvl="3" w:tplc="619024F4">
      <w:start w:val="1"/>
      <w:numFmt w:val="bullet"/>
      <w:lvlText w:val=""/>
      <w:lvlJc w:val="left"/>
      <w:pPr>
        <w:ind w:left="2880" w:hanging="360"/>
      </w:pPr>
      <w:rPr>
        <w:rFonts w:ascii="Symbol" w:hAnsi="Symbol" w:hint="default"/>
      </w:rPr>
    </w:lvl>
    <w:lvl w:ilvl="4" w:tplc="ED406964">
      <w:start w:val="1"/>
      <w:numFmt w:val="bullet"/>
      <w:lvlText w:val="o"/>
      <w:lvlJc w:val="left"/>
      <w:pPr>
        <w:ind w:left="3600" w:hanging="360"/>
      </w:pPr>
      <w:rPr>
        <w:rFonts w:ascii="Courier New" w:hAnsi="Courier New" w:hint="default"/>
      </w:rPr>
    </w:lvl>
    <w:lvl w:ilvl="5" w:tplc="9D0432F2">
      <w:start w:val="1"/>
      <w:numFmt w:val="bullet"/>
      <w:lvlText w:val=""/>
      <w:lvlJc w:val="left"/>
      <w:pPr>
        <w:ind w:left="4320" w:hanging="360"/>
      </w:pPr>
      <w:rPr>
        <w:rFonts w:ascii="Wingdings" w:hAnsi="Wingdings" w:hint="default"/>
      </w:rPr>
    </w:lvl>
    <w:lvl w:ilvl="6" w:tplc="E83863EA">
      <w:start w:val="1"/>
      <w:numFmt w:val="bullet"/>
      <w:lvlText w:val=""/>
      <w:lvlJc w:val="left"/>
      <w:pPr>
        <w:ind w:left="5040" w:hanging="360"/>
      </w:pPr>
      <w:rPr>
        <w:rFonts w:ascii="Symbol" w:hAnsi="Symbol" w:hint="default"/>
      </w:rPr>
    </w:lvl>
    <w:lvl w:ilvl="7" w:tplc="9EDCFCEE">
      <w:start w:val="1"/>
      <w:numFmt w:val="bullet"/>
      <w:lvlText w:val="o"/>
      <w:lvlJc w:val="left"/>
      <w:pPr>
        <w:ind w:left="5760" w:hanging="360"/>
      </w:pPr>
      <w:rPr>
        <w:rFonts w:ascii="Courier New" w:hAnsi="Courier New" w:hint="default"/>
      </w:rPr>
    </w:lvl>
    <w:lvl w:ilvl="8" w:tplc="E1B2E7B2">
      <w:start w:val="1"/>
      <w:numFmt w:val="bullet"/>
      <w:lvlText w:val=""/>
      <w:lvlJc w:val="left"/>
      <w:pPr>
        <w:ind w:left="6480" w:hanging="360"/>
      </w:pPr>
      <w:rPr>
        <w:rFonts w:ascii="Wingdings" w:hAnsi="Wingdings" w:hint="default"/>
      </w:rPr>
    </w:lvl>
  </w:abstractNum>
  <w:abstractNum w:abstractNumId="72" w15:restartNumberingAfterBreak="0">
    <w:nsid w:val="27E12849"/>
    <w:multiLevelType w:val="hybridMultilevel"/>
    <w:tmpl w:val="5DA03E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3" w15:restartNumberingAfterBreak="0">
    <w:nsid w:val="284A5CE6"/>
    <w:multiLevelType w:val="multilevel"/>
    <w:tmpl w:val="79B47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B587AE"/>
    <w:multiLevelType w:val="hybridMultilevel"/>
    <w:tmpl w:val="FFFFFFFF"/>
    <w:lvl w:ilvl="0" w:tplc="567062CE">
      <w:start w:val="1"/>
      <w:numFmt w:val="bullet"/>
      <w:lvlText w:val=""/>
      <w:lvlJc w:val="left"/>
      <w:pPr>
        <w:ind w:left="720" w:hanging="360"/>
      </w:pPr>
      <w:rPr>
        <w:rFonts w:ascii="Symbol" w:hAnsi="Symbol" w:hint="default"/>
      </w:rPr>
    </w:lvl>
    <w:lvl w:ilvl="1" w:tplc="11705830">
      <w:start w:val="1"/>
      <w:numFmt w:val="bullet"/>
      <w:lvlText w:val="o"/>
      <w:lvlJc w:val="left"/>
      <w:pPr>
        <w:ind w:left="1440" w:hanging="360"/>
      </w:pPr>
      <w:rPr>
        <w:rFonts w:ascii="Courier New" w:hAnsi="Courier New" w:hint="default"/>
      </w:rPr>
    </w:lvl>
    <w:lvl w:ilvl="2" w:tplc="C096CE70">
      <w:start w:val="1"/>
      <w:numFmt w:val="bullet"/>
      <w:lvlText w:val=""/>
      <w:lvlJc w:val="left"/>
      <w:pPr>
        <w:ind w:left="2160" w:hanging="360"/>
      </w:pPr>
      <w:rPr>
        <w:rFonts w:ascii="Wingdings" w:hAnsi="Wingdings" w:hint="default"/>
      </w:rPr>
    </w:lvl>
    <w:lvl w:ilvl="3" w:tplc="1CBE11DC">
      <w:start w:val="1"/>
      <w:numFmt w:val="bullet"/>
      <w:lvlText w:val=""/>
      <w:lvlJc w:val="left"/>
      <w:pPr>
        <w:ind w:left="2880" w:hanging="360"/>
      </w:pPr>
      <w:rPr>
        <w:rFonts w:ascii="Symbol" w:hAnsi="Symbol" w:hint="default"/>
      </w:rPr>
    </w:lvl>
    <w:lvl w:ilvl="4" w:tplc="7EACF196">
      <w:start w:val="1"/>
      <w:numFmt w:val="bullet"/>
      <w:lvlText w:val="o"/>
      <w:lvlJc w:val="left"/>
      <w:pPr>
        <w:ind w:left="3600" w:hanging="360"/>
      </w:pPr>
      <w:rPr>
        <w:rFonts w:ascii="Courier New" w:hAnsi="Courier New" w:hint="default"/>
      </w:rPr>
    </w:lvl>
    <w:lvl w:ilvl="5" w:tplc="9120FD0A">
      <w:start w:val="1"/>
      <w:numFmt w:val="bullet"/>
      <w:lvlText w:val=""/>
      <w:lvlJc w:val="left"/>
      <w:pPr>
        <w:ind w:left="4320" w:hanging="360"/>
      </w:pPr>
      <w:rPr>
        <w:rFonts w:ascii="Wingdings" w:hAnsi="Wingdings" w:hint="default"/>
      </w:rPr>
    </w:lvl>
    <w:lvl w:ilvl="6" w:tplc="128A7842">
      <w:start w:val="1"/>
      <w:numFmt w:val="bullet"/>
      <w:lvlText w:val=""/>
      <w:lvlJc w:val="left"/>
      <w:pPr>
        <w:ind w:left="5040" w:hanging="360"/>
      </w:pPr>
      <w:rPr>
        <w:rFonts w:ascii="Symbol" w:hAnsi="Symbol" w:hint="default"/>
      </w:rPr>
    </w:lvl>
    <w:lvl w:ilvl="7" w:tplc="05444E04">
      <w:start w:val="1"/>
      <w:numFmt w:val="bullet"/>
      <w:lvlText w:val="o"/>
      <w:lvlJc w:val="left"/>
      <w:pPr>
        <w:ind w:left="5760" w:hanging="360"/>
      </w:pPr>
      <w:rPr>
        <w:rFonts w:ascii="Courier New" w:hAnsi="Courier New" w:hint="default"/>
      </w:rPr>
    </w:lvl>
    <w:lvl w:ilvl="8" w:tplc="3FA4E7D8">
      <w:start w:val="1"/>
      <w:numFmt w:val="bullet"/>
      <w:lvlText w:val=""/>
      <w:lvlJc w:val="left"/>
      <w:pPr>
        <w:ind w:left="6480" w:hanging="360"/>
      </w:pPr>
      <w:rPr>
        <w:rFonts w:ascii="Wingdings" w:hAnsi="Wingdings" w:hint="default"/>
      </w:rPr>
    </w:lvl>
  </w:abstractNum>
  <w:abstractNum w:abstractNumId="75" w15:restartNumberingAfterBreak="0">
    <w:nsid w:val="2A5FDC8E"/>
    <w:multiLevelType w:val="hybridMultilevel"/>
    <w:tmpl w:val="FFFFFFFF"/>
    <w:lvl w:ilvl="0" w:tplc="3B3496C0">
      <w:start w:val="1"/>
      <w:numFmt w:val="decimal"/>
      <w:lvlText w:val="%1."/>
      <w:lvlJc w:val="left"/>
      <w:pPr>
        <w:ind w:left="720" w:hanging="360"/>
      </w:pPr>
    </w:lvl>
    <w:lvl w:ilvl="1" w:tplc="C3DEB454">
      <w:start w:val="1"/>
      <w:numFmt w:val="lowerLetter"/>
      <w:lvlText w:val="%2."/>
      <w:lvlJc w:val="left"/>
      <w:pPr>
        <w:ind w:left="1440" w:hanging="360"/>
      </w:pPr>
    </w:lvl>
    <w:lvl w:ilvl="2" w:tplc="78C6D0C4">
      <w:start w:val="1"/>
      <w:numFmt w:val="lowerRoman"/>
      <w:lvlText w:val="%3."/>
      <w:lvlJc w:val="right"/>
      <w:pPr>
        <w:ind w:left="2160" w:hanging="180"/>
      </w:pPr>
    </w:lvl>
    <w:lvl w:ilvl="3" w:tplc="AB16F5BA">
      <w:start w:val="1"/>
      <w:numFmt w:val="decimal"/>
      <w:lvlText w:val="%4."/>
      <w:lvlJc w:val="left"/>
      <w:pPr>
        <w:ind w:left="2880" w:hanging="360"/>
      </w:pPr>
    </w:lvl>
    <w:lvl w:ilvl="4" w:tplc="A7ACEC24">
      <w:start w:val="1"/>
      <w:numFmt w:val="lowerLetter"/>
      <w:lvlText w:val="%5."/>
      <w:lvlJc w:val="left"/>
      <w:pPr>
        <w:ind w:left="3600" w:hanging="360"/>
      </w:pPr>
    </w:lvl>
    <w:lvl w:ilvl="5" w:tplc="C824B364">
      <w:start w:val="1"/>
      <w:numFmt w:val="lowerRoman"/>
      <w:lvlText w:val="%6."/>
      <w:lvlJc w:val="right"/>
      <w:pPr>
        <w:ind w:left="4320" w:hanging="180"/>
      </w:pPr>
    </w:lvl>
    <w:lvl w:ilvl="6" w:tplc="B02C0892">
      <w:start w:val="1"/>
      <w:numFmt w:val="decimal"/>
      <w:lvlText w:val="%7."/>
      <w:lvlJc w:val="left"/>
      <w:pPr>
        <w:ind w:left="5040" w:hanging="360"/>
      </w:pPr>
    </w:lvl>
    <w:lvl w:ilvl="7" w:tplc="31BA35F2">
      <w:start w:val="1"/>
      <w:numFmt w:val="lowerLetter"/>
      <w:lvlText w:val="%8."/>
      <w:lvlJc w:val="left"/>
      <w:pPr>
        <w:ind w:left="5760" w:hanging="360"/>
      </w:pPr>
    </w:lvl>
    <w:lvl w:ilvl="8" w:tplc="F7FC4320">
      <w:start w:val="1"/>
      <w:numFmt w:val="lowerRoman"/>
      <w:lvlText w:val="%9."/>
      <w:lvlJc w:val="right"/>
      <w:pPr>
        <w:ind w:left="6480" w:hanging="180"/>
      </w:pPr>
    </w:lvl>
  </w:abstractNum>
  <w:abstractNum w:abstractNumId="76" w15:restartNumberingAfterBreak="0">
    <w:nsid w:val="2B4F26AE"/>
    <w:multiLevelType w:val="hybridMultilevel"/>
    <w:tmpl w:val="FFFFFFFF"/>
    <w:lvl w:ilvl="0" w:tplc="B986FE30">
      <w:start w:val="1"/>
      <w:numFmt w:val="decimal"/>
      <w:lvlText w:val=""/>
      <w:lvlJc w:val="left"/>
      <w:pPr>
        <w:ind w:left="360" w:hanging="360"/>
      </w:pPr>
      <w:rPr>
        <w:rFonts w:ascii="Symbol" w:hAnsi="Symbol" w:hint="default"/>
      </w:rPr>
    </w:lvl>
    <w:lvl w:ilvl="1" w:tplc="0BB802A2">
      <w:start w:val="1"/>
      <w:numFmt w:val="bullet"/>
      <w:lvlText w:val="o"/>
      <w:lvlJc w:val="left"/>
      <w:pPr>
        <w:ind w:left="1080" w:hanging="360"/>
      </w:pPr>
      <w:rPr>
        <w:rFonts w:ascii="Courier New" w:hAnsi="Courier New" w:hint="default"/>
      </w:rPr>
    </w:lvl>
    <w:lvl w:ilvl="2" w:tplc="5720D35E">
      <w:start w:val="1"/>
      <w:numFmt w:val="bullet"/>
      <w:lvlText w:val=""/>
      <w:lvlJc w:val="left"/>
      <w:pPr>
        <w:ind w:left="1800" w:hanging="360"/>
      </w:pPr>
      <w:rPr>
        <w:rFonts w:ascii="Wingdings" w:hAnsi="Wingdings" w:hint="default"/>
      </w:rPr>
    </w:lvl>
    <w:lvl w:ilvl="3" w:tplc="353819C6">
      <w:start w:val="1"/>
      <w:numFmt w:val="bullet"/>
      <w:lvlText w:val=""/>
      <w:lvlJc w:val="left"/>
      <w:pPr>
        <w:ind w:left="2520" w:hanging="360"/>
      </w:pPr>
      <w:rPr>
        <w:rFonts w:ascii="Symbol" w:hAnsi="Symbol" w:hint="default"/>
      </w:rPr>
    </w:lvl>
    <w:lvl w:ilvl="4" w:tplc="4AEEDE2A">
      <w:start w:val="1"/>
      <w:numFmt w:val="bullet"/>
      <w:lvlText w:val="o"/>
      <w:lvlJc w:val="left"/>
      <w:pPr>
        <w:ind w:left="3240" w:hanging="360"/>
      </w:pPr>
      <w:rPr>
        <w:rFonts w:ascii="Courier New" w:hAnsi="Courier New" w:hint="default"/>
      </w:rPr>
    </w:lvl>
    <w:lvl w:ilvl="5" w:tplc="896A1E18">
      <w:start w:val="1"/>
      <w:numFmt w:val="bullet"/>
      <w:lvlText w:val=""/>
      <w:lvlJc w:val="left"/>
      <w:pPr>
        <w:ind w:left="3960" w:hanging="360"/>
      </w:pPr>
      <w:rPr>
        <w:rFonts w:ascii="Wingdings" w:hAnsi="Wingdings" w:hint="default"/>
      </w:rPr>
    </w:lvl>
    <w:lvl w:ilvl="6" w:tplc="EA288700">
      <w:start w:val="1"/>
      <w:numFmt w:val="bullet"/>
      <w:lvlText w:val=""/>
      <w:lvlJc w:val="left"/>
      <w:pPr>
        <w:ind w:left="4680" w:hanging="360"/>
      </w:pPr>
      <w:rPr>
        <w:rFonts w:ascii="Symbol" w:hAnsi="Symbol" w:hint="default"/>
      </w:rPr>
    </w:lvl>
    <w:lvl w:ilvl="7" w:tplc="92683380">
      <w:start w:val="1"/>
      <w:numFmt w:val="bullet"/>
      <w:lvlText w:val="o"/>
      <w:lvlJc w:val="left"/>
      <w:pPr>
        <w:ind w:left="5400" w:hanging="360"/>
      </w:pPr>
      <w:rPr>
        <w:rFonts w:ascii="Courier New" w:hAnsi="Courier New" w:hint="default"/>
      </w:rPr>
    </w:lvl>
    <w:lvl w:ilvl="8" w:tplc="046E3F2E">
      <w:start w:val="1"/>
      <w:numFmt w:val="bullet"/>
      <w:lvlText w:val=""/>
      <w:lvlJc w:val="left"/>
      <w:pPr>
        <w:ind w:left="6120" w:hanging="360"/>
      </w:pPr>
      <w:rPr>
        <w:rFonts w:ascii="Wingdings" w:hAnsi="Wingdings" w:hint="default"/>
      </w:rPr>
    </w:lvl>
  </w:abstractNum>
  <w:abstractNum w:abstractNumId="77" w15:restartNumberingAfterBreak="0">
    <w:nsid w:val="2B7430EC"/>
    <w:multiLevelType w:val="hybridMultilevel"/>
    <w:tmpl w:val="2EF4C22A"/>
    <w:lvl w:ilvl="0" w:tplc="F3F0FEC6">
      <w:start w:val="1"/>
      <w:numFmt w:val="bullet"/>
      <w:lvlText w:val=""/>
      <w:lvlJc w:val="left"/>
      <w:pPr>
        <w:tabs>
          <w:tab w:val="num" w:pos="720"/>
        </w:tabs>
        <w:ind w:left="720" w:hanging="360"/>
      </w:pPr>
      <w:rPr>
        <w:rFonts w:ascii="Symbol" w:hAnsi="Symbol" w:hint="default"/>
        <w:sz w:val="20"/>
      </w:rPr>
    </w:lvl>
    <w:lvl w:ilvl="1" w:tplc="76484A0A">
      <w:start w:val="1"/>
      <w:numFmt w:val="bullet"/>
      <w:lvlText w:val="o"/>
      <w:lvlJc w:val="left"/>
      <w:pPr>
        <w:tabs>
          <w:tab w:val="num" w:pos="1440"/>
        </w:tabs>
        <w:ind w:left="1440" w:hanging="360"/>
      </w:pPr>
      <w:rPr>
        <w:rFonts w:ascii="Courier New" w:hAnsi="Courier New" w:hint="default"/>
        <w:sz w:val="20"/>
      </w:rPr>
    </w:lvl>
    <w:lvl w:ilvl="2" w:tplc="B412B794" w:tentative="1">
      <w:start w:val="1"/>
      <w:numFmt w:val="bullet"/>
      <w:lvlText w:val=""/>
      <w:lvlJc w:val="left"/>
      <w:pPr>
        <w:tabs>
          <w:tab w:val="num" w:pos="2160"/>
        </w:tabs>
        <w:ind w:left="2160" w:hanging="360"/>
      </w:pPr>
      <w:rPr>
        <w:rFonts w:ascii="Wingdings" w:hAnsi="Wingdings" w:hint="default"/>
        <w:sz w:val="20"/>
      </w:rPr>
    </w:lvl>
    <w:lvl w:ilvl="3" w:tplc="23B2CAE8" w:tentative="1">
      <w:start w:val="1"/>
      <w:numFmt w:val="bullet"/>
      <w:lvlText w:val=""/>
      <w:lvlJc w:val="left"/>
      <w:pPr>
        <w:tabs>
          <w:tab w:val="num" w:pos="2880"/>
        </w:tabs>
        <w:ind w:left="2880" w:hanging="360"/>
      </w:pPr>
      <w:rPr>
        <w:rFonts w:ascii="Wingdings" w:hAnsi="Wingdings" w:hint="default"/>
        <w:sz w:val="20"/>
      </w:rPr>
    </w:lvl>
    <w:lvl w:ilvl="4" w:tplc="B1D0F60A" w:tentative="1">
      <w:start w:val="1"/>
      <w:numFmt w:val="bullet"/>
      <w:lvlText w:val=""/>
      <w:lvlJc w:val="left"/>
      <w:pPr>
        <w:tabs>
          <w:tab w:val="num" w:pos="3600"/>
        </w:tabs>
        <w:ind w:left="3600" w:hanging="360"/>
      </w:pPr>
      <w:rPr>
        <w:rFonts w:ascii="Wingdings" w:hAnsi="Wingdings" w:hint="default"/>
        <w:sz w:val="20"/>
      </w:rPr>
    </w:lvl>
    <w:lvl w:ilvl="5" w:tplc="904632F2" w:tentative="1">
      <w:start w:val="1"/>
      <w:numFmt w:val="bullet"/>
      <w:lvlText w:val=""/>
      <w:lvlJc w:val="left"/>
      <w:pPr>
        <w:tabs>
          <w:tab w:val="num" w:pos="4320"/>
        </w:tabs>
        <w:ind w:left="4320" w:hanging="360"/>
      </w:pPr>
      <w:rPr>
        <w:rFonts w:ascii="Wingdings" w:hAnsi="Wingdings" w:hint="default"/>
        <w:sz w:val="20"/>
      </w:rPr>
    </w:lvl>
    <w:lvl w:ilvl="6" w:tplc="D08AEACE" w:tentative="1">
      <w:start w:val="1"/>
      <w:numFmt w:val="bullet"/>
      <w:lvlText w:val=""/>
      <w:lvlJc w:val="left"/>
      <w:pPr>
        <w:tabs>
          <w:tab w:val="num" w:pos="5040"/>
        </w:tabs>
        <w:ind w:left="5040" w:hanging="360"/>
      </w:pPr>
      <w:rPr>
        <w:rFonts w:ascii="Wingdings" w:hAnsi="Wingdings" w:hint="default"/>
        <w:sz w:val="20"/>
      </w:rPr>
    </w:lvl>
    <w:lvl w:ilvl="7" w:tplc="6D1A00C6" w:tentative="1">
      <w:start w:val="1"/>
      <w:numFmt w:val="bullet"/>
      <w:lvlText w:val=""/>
      <w:lvlJc w:val="left"/>
      <w:pPr>
        <w:tabs>
          <w:tab w:val="num" w:pos="5760"/>
        </w:tabs>
        <w:ind w:left="5760" w:hanging="360"/>
      </w:pPr>
      <w:rPr>
        <w:rFonts w:ascii="Wingdings" w:hAnsi="Wingdings" w:hint="default"/>
        <w:sz w:val="20"/>
      </w:rPr>
    </w:lvl>
    <w:lvl w:ilvl="8" w:tplc="F6CC7B50"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AD4718"/>
    <w:multiLevelType w:val="multilevel"/>
    <w:tmpl w:val="3A50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D9B7A8"/>
    <w:multiLevelType w:val="hybridMultilevel"/>
    <w:tmpl w:val="FFFFFFFF"/>
    <w:lvl w:ilvl="0" w:tplc="0C4E4F80">
      <w:start w:val="1"/>
      <w:numFmt w:val="bullet"/>
      <w:lvlText w:val=""/>
      <w:lvlJc w:val="left"/>
      <w:pPr>
        <w:ind w:left="720" w:hanging="360"/>
      </w:pPr>
      <w:rPr>
        <w:rFonts w:ascii="Symbol" w:hAnsi="Symbol" w:hint="default"/>
      </w:rPr>
    </w:lvl>
    <w:lvl w:ilvl="1" w:tplc="6568B64A">
      <w:start w:val="1"/>
      <w:numFmt w:val="bullet"/>
      <w:lvlText w:val="o"/>
      <w:lvlJc w:val="left"/>
      <w:pPr>
        <w:ind w:left="1440" w:hanging="360"/>
      </w:pPr>
      <w:rPr>
        <w:rFonts w:ascii="Courier New" w:hAnsi="Courier New" w:hint="default"/>
      </w:rPr>
    </w:lvl>
    <w:lvl w:ilvl="2" w:tplc="DEC0E682">
      <w:start w:val="1"/>
      <w:numFmt w:val="bullet"/>
      <w:lvlText w:val=""/>
      <w:lvlJc w:val="left"/>
      <w:pPr>
        <w:ind w:left="2160" w:hanging="360"/>
      </w:pPr>
      <w:rPr>
        <w:rFonts w:ascii="Wingdings" w:hAnsi="Wingdings" w:hint="default"/>
      </w:rPr>
    </w:lvl>
    <w:lvl w:ilvl="3" w:tplc="AA52AE02">
      <w:start w:val="1"/>
      <w:numFmt w:val="bullet"/>
      <w:lvlText w:val=""/>
      <w:lvlJc w:val="left"/>
      <w:pPr>
        <w:ind w:left="2880" w:hanging="360"/>
      </w:pPr>
      <w:rPr>
        <w:rFonts w:ascii="Symbol" w:hAnsi="Symbol" w:hint="default"/>
      </w:rPr>
    </w:lvl>
    <w:lvl w:ilvl="4" w:tplc="26281DD0">
      <w:start w:val="1"/>
      <w:numFmt w:val="bullet"/>
      <w:lvlText w:val="o"/>
      <w:lvlJc w:val="left"/>
      <w:pPr>
        <w:ind w:left="3600" w:hanging="360"/>
      </w:pPr>
      <w:rPr>
        <w:rFonts w:ascii="Courier New" w:hAnsi="Courier New" w:hint="default"/>
      </w:rPr>
    </w:lvl>
    <w:lvl w:ilvl="5" w:tplc="0186C376">
      <w:start w:val="1"/>
      <w:numFmt w:val="bullet"/>
      <w:lvlText w:val=""/>
      <w:lvlJc w:val="left"/>
      <w:pPr>
        <w:ind w:left="4320" w:hanging="360"/>
      </w:pPr>
      <w:rPr>
        <w:rFonts w:ascii="Wingdings" w:hAnsi="Wingdings" w:hint="default"/>
      </w:rPr>
    </w:lvl>
    <w:lvl w:ilvl="6" w:tplc="23C0F246">
      <w:start w:val="1"/>
      <w:numFmt w:val="bullet"/>
      <w:lvlText w:val=""/>
      <w:lvlJc w:val="left"/>
      <w:pPr>
        <w:ind w:left="5040" w:hanging="360"/>
      </w:pPr>
      <w:rPr>
        <w:rFonts w:ascii="Symbol" w:hAnsi="Symbol" w:hint="default"/>
      </w:rPr>
    </w:lvl>
    <w:lvl w:ilvl="7" w:tplc="0F6295D2">
      <w:start w:val="1"/>
      <w:numFmt w:val="bullet"/>
      <w:lvlText w:val="o"/>
      <w:lvlJc w:val="left"/>
      <w:pPr>
        <w:ind w:left="5760" w:hanging="360"/>
      </w:pPr>
      <w:rPr>
        <w:rFonts w:ascii="Courier New" w:hAnsi="Courier New" w:hint="default"/>
      </w:rPr>
    </w:lvl>
    <w:lvl w:ilvl="8" w:tplc="0D6A0BA0">
      <w:start w:val="1"/>
      <w:numFmt w:val="bullet"/>
      <w:lvlText w:val=""/>
      <w:lvlJc w:val="left"/>
      <w:pPr>
        <w:ind w:left="6480" w:hanging="360"/>
      </w:pPr>
      <w:rPr>
        <w:rFonts w:ascii="Wingdings" w:hAnsi="Wingdings" w:hint="default"/>
      </w:rPr>
    </w:lvl>
  </w:abstractNum>
  <w:abstractNum w:abstractNumId="80" w15:restartNumberingAfterBreak="0">
    <w:nsid w:val="2C463733"/>
    <w:multiLevelType w:val="hybridMultilevel"/>
    <w:tmpl w:val="FFFFFFFF"/>
    <w:lvl w:ilvl="0" w:tplc="C5141188">
      <w:start w:val="1"/>
      <w:numFmt w:val="decimal"/>
      <w:lvlText w:val=""/>
      <w:lvlJc w:val="left"/>
      <w:pPr>
        <w:ind w:left="720" w:hanging="360"/>
      </w:pPr>
      <w:rPr>
        <w:rFonts w:ascii="Symbol" w:hAnsi="Symbol" w:hint="default"/>
      </w:rPr>
    </w:lvl>
    <w:lvl w:ilvl="1" w:tplc="F4308760">
      <w:start w:val="1"/>
      <w:numFmt w:val="bullet"/>
      <w:lvlText w:val="o"/>
      <w:lvlJc w:val="left"/>
      <w:pPr>
        <w:ind w:left="1440" w:hanging="360"/>
      </w:pPr>
      <w:rPr>
        <w:rFonts w:ascii="Courier New" w:hAnsi="Courier New" w:hint="default"/>
      </w:rPr>
    </w:lvl>
    <w:lvl w:ilvl="2" w:tplc="F6A4A47E">
      <w:start w:val="1"/>
      <w:numFmt w:val="bullet"/>
      <w:lvlText w:val=""/>
      <w:lvlJc w:val="left"/>
      <w:pPr>
        <w:ind w:left="2160" w:hanging="360"/>
      </w:pPr>
      <w:rPr>
        <w:rFonts w:ascii="Wingdings" w:hAnsi="Wingdings" w:hint="default"/>
      </w:rPr>
    </w:lvl>
    <w:lvl w:ilvl="3" w:tplc="22AECEA0">
      <w:start w:val="1"/>
      <w:numFmt w:val="bullet"/>
      <w:lvlText w:val=""/>
      <w:lvlJc w:val="left"/>
      <w:pPr>
        <w:ind w:left="2880" w:hanging="360"/>
      </w:pPr>
      <w:rPr>
        <w:rFonts w:ascii="Symbol" w:hAnsi="Symbol" w:hint="default"/>
      </w:rPr>
    </w:lvl>
    <w:lvl w:ilvl="4" w:tplc="73C00486">
      <w:start w:val="1"/>
      <w:numFmt w:val="bullet"/>
      <w:lvlText w:val="o"/>
      <w:lvlJc w:val="left"/>
      <w:pPr>
        <w:ind w:left="3600" w:hanging="360"/>
      </w:pPr>
      <w:rPr>
        <w:rFonts w:ascii="Courier New" w:hAnsi="Courier New" w:hint="default"/>
      </w:rPr>
    </w:lvl>
    <w:lvl w:ilvl="5" w:tplc="CAD6F68E">
      <w:start w:val="1"/>
      <w:numFmt w:val="bullet"/>
      <w:lvlText w:val=""/>
      <w:lvlJc w:val="left"/>
      <w:pPr>
        <w:ind w:left="4320" w:hanging="360"/>
      </w:pPr>
      <w:rPr>
        <w:rFonts w:ascii="Wingdings" w:hAnsi="Wingdings" w:hint="default"/>
      </w:rPr>
    </w:lvl>
    <w:lvl w:ilvl="6" w:tplc="35F0816C">
      <w:start w:val="1"/>
      <w:numFmt w:val="bullet"/>
      <w:lvlText w:val=""/>
      <w:lvlJc w:val="left"/>
      <w:pPr>
        <w:ind w:left="5040" w:hanging="360"/>
      </w:pPr>
      <w:rPr>
        <w:rFonts w:ascii="Symbol" w:hAnsi="Symbol" w:hint="default"/>
      </w:rPr>
    </w:lvl>
    <w:lvl w:ilvl="7" w:tplc="AAA05648">
      <w:start w:val="1"/>
      <w:numFmt w:val="bullet"/>
      <w:lvlText w:val="o"/>
      <w:lvlJc w:val="left"/>
      <w:pPr>
        <w:ind w:left="5760" w:hanging="360"/>
      </w:pPr>
      <w:rPr>
        <w:rFonts w:ascii="Courier New" w:hAnsi="Courier New" w:hint="default"/>
      </w:rPr>
    </w:lvl>
    <w:lvl w:ilvl="8" w:tplc="721408DC">
      <w:start w:val="1"/>
      <w:numFmt w:val="bullet"/>
      <w:lvlText w:val=""/>
      <w:lvlJc w:val="left"/>
      <w:pPr>
        <w:ind w:left="6480" w:hanging="360"/>
      </w:pPr>
      <w:rPr>
        <w:rFonts w:ascii="Wingdings" w:hAnsi="Wingdings" w:hint="default"/>
      </w:rPr>
    </w:lvl>
  </w:abstractNum>
  <w:abstractNum w:abstractNumId="81" w15:restartNumberingAfterBreak="0">
    <w:nsid w:val="2CBD37E2"/>
    <w:multiLevelType w:val="hybridMultilevel"/>
    <w:tmpl w:val="FFFFFFFF"/>
    <w:lvl w:ilvl="0" w:tplc="DF624B08">
      <w:start w:val="1"/>
      <w:numFmt w:val="bullet"/>
      <w:lvlText w:val=""/>
      <w:lvlJc w:val="left"/>
      <w:pPr>
        <w:ind w:left="1080" w:hanging="360"/>
      </w:pPr>
      <w:rPr>
        <w:rFonts w:ascii="Symbol" w:hAnsi="Symbol" w:hint="default"/>
      </w:rPr>
    </w:lvl>
    <w:lvl w:ilvl="1" w:tplc="01AA5736">
      <w:start w:val="1"/>
      <w:numFmt w:val="bullet"/>
      <w:lvlText w:val="o"/>
      <w:lvlJc w:val="left"/>
      <w:pPr>
        <w:ind w:left="1800" w:hanging="360"/>
      </w:pPr>
      <w:rPr>
        <w:rFonts w:ascii="Courier New" w:hAnsi="Courier New" w:hint="default"/>
      </w:rPr>
    </w:lvl>
    <w:lvl w:ilvl="2" w:tplc="1BF63212">
      <w:start w:val="1"/>
      <w:numFmt w:val="bullet"/>
      <w:lvlText w:val=""/>
      <w:lvlJc w:val="left"/>
      <w:pPr>
        <w:ind w:left="2520" w:hanging="360"/>
      </w:pPr>
      <w:rPr>
        <w:rFonts w:ascii="Wingdings" w:hAnsi="Wingdings" w:hint="default"/>
      </w:rPr>
    </w:lvl>
    <w:lvl w:ilvl="3" w:tplc="64404B68">
      <w:start w:val="1"/>
      <w:numFmt w:val="bullet"/>
      <w:lvlText w:val=""/>
      <w:lvlJc w:val="left"/>
      <w:pPr>
        <w:ind w:left="3240" w:hanging="360"/>
      </w:pPr>
      <w:rPr>
        <w:rFonts w:ascii="Symbol" w:hAnsi="Symbol" w:hint="default"/>
      </w:rPr>
    </w:lvl>
    <w:lvl w:ilvl="4" w:tplc="430ECCD8">
      <w:start w:val="1"/>
      <w:numFmt w:val="bullet"/>
      <w:lvlText w:val="o"/>
      <w:lvlJc w:val="left"/>
      <w:pPr>
        <w:ind w:left="3960" w:hanging="360"/>
      </w:pPr>
      <w:rPr>
        <w:rFonts w:ascii="Courier New" w:hAnsi="Courier New" w:hint="default"/>
      </w:rPr>
    </w:lvl>
    <w:lvl w:ilvl="5" w:tplc="F5902D1C">
      <w:start w:val="1"/>
      <w:numFmt w:val="bullet"/>
      <w:lvlText w:val=""/>
      <w:lvlJc w:val="left"/>
      <w:pPr>
        <w:ind w:left="4680" w:hanging="360"/>
      </w:pPr>
      <w:rPr>
        <w:rFonts w:ascii="Wingdings" w:hAnsi="Wingdings" w:hint="default"/>
      </w:rPr>
    </w:lvl>
    <w:lvl w:ilvl="6" w:tplc="E4CC0526">
      <w:start w:val="1"/>
      <w:numFmt w:val="bullet"/>
      <w:lvlText w:val=""/>
      <w:lvlJc w:val="left"/>
      <w:pPr>
        <w:ind w:left="5400" w:hanging="360"/>
      </w:pPr>
      <w:rPr>
        <w:rFonts w:ascii="Symbol" w:hAnsi="Symbol" w:hint="default"/>
      </w:rPr>
    </w:lvl>
    <w:lvl w:ilvl="7" w:tplc="C486EACA">
      <w:start w:val="1"/>
      <w:numFmt w:val="bullet"/>
      <w:lvlText w:val="o"/>
      <w:lvlJc w:val="left"/>
      <w:pPr>
        <w:ind w:left="6120" w:hanging="360"/>
      </w:pPr>
      <w:rPr>
        <w:rFonts w:ascii="Courier New" w:hAnsi="Courier New" w:hint="default"/>
      </w:rPr>
    </w:lvl>
    <w:lvl w:ilvl="8" w:tplc="D4066CAA">
      <w:start w:val="1"/>
      <w:numFmt w:val="bullet"/>
      <w:lvlText w:val=""/>
      <w:lvlJc w:val="left"/>
      <w:pPr>
        <w:ind w:left="6840" w:hanging="360"/>
      </w:pPr>
      <w:rPr>
        <w:rFonts w:ascii="Wingdings" w:hAnsi="Wingdings" w:hint="default"/>
      </w:rPr>
    </w:lvl>
  </w:abstractNum>
  <w:abstractNum w:abstractNumId="82" w15:restartNumberingAfterBreak="0">
    <w:nsid w:val="2D7A9F44"/>
    <w:multiLevelType w:val="hybridMultilevel"/>
    <w:tmpl w:val="FFFFFFFF"/>
    <w:lvl w:ilvl="0" w:tplc="1F742052">
      <w:start w:val="1"/>
      <w:numFmt w:val="decimal"/>
      <w:lvlText w:val="%1."/>
      <w:lvlJc w:val="left"/>
      <w:pPr>
        <w:ind w:left="720" w:hanging="360"/>
      </w:pPr>
    </w:lvl>
    <w:lvl w:ilvl="1" w:tplc="6C6252EA">
      <w:start w:val="1"/>
      <w:numFmt w:val="lowerLetter"/>
      <w:lvlText w:val="%2."/>
      <w:lvlJc w:val="left"/>
      <w:pPr>
        <w:ind w:left="1440" w:hanging="360"/>
      </w:pPr>
    </w:lvl>
    <w:lvl w:ilvl="2" w:tplc="56F8D77C">
      <w:start w:val="1"/>
      <w:numFmt w:val="lowerRoman"/>
      <w:lvlText w:val="%3."/>
      <w:lvlJc w:val="right"/>
      <w:pPr>
        <w:ind w:left="2160" w:hanging="180"/>
      </w:pPr>
    </w:lvl>
    <w:lvl w:ilvl="3" w:tplc="2746256E">
      <w:start w:val="1"/>
      <w:numFmt w:val="decimal"/>
      <w:lvlText w:val="%4."/>
      <w:lvlJc w:val="left"/>
      <w:pPr>
        <w:ind w:left="2880" w:hanging="360"/>
      </w:pPr>
    </w:lvl>
    <w:lvl w:ilvl="4" w:tplc="35FA29C0">
      <w:start w:val="1"/>
      <w:numFmt w:val="lowerLetter"/>
      <w:lvlText w:val="%5."/>
      <w:lvlJc w:val="left"/>
      <w:pPr>
        <w:ind w:left="3600" w:hanging="360"/>
      </w:pPr>
    </w:lvl>
    <w:lvl w:ilvl="5" w:tplc="F496B43C">
      <w:start w:val="1"/>
      <w:numFmt w:val="lowerRoman"/>
      <w:lvlText w:val="%6."/>
      <w:lvlJc w:val="right"/>
      <w:pPr>
        <w:ind w:left="4320" w:hanging="180"/>
      </w:pPr>
    </w:lvl>
    <w:lvl w:ilvl="6" w:tplc="E278D5DA">
      <w:start w:val="1"/>
      <w:numFmt w:val="decimal"/>
      <w:lvlText w:val="%7."/>
      <w:lvlJc w:val="left"/>
      <w:pPr>
        <w:ind w:left="5040" w:hanging="360"/>
      </w:pPr>
    </w:lvl>
    <w:lvl w:ilvl="7" w:tplc="85C69092">
      <w:start w:val="1"/>
      <w:numFmt w:val="lowerLetter"/>
      <w:lvlText w:val="%8."/>
      <w:lvlJc w:val="left"/>
      <w:pPr>
        <w:ind w:left="5760" w:hanging="360"/>
      </w:pPr>
    </w:lvl>
    <w:lvl w:ilvl="8" w:tplc="9432D8B8">
      <w:start w:val="1"/>
      <w:numFmt w:val="lowerRoman"/>
      <w:lvlText w:val="%9."/>
      <w:lvlJc w:val="right"/>
      <w:pPr>
        <w:ind w:left="6480" w:hanging="180"/>
      </w:pPr>
    </w:lvl>
  </w:abstractNum>
  <w:abstractNum w:abstractNumId="83" w15:restartNumberingAfterBreak="0">
    <w:nsid w:val="2F521280"/>
    <w:multiLevelType w:val="hybridMultilevel"/>
    <w:tmpl w:val="F5E03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2FE0E52F"/>
    <w:multiLevelType w:val="hybridMultilevel"/>
    <w:tmpl w:val="FFFFFFFF"/>
    <w:lvl w:ilvl="0" w:tplc="FD8A4CBA">
      <w:start w:val="1"/>
      <w:numFmt w:val="bullet"/>
      <w:lvlText w:val=""/>
      <w:lvlJc w:val="left"/>
      <w:pPr>
        <w:ind w:left="720" w:hanging="360"/>
      </w:pPr>
      <w:rPr>
        <w:rFonts w:ascii="Symbol" w:hAnsi="Symbol" w:hint="default"/>
      </w:rPr>
    </w:lvl>
    <w:lvl w:ilvl="1" w:tplc="E51AB14A">
      <w:start w:val="1"/>
      <w:numFmt w:val="bullet"/>
      <w:lvlText w:val="o"/>
      <w:lvlJc w:val="left"/>
      <w:pPr>
        <w:ind w:left="1440" w:hanging="360"/>
      </w:pPr>
      <w:rPr>
        <w:rFonts w:ascii="Courier New" w:hAnsi="Courier New" w:hint="default"/>
      </w:rPr>
    </w:lvl>
    <w:lvl w:ilvl="2" w:tplc="1638AA66">
      <w:start w:val="1"/>
      <w:numFmt w:val="bullet"/>
      <w:lvlText w:val=""/>
      <w:lvlJc w:val="left"/>
      <w:pPr>
        <w:ind w:left="2160" w:hanging="360"/>
      </w:pPr>
      <w:rPr>
        <w:rFonts w:ascii="Wingdings" w:hAnsi="Wingdings" w:hint="default"/>
      </w:rPr>
    </w:lvl>
    <w:lvl w:ilvl="3" w:tplc="AEF6B734">
      <w:start w:val="1"/>
      <w:numFmt w:val="bullet"/>
      <w:lvlText w:val=""/>
      <w:lvlJc w:val="left"/>
      <w:pPr>
        <w:ind w:left="2880" w:hanging="360"/>
      </w:pPr>
      <w:rPr>
        <w:rFonts w:ascii="Symbol" w:hAnsi="Symbol" w:hint="default"/>
      </w:rPr>
    </w:lvl>
    <w:lvl w:ilvl="4" w:tplc="CB04D20E">
      <w:start w:val="1"/>
      <w:numFmt w:val="bullet"/>
      <w:lvlText w:val="o"/>
      <w:lvlJc w:val="left"/>
      <w:pPr>
        <w:ind w:left="3600" w:hanging="360"/>
      </w:pPr>
      <w:rPr>
        <w:rFonts w:ascii="Courier New" w:hAnsi="Courier New" w:hint="default"/>
      </w:rPr>
    </w:lvl>
    <w:lvl w:ilvl="5" w:tplc="F18AC982">
      <w:start w:val="1"/>
      <w:numFmt w:val="bullet"/>
      <w:lvlText w:val=""/>
      <w:lvlJc w:val="left"/>
      <w:pPr>
        <w:ind w:left="4320" w:hanging="360"/>
      </w:pPr>
      <w:rPr>
        <w:rFonts w:ascii="Wingdings" w:hAnsi="Wingdings" w:hint="default"/>
      </w:rPr>
    </w:lvl>
    <w:lvl w:ilvl="6" w:tplc="30C43BF6">
      <w:start w:val="1"/>
      <w:numFmt w:val="bullet"/>
      <w:lvlText w:val=""/>
      <w:lvlJc w:val="left"/>
      <w:pPr>
        <w:ind w:left="5040" w:hanging="360"/>
      </w:pPr>
      <w:rPr>
        <w:rFonts w:ascii="Symbol" w:hAnsi="Symbol" w:hint="default"/>
      </w:rPr>
    </w:lvl>
    <w:lvl w:ilvl="7" w:tplc="AF526C4E">
      <w:start w:val="1"/>
      <w:numFmt w:val="bullet"/>
      <w:lvlText w:val="o"/>
      <w:lvlJc w:val="left"/>
      <w:pPr>
        <w:ind w:left="5760" w:hanging="360"/>
      </w:pPr>
      <w:rPr>
        <w:rFonts w:ascii="Courier New" w:hAnsi="Courier New" w:hint="default"/>
      </w:rPr>
    </w:lvl>
    <w:lvl w:ilvl="8" w:tplc="8EC6EDBC">
      <w:start w:val="1"/>
      <w:numFmt w:val="bullet"/>
      <w:lvlText w:val=""/>
      <w:lvlJc w:val="left"/>
      <w:pPr>
        <w:ind w:left="6480" w:hanging="360"/>
      </w:pPr>
      <w:rPr>
        <w:rFonts w:ascii="Wingdings" w:hAnsi="Wingdings" w:hint="default"/>
      </w:rPr>
    </w:lvl>
  </w:abstractNum>
  <w:abstractNum w:abstractNumId="85" w15:restartNumberingAfterBreak="0">
    <w:nsid w:val="302970C6"/>
    <w:multiLevelType w:val="hybridMultilevel"/>
    <w:tmpl w:val="FFFFFFFF"/>
    <w:lvl w:ilvl="0" w:tplc="D00C0CA4">
      <w:start w:val="1"/>
      <w:numFmt w:val="bullet"/>
      <w:lvlText w:val=""/>
      <w:lvlJc w:val="left"/>
      <w:pPr>
        <w:ind w:left="720" w:hanging="360"/>
      </w:pPr>
      <w:rPr>
        <w:rFonts w:ascii="Symbol" w:hAnsi="Symbol" w:hint="default"/>
      </w:rPr>
    </w:lvl>
    <w:lvl w:ilvl="1" w:tplc="4556554C">
      <w:start w:val="1"/>
      <w:numFmt w:val="bullet"/>
      <w:lvlText w:val="o"/>
      <w:lvlJc w:val="left"/>
      <w:pPr>
        <w:ind w:left="1440" w:hanging="360"/>
      </w:pPr>
      <w:rPr>
        <w:rFonts w:ascii="Courier New" w:hAnsi="Courier New" w:hint="default"/>
      </w:rPr>
    </w:lvl>
    <w:lvl w:ilvl="2" w:tplc="CA6071C4">
      <w:start w:val="1"/>
      <w:numFmt w:val="bullet"/>
      <w:lvlText w:val=""/>
      <w:lvlJc w:val="left"/>
      <w:pPr>
        <w:ind w:left="2160" w:hanging="360"/>
      </w:pPr>
      <w:rPr>
        <w:rFonts w:ascii="Wingdings" w:hAnsi="Wingdings" w:hint="default"/>
      </w:rPr>
    </w:lvl>
    <w:lvl w:ilvl="3" w:tplc="E2D81A24">
      <w:start w:val="1"/>
      <w:numFmt w:val="bullet"/>
      <w:lvlText w:val=""/>
      <w:lvlJc w:val="left"/>
      <w:pPr>
        <w:ind w:left="2880" w:hanging="360"/>
      </w:pPr>
      <w:rPr>
        <w:rFonts w:ascii="Symbol" w:hAnsi="Symbol" w:hint="default"/>
      </w:rPr>
    </w:lvl>
    <w:lvl w:ilvl="4" w:tplc="299EEE62">
      <w:start w:val="1"/>
      <w:numFmt w:val="bullet"/>
      <w:lvlText w:val="o"/>
      <w:lvlJc w:val="left"/>
      <w:pPr>
        <w:ind w:left="3600" w:hanging="360"/>
      </w:pPr>
      <w:rPr>
        <w:rFonts w:ascii="Courier New" w:hAnsi="Courier New" w:hint="default"/>
      </w:rPr>
    </w:lvl>
    <w:lvl w:ilvl="5" w:tplc="C6265B8A">
      <w:start w:val="1"/>
      <w:numFmt w:val="bullet"/>
      <w:lvlText w:val=""/>
      <w:lvlJc w:val="left"/>
      <w:pPr>
        <w:ind w:left="4320" w:hanging="360"/>
      </w:pPr>
      <w:rPr>
        <w:rFonts w:ascii="Wingdings" w:hAnsi="Wingdings" w:hint="default"/>
      </w:rPr>
    </w:lvl>
    <w:lvl w:ilvl="6" w:tplc="39E09928">
      <w:start w:val="1"/>
      <w:numFmt w:val="bullet"/>
      <w:lvlText w:val=""/>
      <w:lvlJc w:val="left"/>
      <w:pPr>
        <w:ind w:left="5040" w:hanging="360"/>
      </w:pPr>
      <w:rPr>
        <w:rFonts w:ascii="Symbol" w:hAnsi="Symbol" w:hint="default"/>
      </w:rPr>
    </w:lvl>
    <w:lvl w:ilvl="7" w:tplc="FAF4155E">
      <w:start w:val="1"/>
      <w:numFmt w:val="bullet"/>
      <w:lvlText w:val="o"/>
      <w:lvlJc w:val="left"/>
      <w:pPr>
        <w:ind w:left="5760" w:hanging="360"/>
      </w:pPr>
      <w:rPr>
        <w:rFonts w:ascii="Courier New" w:hAnsi="Courier New" w:hint="default"/>
      </w:rPr>
    </w:lvl>
    <w:lvl w:ilvl="8" w:tplc="11C2AC64">
      <w:start w:val="1"/>
      <w:numFmt w:val="bullet"/>
      <w:lvlText w:val=""/>
      <w:lvlJc w:val="left"/>
      <w:pPr>
        <w:ind w:left="6480" w:hanging="360"/>
      </w:pPr>
      <w:rPr>
        <w:rFonts w:ascii="Wingdings" w:hAnsi="Wingdings" w:hint="default"/>
      </w:rPr>
    </w:lvl>
  </w:abstractNum>
  <w:abstractNum w:abstractNumId="86" w15:restartNumberingAfterBreak="0">
    <w:nsid w:val="30BE117A"/>
    <w:multiLevelType w:val="hybridMultilevel"/>
    <w:tmpl w:val="FFFFFFFF"/>
    <w:lvl w:ilvl="0" w:tplc="F702BA78">
      <w:start w:val="1"/>
      <w:numFmt w:val="decimal"/>
      <w:lvlText w:val="%1."/>
      <w:lvlJc w:val="left"/>
      <w:pPr>
        <w:ind w:left="720" w:hanging="360"/>
      </w:pPr>
    </w:lvl>
    <w:lvl w:ilvl="1" w:tplc="131EB2CC">
      <w:start w:val="1"/>
      <w:numFmt w:val="lowerLetter"/>
      <w:lvlText w:val="%2."/>
      <w:lvlJc w:val="left"/>
      <w:pPr>
        <w:ind w:left="1440" w:hanging="360"/>
      </w:pPr>
    </w:lvl>
    <w:lvl w:ilvl="2" w:tplc="C9043AA4">
      <w:start w:val="1"/>
      <w:numFmt w:val="lowerRoman"/>
      <w:lvlText w:val="%3."/>
      <w:lvlJc w:val="right"/>
      <w:pPr>
        <w:ind w:left="2160" w:hanging="180"/>
      </w:pPr>
    </w:lvl>
    <w:lvl w:ilvl="3" w:tplc="2AE05FD0">
      <w:start w:val="1"/>
      <w:numFmt w:val="decimal"/>
      <w:lvlText w:val="%4."/>
      <w:lvlJc w:val="left"/>
      <w:pPr>
        <w:ind w:left="2880" w:hanging="360"/>
      </w:pPr>
    </w:lvl>
    <w:lvl w:ilvl="4" w:tplc="4506815A">
      <w:start w:val="1"/>
      <w:numFmt w:val="lowerLetter"/>
      <w:lvlText w:val="%5."/>
      <w:lvlJc w:val="left"/>
      <w:pPr>
        <w:ind w:left="3600" w:hanging="360"/>
      </w:pPr>
    </w:lvl>
    <w:lvl w:ilvl="5" w:tplc="DFFC82C4">
      <w:start w:val="1"/>
      <w:numFmt w:val="lowerRoman"/>
      <w:lvlText w:val="%6."/>
      <w:lvlJc w:val="right"/>
      <w:pPr>
        <w:ind w:left="4320" w:hanging="180"/>
      </w:pPr>
    </w:lvl>
    <w:lvl w:ilvl="6" w:tplc="40D48998">
      <w:start w:val="1"/>
      <w:numFmt w:val="decimal"/>
      <w:lvlText w:val="%7."/>
      <w:lvlJc w:val="left"/>
      <w:pPr>
        <w:ind w:left="5040" w:hanging="360"/>
      </w:pPr>
    </w:lvl>
    <w:lvl w:ilvl="7" w:tplc="2E745C3C">
      <w:start w:val="1"/>
      <w:numFmt w:val="lowerLetter"/>
      <w:lvlText w:val="%8."/>
      <w:lvlJc w:val="left"/>
      <w:pPr>
        <w:ind w:left="5760" w:hanging="360"/>
      </w:pPr>
    </w:lvl>
    <w:lvl w:ilvl="8" w:tplc="C9D822A2">
      <w:start w:val="1"/>
      <w:numFmt w:val="lowerRoman"/>
      <w:lvlText w:val="%9."/>
      <w:lvlJc w:val="right"/>
      <w:pPr>
        <w:ind w:left="6480" w:hanging="180"/>
      </w:pPr>
    </w:lvl>
  </w:abstractNum>
  <w:abstractNum w:abstractNumId="87" w15:restartNumberingAfterBreak="0">
    <w:nsid w:val="3417B649"/>
    <w:multiLevelType w:val="hybridMultilevel"/>
    <w:tmpl w:val="FFFFFFFF"/>
    <w:lvl w:ilvl="0" w:tplc="BB5E738A">
      <w:start w:val="1"/>
      <w:numFmt w:val="bullet"/>
      <w:lvlText w:val=""/>
      <w:lvlJc w:val="left"/>
      <w:pPr>
        <w:ind w:left="720" w:hanging="360"/>
      </w:pPr>
      <w:rPr>
        <w:rFonts w:ascii="Symbol" w:hAnsi="Symbol" w:hint="default"/>
      </w:rPr>
    </w:lvl>
    <w:lvl w:ilvl="1" w:tplc="E444BA0A">
      <w:start w:val="1"/>
      <w:numFmt w:val="bullet"/>
      <w:lvlText w:val="o"/>
      <w:lvlJc w:val="left"/>
      <w:pPr>
        <w:ind w:left="1440" w:hanging="360"/>
      </w:pPr>
      <w:rPr>
        <w:rFonts w:ascii="Courier New" w:hAnsi="Courier New" w:hint="default"/>
      </w:rPr>
    </w:lvl>
    <w:lvl w:ilvl="2" w:tplc="A6767020">
      <w:start w:val="1"/>
      <w:numFmt w:val="bullet"/>
      <w:lvlText w:val=""/>
      <w:lvlJc w:val="left"/>
      <w:pPr>
        <w:ind w:left="2160" w:hanging="360"/>
      </w:pPr>
      <w:rPr>
        <w:rFonts w:ascii="Wingdings" w:hAnsi="Wingdings" w:hint="default"/>
      </w:rPr>
    </w:lvl>
    <w:lvl w:ilvl="3" w:tplc="DB723730">
      <w:start w:val="1"/>
      <w:numFmt w:val="bullet"/>
      <w:lvlText w:val=""/>
      <w:lvlJc w:val="left"/>
      <w:pPr>
        <w:ind w:left="2880" w:hanging="360"/>
      </w:pPr>
      <w:rPr>
        <w:rFonts w:ascii="Symbol" w:hAnsi="Symbol" w:hint="default"/>
      </w:rPr>
    </w:lvl>
    <w:lvl w:ilvl="4" w:tplc="8610B7C8">
      <w:start w:val="1"/>
      <w:numFmt w:val="bullet"/>
      <w:lvlText w:val="o"/>
      <w:lvlJc w:val="left"/>
      <w:pPr>
        <w:ind w:left="3600" w:hanging="360"/>
      </w:pPr>
      <w:rPr>
        <w:rFonts w:ascii="Courier New" w:hAnsi="Courier New" w:hint="default"/>
      </w:rPr>
    </w:lvl>
    <w:lvl w:ilvl="5" w:tplc="1FF2DC3C">
      <w:start w:val="1"/>
      <w:numFmt w:val="bullet"/>
      <w:lvlText w:val=""/>
      <w:lvlJc w:val="left"/>
      <w:pPr>
        <w:ind w:left="4320" w:hanging="360"/>
      </w:pPr>
      <w:rPr>
        <w:rFonts w:ascii="Wingdings" w:hAnsi="Wingdings" w:hint="default"/>
      </w:rPr>
    </w:lvl>
    <w:lvl w:ilvl="6" w:tplc="83E2044C">
      <w:start w:val="1"/>
      <w:numFmt w:val="bullet"/>
      <w:lvlText w:val=""/>
      <w:lvlJc w:val="left"/>
      <w:pPr>
        <w:ind w:left="5040" w:hanging="360"/>
      </w:pPr>
      <w:rPr>
        <w:rFonts w:ascii="Symbol" w:hAnsi="Symbol" w:hint="default"/>
      </w:rPr>
    </w:lvl>
    <w:lvl w:ilvl="7" w:tplc="2654B246">
      <w:start w:val="1"/>
      <w:numFmt w:val="bullet"/>
      <w:lvlText w:val="o"/>
      <w:lvlJc w:val="left"/>
      <w:pPr>
        <w:ind w:left="5760" w:hanging="360"/>
      </w:pPr>
      <w:rPr>
        <w:rFonts w:ascii="Courier New" w:hAnsi="Courier New" w:hint="default"/>
      </w:rPr>
    </w:lvl>
    <w:lvl w:ilvl="8" w:tplc="D7D8F3A4">
      <w:start w:val="1"/>
      <w:numFmt w:val="bullet"/>
      <w:lvlText w:val=""/>
      <w:lvlJc w:val="left"/>
      <w:pPr>
        <w:ind w:left="6480" w:hanging="360"/>
      </w:pPr>
      <w:rPr>
        <w:rFonts w:ascii="Wingdings" w:hAnsi="Wingdings" w:hint="default"/>
      </w:rPr>
    </w:lvl>
  </w:abstractNum>
  <w:abstractNum w:abstractNumId="88" w15:restartNumberingAfterBreak="0">
    <w:nsid w:val="34FE85C4"/>
    <w:multiLevelType w:val="hybridMultilevel"/>
    <w:tmpl w:val="FFFFFFFF"/>
    <w:lvl w:ilvl="0" w:tplc="351608C8">
      <w:start w:val="1"/>
      <w:numFmt w:val="bullet"/>
      <w:lvlText w:val=""/>
      <w:lvlJc w:val="left"/>
      <w:pPr>
        <w:ind w:left="720" w:hanging="360"/>
      </w:pPr>
      <w:rPr>
        <w:rFonts w:ascii="Symbol" w:hAnsi="Symbol" w:hint="default"/>
      </w:rPr>
    </w:lvl>
    <w:lvl w:ilvl="1" w:tplc="4B624EF4">
      <w:start w:val="1"/>
      <w:numFmt w:val="bullet"/>
      <w:lvlText w:val="o"/>
      <w:lvlJc w:val="left"/>
      <w:pPr>
        <w:ind w:left="1440" w:hanging="360"/>
      </w:pPr>
      <w:rPr>
        <w:rFonts w:ascii="Courier New" w:hAnsi="Courier New" w:hint="default"/>
      </w:rPr>
    </w:lvl>
    <w:lvl w:ilvl="2" w:tplc="6826D506">
      <w:start w:val="1"/>
      <w:numFmt w:val="bullet"/>
      <w:lvlText w:val=""/>
      <w:lvlJc w:val="left"/>
      <w:pPr>
        <w:ind w:left="2160" w:hanging="360"/>
      </w:pPr>
      <w:rPr>
        <w:rFonts w:ascii="Wingdings" w:hAnsi="Wingdings" w:hint="default"/>
      </w:rPr>
    </w:lvl>
    <w:lvl w:ilvl="3" w:tplc="BE2E8FFA">
      <w:start w:val="1"/>
      <w:numFmt w:val="bullet"/>
      <w:lvlText w:val=""/>
      <w:lvlJc w:val="left"/>
      <w:pPr>
        <w:ind w:left="2880" w:hanging="360"/>
      </w:pPr>
      <w:rPr>
        <w:rFonts w:ascii="Symbol" w:hAnsi="Symbol" w:hint="default"/>
      </w:rPr>
    </w:lvl>
    <w:lvl w:ilvl="4" w:tplc="0ADE3170">
      <w:start w:val="1"/>
      <w:numFmt w:val="bullet"/>
      <w:lvlText w:val="o"/>
      <w:lvlJc w:val="left"/>
      <w:pPr>
        <w:ind w:left="3600" w:hanging="360"/>
      </w:pPr>
      <w:rPr>
        <w:rFonts w:ascii="Courier New" w:hAnsi="Courier New" w:hint="default"/>
      </w:rPr>
    </w:lvl>
    <w:lvl w:ilvl="5" w:tplc="0EBA5F2E">
      <w:start w:val="1"/>
      <w:numFmt w:val="bullet"/>
      <w:lvlText w:val=""/>
      <w:lvlJc w:val="left"/>
      <w:pPr>
        <w:ind w:left="4320" w:hanging="360"/>
      </w:pPr>
      <w:rPr>
        <w:rFonts w:ascii="Wingdings" w:hAnsi="Wingdings" w:hint="default"/>
      </w:rPr>
    </w:lvl>
    <w:lvl w:ilvl="6" w:tplc="D77092F2">
      <w:start w:val="1"/>
      <w:numFmt w:val="bullet"/>
      <w:lvlText w:val=""/>
      <w:lvlJc w:val="left"/>
      <w:pPr>
        <w:ind w:left="5040" w:hanging="360"/>
      </w:pPr>
      <w:rPr>
        <w:rFonts w:ascii="Symbol" w:hAnsi="Symbol" w:hint="default"/>
      </w:rPr>
    </w:lvl>
    <w:lvl w:ilvl="7" w:tplc="E9585F54">
      <w:start w:val="1"/>
      <w:numFmt w:val="bullet"/>
      <w:lvlText w:val="o"/>
      <w:lvlJc w:val="left"/>
      <w:pPr>
        <w:ind w:left="5760" w:hanging="360"/>
      </w:pPr>
      <w:rPr>
        <w:rFonts w:ascii="Courier New" w:hAnsi="Courier New" w:hint="default"/>
      </w:rPr>
    </w:lvl>
    <w:lvl w:ilvl="8" w:tplc="7A6E70AC">
      <w:start w:val="1"/>
      <w:numFmt w:val="bullet"/>
      <w:lvlText w:val=""/>
      <w:lvlJc w:val="left"/>
      <w:pPr>
        <w:ind w:left="6480" w:hanging="360"/>
      </w:pPr>
      <w:rPr>
        <w:rFonts w:ascii="Wingdings" w:hAnsi="Wingdings" w:hint="default"/>
      </w:rPr>
    </w:lvl>
  </w:abstractNum>
  <w:abstractNum w:abstractNumId="89" w15:restartNumberingAfterBreak="0">
    <w:nsid w:val="35E8AA21"/>
    <w:multiLevelType w:val="hybridMultilevel"/>
    <w:tmpl w:val="FFFFFFFF"/>
    <w:lvl w:ilvl="0" w:tplc="599E7D3C">
      <w:start w:val="1"/>
      <w:numFmt w:val="bullet"/>
      <w:lvlText w:val=""/>
      <w:lvlJc w:val="left"/>
      <w:pPr>
        <w:ind w:left="720" w:hanging="360"/>
      </w:pPr>
      <w:rPr>
        <w:rFonts w:ascii="Symbol" w:hAnsi="Symbol" w:hint="default"/>
      </w:rPr>
    </w:lvl>
    <w:lvl w:ilvl="1" w:tplc="EEF61018">
      <w:start w:val="1"/>
      <w:numFmt w:val="bullet"/>
      <w:lvlText w:val="o"/>
      <w:lvlJc w:val="left"/>
      <w:pPr>
        <w:ind w:left="1440" w:hanging="360"/>
      </w:pPr>
      <w:rPr>
        <w:rFonts w:ascii="Courier New" w:hAnsi="Courier New" w:hint="default"/>
      </w:rPr>
    </w:lvl>
    <w:lvl w:ilvl="2" w:tplc="E528C9BA">
      <w:start w:val="1"/>
      <w:numFmt w:val="bullet"/>
      <w:lvlText w:val=""/>
      <w:lvlJc w:val="left"/>
      <w:pPr>
        <w:ind w:left="2160" w:hanging="360"/>
      </w:pPr>
      <w:rPr>
        <w:rFonts w:ascii="Wingdings" w:hAnsi="Wingdings" w:hint="default"/>
      </w:rPr>
    </w:lvl>
    <w:lvl w:ilvl="3" w:tplc="9F0643B6">
      <w:start w:val="1"/>
      <w:numFmt w:val="bullet"/>
      <w:lvlText w:val=""/>
      <w:lvlJc w:val="left"/>
      <w:pPr>
        <w:ind w:left="2880" w:hanging="360"/>
      </w:pPr>
      <w:rPr>
        <w:rFonts w:ascii="Symbol" w:hAnsi="Symbol" w:hint="default"/>
      </w:rPr>
    </w:lvl>
    <w:lvl w:ilvl="4" w:tplc="E7B222B8">
      <w:start w:val="1"/>
      <w:numFmt w:val="bullet"/>
      <w:lvlText w:val="o"/>
      <w:lvlJc w:val="left"/>
      <w:pPr>
        <w:ind w:left="3600" w:hanging="360"/>
      </w:pPr>
      <w:rPr>
        <w:rFonts w:ascii="Courier New" w:hAnsi="Courier New" w:hint="default"/>
      </w:rPr>
    </w:lvl>
    <w:lvl w:ilvl="5" w:tplc="525CEBE6">
      <w:start w:val="1"/>
      <w:numFmt w:val="bullet"/>
      <w:lvlText w:val=""/>
      <w:lvlJc w:val="left"/>
      <w:pPr>
        <w:ind w:left="4320" w:hanging="360"/>
      </w:pPr>
      <w:rPr>
        <w:rFonts w:ascii="Wingdings" w:hAnsi="Wingdings" w:hint="default"/>
      </w:rPr>
    </w:lvl>
    <w:lvl w:ilvl="6" w:tplc="6E6234B2">
      <w:start w:val="1"/>
      <w:numFmt w:val="bullet"/>
      <w:lvlText w:val=""/>
      <w:lvlJc w:val="left"/>
      <w:pPr>
        <w:ind w:left="5040" w:hanging="360"/>
      </w:pPr>
      <w:rPr>
        <w:rFonts w:ascii="Symbol" w:hAnsi="Symbol" w:hint="default"/>
      </w:rPr>
    </w:lvl>
    <w:lvl w:ilvl="7" w:tplc="E45A1760">
      <w:start w:val="1"/>
      <w:numFmt w:val="bullet"/>
      <w:lvlText w:val="o"/>
      <w:lvlJc w:val="left"/>
      <w:pPr>
        <w:ind w:left="5760" w:hanging="360"/>
      </w:pPr>
      <w:rPr>
        <w:rFonts w:ascii="Courier New" w:hAnsi="Courier New" w:hint="default"/>
      </w:rPr>
    </w:lvl>
    <w:lvl w:ilvl="8" w:tplc="11FE804E">
      <w:start w:val="1"/>
      <w:numFmt w:val="bullet"/>
      <w:lvlText w:val=""/>
      <w:lvlJc w:val="left"/>
      <w:pPr>
        <w:ind w:left="6480" w:hanging="360"/>
      </w:pPr>
      <w:rPr>
        <w:rFonts w:ascii="Wingdings" w:hAnsi="Wingdings" w:hint="default"/>
      </w:rPr>
    </w:lvl>
  </w:abstractNum>
  <w:abstractNum w:abstractNumId="90" w15:restartNumberingAfterBreak="0">
    <w:nsid w:val="36440AF6"/>
    <w:multiLevelType w:val="multilevel"/>
    <w:tmpl w:val="5E7E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8A7E7D"/>
    <w:multiLevelType w:val="multilevel"/>
    <w:tmpl w:val="84D2D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66ABB6"/>
    <w:multiLevelType w:val="hybridMultilevel"/>
    <w:tmpl w:val="FFFFFFFF"/>
    <w:lvl w:ilvl="0" w:tplc="820EE8BC">
      <w:start w:val="1"/>
      <w:numFmt w:val="bullet"/>
      <w:lvlText w:val=""/>
      <w:lvlJc w:val="left"/>
      <w:pPr>
        <w:ind w:left="1080" w:hanging="360"/>
      </w:pPr>
      <w:rPr>
        <w:rFonts w:ascii="Symbol" w:hAnsi="Symbol" w:hint="default"/>
      </w:rPr>
    </w:lvl>
    <w:lvl w:ilvl="1" w:tplc="01CEA976">
      <w:start w:val="1"/>
      <w:numFmt w:val="bullet"/>
      <w:lvlText w:val="o"/>
      <w:lvlJc w:val="left"/>
      <w:pPr>
        <w:ind w:left="1800" w:hanging="360"/>
      </w:pPr>
      <w:rPr>
        <w:rFonts w:ascii="Courier New" w:hAnsi="Courier New" w:hint="default"/>
      </w:rPr>
    </w:lvl>
    <w:lvl w:ilvl="2" w:tplc="C12ADA68">
      <w:start w:val="1"/>
      <w:numFmt w:val="bullet"/>
      <w:lvlText w:val=""/>
      <w:lvlJc w:val="left"/>
      <w:pPr>
        <w:ind w:left="2520" w:hanging="360"/>
      </w:pPr>
      <w:rPr>
        <w:rFonts w:ascii="Wingdings" w:hAnsi="Wingdings" w:hint="default"/>
      </w:rPr>
    </w:lvl>
    <w:lvl w:ilvl="3" w:tplc="448E89C0">
      <w:start w:val="1"/>
      <w:numFmt w:val="bullet"/>
      <w:lvlText w:val=""/>
      <w:lvlJc w:val="left"/>
      <w:pPr>
        <w:ind w:left="3240" w:hanging="360"/>
      </w:pPr>
      <w:rPr>
        <w:rFonts w:ascii="Symbol" w:hAnsi="Symbol" w:hint="default"/>
      </w:rPr>
    </w:lvl>
    <w:lvl w:ilvl="4" w:tplc="361C1DBC">
      <w:start w:val="1"/>
      <w:numFmt w:val="bullet"/>
      <w:lvlText w:val="o"/>
      <w:lvlJc w:val="left"/>
      <w:pPr>
        <w:ind w:left="3960" w:hanging="360"/>
      </w:pPr>
      <w:rPr>
        <w:rFonts w:ascii="Courier New" w:hAnsi="Courier New" w:hint="default"/>
      </w:rPr>
    </w:lvl>
    <w:lvl w:ilvl="5" w:tplc="37D65470">
      <w:start w:val="1"/>
      <w:numFmt w:val="bullet"/>
      <w:lvlText w:val=""/>
      <w:lvlJc w:val="left"/>
      <w:pPr>
        <w:ind w:left="4680" w:hanging="360"/>
      </w:pPr>
      <w:rPr>
        <w:rFonts w:ascii="Wingdings" w:hAnsi="Wingdings" w:hint="default"/>
      </w:rPr>
    </w:lvl>
    <w:lvl w:ilvl="6" w:tplc="DF22DEEA">
      <w:start w:val="1"/>
      <w:numFmt w:val="bullet"/>
      <w:lvlText w:val=""/>
      <w:lvlJc w:val="left"/>
      <w:pPr>
        <w:ind w:left="5400" w:hanging="360"/>
      </w:pPr>
      <w:rPr>
        <w:rFonts w:ascii="Symbol" w:hAnsi="Symbol" w:hint="default"/>
      </w:rPr>
    </w:lvl>
    <w:lvl w:ilvl="7" w:tplc="3CF63D08">
      <w:start w:val="1"/>
      <w:numFmt w:val="bullet"/>
      <w:lvlText w:val="o"/>
      <w:lvlJc w:val="left"/>
      <w:pPr>
        <w:ind w:left="6120" w:hanging="360"/>
      </w:pPr>
      <w:rPr>
        <w:rFonts w:ascii="Courier New" w:hAnsi="Courier New" w:hint="default"/>
      </w:rPr>
    </w:lvl>
    <w:lvl w:ilvl="8" w:tplc="C0D2BE28">
      <w:start w:val="1"/>
      <w:numFmt w:val="bullet"/>
      <w:lvlText w:val=""/>
      <w:lvlJc w:val="left"/>
      <w:pPr>
        <w:ind w:left="6840" w:hanging="360"/>
      </w:pPr>
      <w:rPr>
        <w:rFonts w:ascii="Wingdings" w:hAnsi="Wingdings" w:hint="default"/>
      </w:rPr>
    </w:lvl>
  </w:abstractNum>
  <w:abstractNum w:abstractNumId="93" w15:restartNumberingAfterBreak="0">
    <w:nsid w:val="38F541B4"/>
    <w:multiLevelType w:val="multilevel"/>
    <w:tmpl w:val="B6BC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760FE6"/>
    <w:multiLevelType w:val="multilevel"/>
    <w:tmpl w:val="5292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405026"/>
    <w:multiLevelType w:val="hybridMultilevel"/>
    <w:tmpl w:val="FFFFFFFF"/>
    <w:lvl w:ilvl="0" w:tplc="200CE67E">
      <w:start w:val="1"/>
      <w:numFmt w:val="bullet"/>
      <w:lvlText w:val=""/>
      <w:lvlJc w:val="left"/>
      <w:pPr>
        <w:ind w:left="720" w:hanging="360"/>
      </w:pPr>
      <w:rPr>
        <w:rFonts w:ascii="Symbol" w:hAnsi="Symbol" w:hint="default"/>
      </w:rPr>
    </w:lvl>
    <w:lvl w:ilvl="1" w:tplc="1F4AD620">
      <w:start w:val="1"/>
      <w:numFmt w:val="bullet"/>
      <w:lvlText w:val="o"/>
      <w:lvlJc w:val="left"/>
      <w:pPr>
        <w:ind w:left="1440" w:hanging="360"/>
      </w:pPr>
      <w:rPr>
        <w:rFonts w:ascii="Courier New" w:hAnsi="Courier New" w:hint="default"/>
      </w:rPr>
    </w:lvl>
    <w:lvl w:ilvl="2" w:tplc="09F09562">
      <w:start w:val="1"/>
      <w:numFmt w:val="bullet"/>
      <w:lvlText w:val=""/>
      <w:lvlJc w:val="left"/>
      <w:pPr>
        <w:ind w:left="2160" w:hanging="360"/>
      </w:pPr>
      <w:rPr>
        <w:rFonts w:ascii="Wingdings" w:hAnsi="Wingdings" w:hint="default"/>
      </w:rPr>
    </w:lvl>
    <w:lvl w:ilvl="3" w:tplc="3DE4E602">
      <w:start w:val="1"/>
      <w:numFmt w:val="bullet"/>
      <w:lvlText w:val=""/>
      <w:lvlJc w:val="left"/>
      <w:pPr>
        <w:ind w:left="2880" w:hanging="360"/>
      </w:pPr>
      <w:rPr>
        <w:rFonts w:ascii="Symbol" w:hAnsi="Symbol" w:hint="default"/>
      </w:rPr>
    </w:lvl>
    <w:lvl w:ilvl="4" w:tplc="95F8BD90">
      <w:start w:val="1"/>
      <w:numFmt w:val="bullet"/>
      <w:lvlText w:val="o"/>
      <w:lvlJc w:val="left"/>
      <w:pPr>
        <w:ind w:left="3600" w:hanging="360"/>
      </w:pPr>
      <w:rPr>
        <w:rFonts w:ascii="Courier New" w:hAnsi="Courier New" w:hint="default"/>
      </w:rPr>
    </w:lvl>
    <w:lvl w:ilvl="5" w:tplc="D0D29DF4">
      <w:start w:val="1"/>
      <w:numFmt w:val="bullet"/>
      <w:lvlText w:val=""/>
      <w:lvlJc w:val="left"/>
      <w:pPr>
        <w:ind w:left="4320" w:hanging="360"/>
      </w:pPr>
      <w:rPr>
        <w:rFonts w:ascii="Wingdings" w:hAnsi="Wingdings" w:hint="default"/>
      </w:rPr>
    </w:lvl>
    <w:lvl w:ilvl="6" w:tplc="4992D57C">
      <w:start w:val="1"/>
      <w:numFmt w:val="bullet"/>
      <w:lvlText w:val=""/>
      <w:lvlJc w:val="left"/>
      <w:pPr>
        <w:ind w:left="5040" w:hanging="360"/>
      </w:pPr>
      <w:rPr>
        <w:rFonts w:ascii="Symbol" w:hAnsi="Symbol" w:hint="default"/>
      </w:rPr>
    </w:lvl>
    <w:lvl w:ilvl="7" w:tplc="7AEC3540">
      <w:start w:val="1"/>
      <w:numFmt w:val="bullet"/>
      <w:lvlText w:val="o"/>
      <w:lvlJc w:val="left"/>
      <w:pPr>
        <w:ind w:left="5760" w:hanging="360"/>
      </w:pPr>
      <w:rPr>
        <w:rFonts w:ascii="Courier New" w:hAnsi="Courier New" w:hint="default"/>
      </w:rPr>
    </w:lvl>
    <w:lvl w:ilvl="8" w:tplc="20D01168">
      <w:start w:val="1"/>
      <w:numFmt w:val="bullet"/>
      <w:lvlText w:val=""/>
      <w:lvlJc w:val="left"/>
      <w:pPr>
        <w:ind w:left="6480" w:hanging="360"/>
      </w:pPr>
      <w:rPr>
        <w:rFonts w:ascii="Wingdings" w:hAnsi="Wingdings" w:hint="default"/>
      </w:rPr>
    </w:lvl>
  </w:abstractNum>
  <w:abstractNum w:abstractNumId="96" w15:restartNumberingAfterBreak="0">
    <w:nsid w:val="3C964B20"/>
    <w:multiLevelType w:val="hybridMultilevel"/>
    <w:tmpl w:val="FFFFFFFF"/>
    <w:lvl w:ilvl="0" w:tplc="C0E6BE26">
      <w:start w:val="1"/>
      <w:numFmt w:val="decimal"/>
      <w:lvlText w:val="%1."/>
      <w:lvlJc w:val="left"/>
      <w:pPr>
        <w:ind w:left="720" w:hanging="360"/>
      </w:pPr>
    </w:lvl>
    <w:lvl w:ilvl="1" w:tplc="603C55F6">
      <w:start w:val="1"/>
      <w:numFmt w:val="lowerLetter"/>
      <w:lvlText w:val="%2."/>
      <w:lvlJc w:val="left"/>
      <w:pPr>
        <w:ind w:left="1440" w:hanging="360"/>
      </w:pPr>
    </w:lvl>
    <w:lvl w:ilvl="2" w:tplc="57247970">
      <w:start w:val="1"/>
      <w:numFmt w:val="lowerRoman"/>
      <w:lvlText w:val="%3."/>
      <w:lvlJc w:val="right"/>
      <w:pPr>
        <w:ind w:left="2160" w:hanging="180"/>
      </w:pPr>
    </w:lvl>
    <w:lvl w:ilvl="3" w:tplc="39226038">
      <w:start w:val="1"/>
      <w:numFmt w:val="decimal"/>
      <w:lvlText w:val="%4."/>
      <w:lvlJc w:val="left"/>
      <w:pPr>
        <w:ind w:left="2880" w:hanging="360"/>
      </w:pPr>
    </w:lvl>
    <w:lvl w:ilvl="4" w:tplc="9E3C00A6">
      <w:start w:val="1"/>
      <w:numFmt w:val="lowerLetter"/>
      <w:lvlText w:val="%5."/>
      <w:lvlJc w:val="left"/>
      <w:pPr>
        <w:ind w:left="3600" w:hanging="360"/>
      </w:pPr>
    </w:lvl>
    <w:lvl w:ilvl="5" w:tplc="214A8978">
      <w:start w:val="1"/>
      <w:numFmt w:val="lowerRoman"/>
      <w:lvlText w:val="%6."/>
      <w:lvlJc w:val="right"/>
      <w:pPr>
        <w:ind w:left="4320" w:hanging="180"/>
      </w:pPr>
    </w:lvl>
    <w:lvl w:ilvl="6" w:tplc="56740280">
      <w:start w:val="1"/>
      <w:numFmt w:val="decimal"/>
      <w:lvlText w:val="%7."/>
      <w:lvlJc w:val="left"/>
      <w:pPr>
        <w:ind w:left="5040" w:hanging="360"/>
      </w:pPr>
    </w:lvl>
    <w:lvl w:ilvl="7" w:tplc="44E0D0E2">
      <w:start w:val="1"/>
      <w:numFmt w:val="lowerLetter"/>
      <w:lvlText w:val="%8."/>
      <w:lvlJc w:val="left"/>
      <w:pPr>
        <w:ind w:left="5760" w:hanging="360"/>
      </w:pPr>
    </w:lvl>
    <w:lvl w:ilvl="8" w:tplc="0734C39A">
      <w:start w:val="1"/>
      <w:numFmt w:val="lowerRoman"/>
      <w:lvlText w:val="%9."/>
      <w:lvlJc w:val="right"/>
      <w:pPr>
        <w:ind w:left="6480" w:hanging="180"/>
      </w:pPr>
    </w:lvl>
  </w:abstractNum>
  <w:abstractNum w:abstractNumId="97" w15:restartNumberingAfterBreak="0">
    <w:nsid w:val="3D2F8943"/>
    <w:multiLevelType w:val="hybridMultilevel"/>
    <w:tmpl w:val="FFFFFFFF"/>
    <w:lvl w:ilvl="0" w:tplc="88549B28">
      <w:start w:val="1"/>
      <w:numFmt w:val="bullet"/>
      <w:lvlText w:val=""/>
      <w:lvlJc w:val="left"/>
      <w:pPr>
        <w:ind w:left="720" w:hanging="360"/>
      </w:pPr>
      <w:rPr>
        <w:rFonts w:ascii="Symbol" w:hAnsi="Symbol" w:hint="default"/>
      </w:rPr>
    </w:lvl>
    <w:lvl w:ilvl="1" w:tplc="C9F675D8">
      <w:start w:val="1"/>
      <w:numFmt w:val="bullet"/>
      <w:lvlText w:val="o"/>
      <w:lvlJc w:val="left"/>
      <w:pPr>
        <w:ind w:left="1440" w:hanging="360"/>
      </w:pPr>
      <w:rPr>
        <w:rFonts w:ascii="Courier New" w:hAnsi="Courier New" w:hint="default"/>
      </w:rPr>
    </w:lvl>
    <w:lvl w:ilvl="2" w:tplc="6A247C40">
      <w:start w:val="1"/>
      <w:numFmt w:val="bullet"/>
      <w:lvlText w:val=""/>
      <w:lvlJc w:val="left"/>
      <w:pPr>
        <w:ind w:left="2160" w:hanging="360"/>
      </w:pPr>
      <w:rPr>
        <w:rFonts w:ascii="Wingdings" w:hAnsi="Wingdings" w:hint="default"/>
      </w:rPr>
    </w:lvl>
    <w:lvl w:ilvl="3" w:tplc="3EFCD14E">
      <w:start w:val="1"/>
      <w:numFmt w:val="bullet"/>
      <w:lvlText w:val=""/>
      <w:lvlJc w:val="left"/>
      <w:pPr>
        <w:ind w:left="2880" w:hanging="360"/>
      </w:pPr>
      <w:rPr>
        <w:rFonts w:ascii="Symbol" w:hAnsi="Symbol" w:hint="default"/>
      </w:rPr>
    </w:lvl>
    <w:lvl w:ilvl="4" w:tplc="5DBEA04A">
      <w:start w:val="1"/>
      <w:numFmt w:val="bullet"/>
      <w:lvlText w:val="o"/>
      <w:lvlJc w:val="left"/>
      <w:pPr>
        <w:ind w:left="3600" w:hanging="360"/>
      </w:pPr>
      <w:rPr>
        <w:rFonts w:ascii="Courier New" w:hAnsi="Courier New" w:hint="default"/>
      </w:rPr>
    </w:lvl>
    <w:lvl w:ilvl="5" w:tplc="9FF03CFA">
      <w:start w:val="1"/>
      <w:numFmt w:val="bullet"/>
      <w:lvlText w:val=""/>
      <w:lvlJc w:val="left"/>
      <w:pPr>
        <w:ind w:left="4320" w:hanging="360"/>
      </w:pPr>
      <w:rPr>
        <w:rFonts w:ascii="Wingdings" w:hAnsi="Wingdings" w:hint="default"/>
      </w:rPr>
    </w:lvl>
    <w:lvl w:ilvl="6" w:tplc="C1822D10">
      <w:start w:val="1"/>
      <w:numFmt w:val="bullet"/>
      <w:lvlText w:val=""/>
      <w:lvlJc w:val="left"/>
      <w:pPr>
        <w:ind w:left="5040" w:hanging="360"/>
      </w:pPr>
      <w:rPr>
        <w:rFonts w:ascii="Symbol" w:hAnsi="Symbol" w:hint="default"/>
      </w:rPr>
    </w:lvl>
    <w:lvl w:ilvl="7" w:tplc="425652C8">
      <w:start w:val="1"/>
      <w:numFmt w:val="bullet"/>
      <w:lvlText w:val="o"/>
      <w:lvlJc w:val="left"/>
      <w:pPr>
        <w:ind w:left="5760" w:hanging="360"/>
      </w:pPr>
      <w:rPr>
        <w:rFonts w:ascii="Courier New" w:hAnsi="Courier New" w:hint="default"/>
      </w:rPr>
    </w:lvl>
    <w:lvl w:ilvl="8" w:tplc="4B02FFA0">
      <w:start w:val="1"/>
      <w:numFmt w:val="bullet"/>
      <w:lvlText w:val=""/>
      <w:lvlJc w:val="left"/>
      <w:pPr>
        <w:ind w:left="6480" w:hanging="360"/>
      </w:pPr>
      <w:rPr>
        <w:rFonts w:ascii="Wingdings" w:hAnsi="Wingdings" w:hint="default"/>
      </w:rPr>
    </w:lvl>
  </w:abstractNum>
  <w:abstractNum w:abstractNumId="98" w15:restartNumberingAfterBreak="0">
    <w:nsid w:val="3E14584F"/>
    <w:multiLevelType w:val="multilevel"/>
    <w:tmpl w:val="3DAE9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D252BD"/>
    <w:multiLevelType w:val="hybridMultilevel"/>
    <w:tmpl w:val="FFFFFFFF"/>
    <w:lvl w:ilvl="0" w:tplc="B9A6AEB4">
      <w:start w:val="1"/>
      <w:numFmt w:val="bullet"/>
      <w:lvlText w:val=""/>
      <w:lvlJc w:val="left"/>
      <w:pPr>
        <w:ind w:left="720" w:hanging="360"/>
      </w:pPr>
      <w:rPr>
        <w:rFonts w:ascii="Symbol" w:hAnsi="Symbol" w:hint="default"/>
      </w:rPr>
    </w:lvl>
    <w:lvl w:ilvl="1" w:tplc="E1B2162A">
      <w:start w:val="1"/>
      <w:numFmt w:val="bullet"/>
      <w:lvlText w:val="o"/>
      <w:lvlJc w:val="left"/>
      <w:pPr>
        <w:ind w:left="1440" w:hanging="360"/>
      </w:pPr>
      <w:rPr>
        <w:rFonts w:ascii="Courier New" w:hAnsi="Courier New" w:hint="default"/>
      </w:rPr>
    </w:lvl>
    <w:lvl w:ilvl="2" w:tplc="985A5B4E">
      <w:start w:val="1"/>
      <w:numFmt w:val="bullet"/>
      <w:lvlText w:val=""/>
      <w:lvlJc w:val="left"/>
      <w:pPr>
        <w:ind w:left="2160" w:hanging="360"/>
      </w:pPr>
      <w:rPr>
        <w:rFonts w:ascii="Wingdings" w:hAnsi="Wingdings" w:hint="default"/>
      </w:rPr>
    </w:lvl>
    <w:lvl w:ilvl="3" w:tplc="2538602A">
      <w:start w:val="1"/>
      <w:numFmt w:val="bullet"/>
      <w:lvlText w:val=""/>
      <w:lvlJc w:val="left"/>
      <w:pPr>
        <w:ind w:left="2880" w:hanging="360"/>
      </w:pPr>
      <w:rPr>
        <w:rFonts w:ascii="Symbol" w:hAnsi="Symbol" w:hint="default"/>
      </w:rPr>
    </w:lvl>
    <w:lvl w:ilvl="4" w:tplc="C2C2173E">
      <w:start w:val="1"/>
      <w:numFmt w:val="bullet"/>
      <w:lvlText w:val="o"/>
      <w:lvlJc w:val="left"/>
      <w:pPr>
        <w:ind w:left="3600" w:hanging="360"/>
      </w:pPr>
      <w:rPr>
        <w:rFonts w:ascii="Courier New" w:hAnsi="Courier New" w:hint="default"/>
      </w:rPr>
    </w:lvl>
    <w:lvl w:ilvl="5" w:tplc="ECDA22B4">
      <w:start w:val="1"/>
      <w:numFmt w:val="bullet"/>
      <w:lvlText w:val=""/>
      <w:lvlJc w:val="left"/>
      <w:pPr>
        <w:ind w:left="4320" w:hanging="360"/>
      </w:pPr>
      <w:rPr>
        <w:rFonts w:ascii="Wingdings" w:hAnsi="Wingdings" w:hint="default"/>
      </w:rPr>
    </w:lvl>
    <w:lvl w:ilvl="6" w:tplc="D96E0150">
      <w:start w:val="1"/>
      <w:numFmt w:val="bullet"/>
      <w:lvlText w:val=""/>
      <w:lvlJc w:val="left"/>
      <w:pPr>
        <w:ind w:left="5040" w:hanging="360"/>
      </w:pPr>
      <w:rPr>
        <w:rFonts w:ascii="Symbol" w:hAnsi="Symbol" w:hint="default"/>
      </w:rPr>
    </w:lvl>
    <w:lvl w:ilvl="7" w:tplc="B4E2C7CE">
      <w:start w:val="1"/>
      <w:numFmt w:val="bullet"/>
      <w:lvlText w:val="o"/>
      <w:lvlJc w:val="left"/>
      <w:pPr>
        <w:ind w:left="5760" w:hanging="360"/>
      </w:pPr>
      <w:rPr>
        <w:rFonts w:ascii="Courier New" w:hAnsi="Courier New" w:hint="default"/>
      </w:rPr>
    </w:lvl>
    <w:lvl w:ilvl="8" w:tplc="B7B42874">
      <w:start w:val="1"/>
      <w:numFmt w:val="bullet"/>
      <w:lvlText w:val=""/>
      <w:lvlJc w:val="left"/>
      <w:pPr>
        <w:ind w:left="6480" w:hanging="360"/>
      </w:pPr>
      <w:rPr>
        <w:rFonts w:ascii="Wingdings" w:hAnsi="Wingdings" w:hint="default"/>
      </w:rPr>
    </w:lvl>
  </w:abstractNum>
  <w:abstractNum w:abstractNumId="100" w15:restartNumberingAfterBreak="0">
    <w:nsid w:val="3EFA60B2"/>
    <w:multiLevelType w:val="hybridMultilevel"/>
    <w:tmpl w:val="FFFFFFFF"/>
    <w:lvl w:ilvl="0" w:tplc="FC1C8648">
      <w:start w:val="1"/>
      <w:numFmt w:val="bullet"/>
      <w:lvlText w:val="·"/>
      <w:lvlJc w:val="left"/>
      <w:pPr>
        <w:ind w:left="720" w:hanging="360"/>
      </w:pPr>
      <w:rPr>
        <w:rFonts w:ascii="Symbol" w:hAnsi="Symbol" w:hint="default"/>
      </w:rPr>
    </w:lvl>
    <w:lvl w:ilvl="1" w:tplc="FE803536">
      <w:start w:val="1"/>
      <w:numFmt w:val="bullet"/>
      <w:lvlText w:val="o"/>
      <w:lvlJc w:val="left"/>
      <w:pPr>
        <w:ind w:left="1440" w:hanging="360"/>
      </w:pPr>
      <w:rPr>
        <w:rFonts w:ascii="Courier New" w:hAnsi="Courier New" w:hint="default"/>
      </w:rPr>
    </w:lvl>
    <w:lvl w:ilvl="2" w:tplc="CBD8B3CE">
      <w:start w:val="1"/>
      <w:numFmt w:val="bullet"/>
      <w:lvlText w:val=""/>
      <w:lvlJc w:val="left"/>
      <w:pPr>
        <w:ind w:left="2160" w:hanging="360"/>
      </w:pPr>
      <w:rPr>
        <w:rFonts w:ascii="Wingdings" w:hAnsi="Wingdings" w:hint="default"/>
      </w:rPr>
    </w:lvl>
    <w:lvl w:ilvl="3" w:tplc="564ABA26">
      <w:start w:val="1"/>
      <w:numFmt w:val="bullet"/>
      <w:lvlText w:val=""/>
      <w:lvlJc w:val="left"/>
      <w:pPr>
        <w:ind w:left="2880" w:hanging="360"/>
      </w:pPr>
      <w:rPr>
        <w:rFonts w:ascii="Symbol" w:hAnsi="Symbol" w:hint="default"/>
      </w:rPr>
    </w:lvl>
    <w:lvl w:ilvl="4" w:tplc="E0EA0DAC">
      <w:start w:val="1"/>
      <w:numFmt w:val="bullet"/>
      <w:lvlText w:val="o"/>
      <w:lvlJc w:val="left"/>
      <w:pPr>
        <w:ind w:left="3600" w:hanging="360"/>
      </w:pPr>
      <w:rPr>
        <w:rFonts w:ascii="Courier New" w:hAnsi="Courier New" w:hint="default"/>
      </w:rPr>
    </w:lvl>
    <w:lvl w:ilvl="5" w:tplc="B9FC904C">
      <w:start w:val="1"/>
      <w:numFmt w:val="bullet"/>
      <w:lvlText w:val=""/>
      <w:lvlJc w:val="left"/>
      <w:pPr>
        <w:ind w:left="4320" w:hanging="360"/>
      </w:pPr>
      <w:rPr>
        <w:rFonts w:ascii="Wingdings" w:hAnsi="Wingdings" w:hint="default"/>
      </w:rPr>
    </w:lvl>
    <w:lvl w:ilvl="6" w:tplc="444C72E2">
      <w:start w:val="1"/>
      <w:numFmt w:val="bullet"/>
      <w:lvlText w:val=""/>
      <w:lvlJc w:val="left"/>
      <w:pPr>
        <w:ind w:left="5040" w:hanging="360"/>
      </w:pPr>
      <w:rPr>
        <w:rFonts w:ascii="Symbol" w:hAnsi="Symbol" w:hint="default"/>
      </w:rPr>
    </w:lvl>
    <w:lvl w:ilvl="7" w:tplc="D36C6EEA">
      <w:start w:val="1"/>
      <w:numFmt w:val="bullet"/>
      <w:lvlText w:val="o"/>
      <w:lvlJc w:val="left"/>
      <w:pPr>
        <w:ind w:left="5760" w:hanging="360"/>
      </w:pPr>
      <w:rPr>
        <w:rFonts w:ascii="Courier New" w:hAnsi="Courier New" w:hint="default"/>
      </w:rPr>
    </w:lvl>
    <w:lvl w:ilvl="8" w:tplc="9C1A3A02">
      <w:start w:val="1"/>
      <w:numFmt w:val="bullet"/>
      <w:lvlText w:val=""/>
      <w:lvlJc w:val="left"/>
      <w:pPr>
        <w:ind w:left="6480" w:hanging="360"/>
      </w:pPr>
      <w:rPr>
        <w:rFonts w:ascii="Wingdings" w:hAnsi="Wingdings" w:hint="default"/>
      </w:rPr>
    </w:lvl>
  </w:abstractNum>
  <w:abstractNum w:abstractNumId="101" w15:restartNumberingAfterBreak="0">
    <w:nsid w:val="3F2D269E"/>
    <w:multiLevelType w:val="hybridMultilevel"/>
    <w:tmpl w:val="FFFFFFFF"/>
    <w:lvl w:ilvl="0" w:tplc="AAF28E52">
      <w:start w:val="1"/>
      <w:numFmt w:val="bullet"/>
      <w:lvlText w:val=""/>
      <w:lvlJc w:val="left"/>
      <w:pPr>
        <w:ind w:left="720" w:hanging="360"/>
      </w:pPr>
      <w:rPr>
        <w:rFonts w:ascii="Symbol" w:hAnsi="Symbol" w:hint="default"/>
      </w:rPr>
    </w:lvl>
    <w:lvl w:ilvl="1" w:tplc="79D6A69E">
      <w:start w:val="1"/>
      <w:numFmt w:val="bullet"/>
      <w:lvlText w:val="o"/>
      <w:lvlJc w:val="left"/>
      <w:pPr>
        <w:ind w:left="1440" w:hanging="360"/>
      </w:pPr>
      <w:rPr>
        <w:rFonts w:ascii="Courier New" w:hAnsi="Courier New" w:hint="default"/>
      </w:rPr>
    </w:lvl>
    <w:lvl w:ilvl="2" w:tplc="83FE0DD2">
      <w:start w:val="1"/>
      <w:numFmt w:val="bullet"/>
      <w:lvlText w:val=""/>
      <w:lvlJc w:val="left"/>
      <w:pPr>
        <w:ind w:left="2160" w:hanging="360"/>
      </w:pPr>
      <w:rPr>
        <w:rFonts w:ascii="Wingdings" w:hAnsi="Wingdings" w:hint="default"/>
      </w:rPr>
    </w:lvl>
    <w:lvl w:ilvl="3" w:tplc="B338E556">
      <w:start w:val="1"/>
      <w:numFmt w:val="bullet"/>
      <w:lvlText w:val=""/>
      <w:lvlJc w:val="left"/>
      <w:pPr>
        <w:ind w:left="2880" w:hanging="360"/>
      </w:pPr>
      <w:rPr>
        <w:rFonts w:ascii="Symbol" w:hAnsi="Symbol" w:hint="default"/>
      </w:rPr>
    </w:lvl>
    <w:lvl w:ilvl="4" w:tplc="C32AD4AE">
      <w:start w:val="1"/>
      <w:numFmt w:val="bullet"/>
      <w:lvlText w:val="o"/>
      <w:lvlJc w:val="left"/>
      <w:pPr>
        <w:ind w:left="3600" w:hanging="360"/>
      </w:pPr>
      <w:rPr>
        <w:rFonts w:ascii="Courier New" w:hAnsi="Courier New" w:hint="default"/>
      </w:rPr>
    </w:lvl>
    <w:lvl w:ilvl="5" w:tplc="9DC64DF0">
      <w:start w:val="1"/>
      <w:numFmt w:val="bullet"/>
      <w:lvlText w:val=""/>
      <w:lvlJc w:val="left"/>
      <w:pPr>
        <w:ind w:left="4320" w:hanging="360"/>
      </w:pPr>
      <w:rPr>
        <w:rFonts w:ascii="Wingdings" w:hAnsi="Wingdings" w:hint="default"/>
      </w:rPr>
    </w:lvl>
    <w:lvl w:ilvl="6" w:tplc="85302234">
      <w:start w:val="1"/>
      <w:numFmt w:val="bullet"/>
      <w:lvlText w:val=""/>
      <w:lvlJc w:val="left"/>
      <w:pPr>
        <w:ind w:left="5040" w:hanging="360"/>
      </w:pPr>
      <w:rPr>
        <w:rFonts w:ascii="Symbol" w:hAnsi="Symbol" w:hint="default"/>
      </w:rPr>
    </w:lvl>
    <w:lvl w:ilvl="7" w:tplc="6A024CD0">
      <w:start w:val="1"/>
      <w:numFmt w:val="bullet"/>
      <w:lvlText w:val="o"/>
      <w:lvlJc w:val="left"/>
      <w:pPr>
        <w:ind w:left="5760" w:hanging="360"/>
      </w:pPr>
      <w:rPr>
        <w:rFonts w:ascii="Courier New" w:hAnsi="Courier New" w:hint="default"/>
      </w:rPr>
    </w:lvl>
    <w:lvl w:ilvl="8" w:tplc="4ACCFB48">
      <w:start w:val="1"/>
      <w:numFmt w:val="bullet"/>
      <w:lvlText w:val=""/>
      <w:lvlJc w:val="left"/>
      <w:pPr>
        <w:ind w:left="6480" w:hanging="360"/>
      </w:pPr>
      <w:rPr>
        <w:rFonts w:ascii="Wingdings" w:hAnsi="Wingdings" w:hint="default"/>
      </w:rPr>
    </w:lvl>
  </w:abstractNum>
  <w:abstractNum w:abstractNumId="102" w15:restartNumberingAfterBreak="0">
    <w:nsid w:val="3F641530"/>
    <w:multiLevelType w:val="multilevel"/>
    <w:tmpl w:val="1394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91AD96"/>
    <w:multiLevelType w:val="hybridMultilevel"/>
    <w:tmpl w:val="FFFFFFFF"/>
    <w:lvl w:ilvl="0" w:tplc="DE561464">
      <w:start w:val="1"/>
      <w:numFmt w:val="bullet"/>
      <w:lvlText w:val=""/>
      <w:lvlJc w:val="left"/>
      <w:pPr>
        <w:ind w:left="720" w:hanging="360"/>
      </w:pPr>
      <w:rPr>
        <w:rFonts w:ascii="Symbol" w:hAnsi="Symbol" w:hint="default"/>
      </w:rPr>
    </w:lvl>
    <w:lvl w:ilvl="1" w:tplc="855CB77C">
      <w:start w:val="1"/>
      <w:numFmt w:val="bullet"/>
      <w:lvlText w:val="o"/>
      <w:lvlJc w:val="left"/>
      <w:pPr>
        <w:ind w:left="1440" w:hanging="360"/>
      </w:pPr>
      <w:rPr>
        <w:rFonts w:ascii="Courier New" w:hAnsi="Courier New" w:hint="default"/>
      </w:rPr>
    </w:lvl>
    <w:lvl w:ilvl="2" w:tplc="C63A3254">
      <w:start w:val="1"/>
      <w:numFmt w:val="bullet"/>
      <w:lvlText w:val=""/>
      <w:lvlJc w:val="left"/>
      <w:pPr>
        <w:ind w:left="2160" w:hanging="360"/>
      </w:pPr>
      <w:rPr>
        <w:rFonts w:ascii="Wingdings" w:hAnsi="Wingdings" w:hint="default"/>
      </w:rPr>
    </w:lvl>
    <w:lvl w:ilvl="3" w:tplc="472AA52C">
      <w:start w:val="1"/>
      <w:numFmt w:val="bullet"/>
      <w:lvlText w:val=""/>
      <w:lvlJc w:val="left"/>
      <w:pPr>
        <w:ind w:left="2880" w:hanging="360"/>
      </w:pPr>
      <w:rPr>
        <w:rFonts w:ascii="Symbol" w:hAnsi="Symbol" w:hint="default"/>
      </w:rPr>
    </w:lvl>
    <w:lvl w:ilvl="4" w:tplc="008A2954">
      <w:start w:val="1"/>
      <w:numFmt w:val="bullet"/>
      <w:lvlText w:val="o"/>
      <w:lvlJc w:val="left"/>
      <w:pPr>
        <w:ind w:left="3600" w:hanging="360"/>
      </w:pPr>
      <w:rPr>
        <w:rFonts w:ascii="Courier New" w:hAnsi="Courier New" w:hint="default"/>
      </w:rPr>
    </w:lvl>
    <w:lvl w:ilvl="5" w:tplc="E4FE8434">
      <w:start w:val="1"/>
      <w:numFmt w:val="bullet"/>
      <w:lvlText w:val=""/>
      <w:lvlJc w:val="left"/>
      <w:pPr>
        <w:ind w:left="4320" w:hanging="360"/>
      </w:pPr>
      <w:rPr>
        <w:rFonts w:ascii="Wingdings" w:hAnsi="Wingdings" w:hint="default"/>
      </w:rPr>
    </w:lvl>
    <w:lvl w:ilvl="6" w:tplc="398284AC">
      <w:start w:val="1"/>
      <w:numFmt w:val="bullet"/>
      <w:lvlText w:val=""/>
      <w:lvlJc w:val="left"/>
      <w:pPr>
        <w:ind w:left="5040" w:hanging="360"/>
      </w:pPr>
      <w:rPr>
        <w:rFonts w:ascii="Symbol" w:hAnsi="Symbol" w:hint="default"/>
      </w:rPr>
    </w:lvl>
    <w:lvl w:ilvl="7" w:tplc="4CBE7CE8">
      <w:start w:val="1"/>
      <w:numFmt w:val="bullet"/>
      <w:lvlText w:val="o"/>
      <w:lvlJc w:val="left"/>
      <w:pPr>
        <w:ind w:left="5760" w:hanging="360"/>
      </w:pPr>
      <w:rPr>
        <w:rFonts w:ascii="Courier New" w:hAnsi="Courier New" w:hint="default"/>
      </w:rPr>
    </w:lvl>
    <w:lvl w:ilvl="8" w:tplc="386AC2B4">
      <w:start w:val="1"/>
      <w:numFmt w:val="bullet"/>
      <w:lvlText w:val=""/>
      <w:lvlJc w:val="left"/>
      <w:pPr>
        <w:ind w:left="6480" w:hanging="360"/>
      </w:pPr>
      <w:rPr>
        <w:rFonts w:ascii="Wingdings" w:hAnsi="Wingdings" w:hint="default"/>
      </w:rPr>
    </w:lvl>
  </w:abstractNum>
  <w:abstractNum w:abstractNumId="104" w15:restartNumberingAfterBreak="0">
    <w:nsid w:val="418772E9"/>
    <w:multiLevelType w:val="hybridMultilevel"/>
    <w:tmpl w:val="FFFFFFFF"/>
    <w:lvl w:ilvl="0" w:tplc="27507C4A">
      <w:start w:val="1"/>
      <w:numFmt w:val="bullet"/>
      <w:lvlText w:val=""/>
      <w:lvlJc w:val="left"/>
      <w:pPr>
        <w:ind w:left="1080" w:hanging="360"/>
      </w:pPr>
      <w:rPr>
        <w:rFonts w:ascii="Symbol" w:hAnsi="Symbol" w:hint="default"/>
      </w:rPr>
    </w:lvl>
    <w:lvl w:ilvl="1" w:tplc="9D76582C">
      <w:start w:val="1"/>
      <w:numFmt w:val="bullet"/>
      <w:lvlText w:val="o"/>
      <w:lvlJc w:val="left"/>
      <w:pPr>
        <w:ind w:left="1800" w:hanging="360"/>
      </w:pPr>
      <w:rPr>
        <w:rFonts w:ascii="Courier New" w:hAnsi="Courier New" w:hint="default"/>
      </w:rPr>
    </w:lvl>
    <w:lvl w:ilvl="2" w:tplc="25F6BFFA">
      <w:start w:val="1"/>
      <w:numFmt w:val="bullet"/>
      <w:lvlText w:val=""/>
      <w:lvlJc w:val="left"/>
      <w:pPr>
        <w:ind w:left="2520" w:hanging="360"/>
      </w:pPr>
      <w:rPr>
        <w:rFonts w:ascii="Wingdings" w:hAnsi="Wingdings" w:hint="default"/>
      </w:rPr>
    </w:lvl>
    <w:lvl w:ilvl="3" w:tplc="5B7407B4">
      <w:start w:val="1"/>
      <w:numFmt w:val="bullet"/>
      <w:lvlText w:val=""/>
      <w:lvlJc w:val="left"/>
      <w:pPr>
        <w:ind w:left="3240" w:hanging="360"/>
      </w:pPr>
      <w:rPr>
        <w:rFonts w:ascii="Symbol" w:hAnsi="Symbol" w:hint="default"/>
      </w:rPr>
    </w:lvl>
    <w:lvl w:ilvl="4" w:tplc="D8CEDEC4">
      <w:start w:val="1"/>
      <w:numFmt w:val="bullet"/>
      <w:lvlText w:val="o"/>
      <w:lvlJc w:val="left"/>
      <w:pPr>
        <w:ind w:left="3960" w:hanging="360"/>
      </w:pPr>
      <w:rPr>
        <w:rFonts w:ascii="Courier New" w:hAnsi="Courier New" w:hint="default"/>
      </w:rPr>
    </w:lvl>
    <w:lvl w:ilvl="5" w:tplc="B112B35E">
      <w:start w:val="1"/>
      <w:numFmt w:val="bullet"/>
      <w:lvlText w:val=""/>
      <w:lvlJc w:val="left"/>
      <w:pPr>
        <w:ind w:left="4680" w:hanging="360"/>
      </w:pPr>
      <w:rPr>
        <w:rFonts w:ascii="Wingdings" w:hAnsi="Wingdings" w:hint="default"/>
      </w:rPr>
    </w:lvl>
    <w:lvl w:ilvl="6" w:tplc="BD38B94E">
      <w:start w:val="1"/>
      <w:numFmt w:val="bullet"/>
      <w:lvlText w:val=""/>
      <w:lvlJc w:val="left"/>
      <w:pPr>
        <w:ind w:left="5400" w:hanging="360"/>
      </w:pPr>
      <w:rPr>
        <w:rFonts w:ascii="Symbol" w:hAnsi="Symbol" w:hint="default"/>
      </w:rPr>
    </w:lvl>
    <w:lvl w:ilvl="7" w:tplc="633ECE7A">
      <w:start w:val="1"/>
      <w:numFmt w:val="bullet"/>
      <w:lvlText w:val="o"/>
      <w:lvlJc w:val="left"/>
      <w:pPr>
        <w:ind w:left="6120" w:hanging="360"/>
      </w:pPr>
      <w:rPr>
        <w:rFonts w:ascii="Courier New" w:hAnsi="Courier New" w:hint="default"/>
      </w:rPr>
    </w:lvl>
    <w:lvl w:ilvl="8" w:tplc="AD7E3B3A">
      <w:start w:val="1"/>
      <w:numFmt w:val="bullet"/>
      <w:lvlText w:val=""/>
      <w:lvlJc w:val="left"/>
      <w:pPr>
        <w:ind w:left="6840" w:hanging="360"/>
      </w:pPr>
      <w:rPr>
        <w:rFonts w:ascii="Wingdings" w:hAnsi="Wingdings" w:hint="default"/>
      </w:rPr>
    </w:lvl>
  </w:abstractNum>
  <w:abstractNum w:abstractNumId="105" w15:restartNumberingAfterBreak="0">
    <w:nsid w:val="41A63F32"/>
    <w:multiLevelType w:val="multilevel"/>
    <w:tmpl w:val="69D6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04ABC1"/>
    <w:multiLevelType w:val="hybridMultilevel"/>
    <w:tmpl w:val="FFFFFFFF"/>
    <w:lvl w:ilvl="0" w:tplc="6E32EDB4">
      <w:start w:val="1"/>
      <w:numFmt w:val="bullet"/>
      <w:lvlText w:val=""/>
      <w:lvlJc w:val="left"/>
      <w:pPr>
        <w:ind w:left="720" w:hanging="360"/>
      </w:pPr>
      <w:rPr>
        <w:rFonts w:ascii="Symbol" w:hAnsi="Symbol" w:hint="default"/>
      </w:rPr>
    </w:lvl>
    <w:lvl w:ilvl="1" w:tplc="9B741D54">
      <w:start w:val="1"/>
      <w:numFmt w:val="bullet"/>
      <w:lvlText w:val="o"/>
      <w:lvlJc w:val="left"/>
      <w:pPr>
        <w:ind w:left="1440" w:hanging="360"/>
      </w:pPr>
      <w:rPr>
        <w:rFonts w:ascii="Courier New" w:hAnsi="Courier New" w:hint="default"/>
      </w:rPr>
    </w:lvl>
    <w:lvl w:ilvl="2" w:tplc="765C4212">
      <w:start w:val="1"/>
      <w:numFmt w:val="bullet"/>
      <w:lvlText w:val=""/>
      <w:lvlJc w:val="left"/>
      <w:pPr>
        <w:ind w:left="2160" w:hanging="360"/>
      </w:pPr>
      <w:rPr>
        <w:rFonts w:ascii="Wingdings" w:hAnsi="Wingdings" w:hint="default"/>
      </w:rPr>
    </w:lvl>
    <w:lvl w:ilvl="3" w:tplc="22489D1C">
      <w:start w:val="1"/>
      <w:numFmt w:val="bullet"/>
      <w:lvlText w:val=""/>
      <w:lvlJc w:val="left"/>
      <w:pPr>
        <w:ind w:left="2880" w:hanging="360"/>
      </w:pPr>
      <w:rPr>
        <w:rFonts w:ascii="Symbol" w:hAnsi="Symbol" w:hint="default"/>
      </w:rPr>
    </w:lvl>
    <w:lvl w:ilvl="4" w:tplc="BFFCCFBC">
      <w:start w:val="1"/>
      <w:numFmt w:val="bullet"/>
      <w:lvlText w:val="o"/>
      <w:lvlJc w:val="left"/>
      <w:pPr>
        <w:ind w:left="3600" w:hanging="360"/>
      </w:pPr>
      <w:rPr>
        <w:rFonts w:ascii="Courier New" w:hAnsi="Courier New" w:hint="default"/>
      </w:rPr>
    </w:lvl>
    <w:lvl w:ilvl="5" w:tplc="F4FC1684">
      <w:start w:val="1"/>
      <w:numFmt w:val="bullet"/>
      <w:lvlText w:val=""/>
      <w:lvlJc w:val="left"/>
      <w:pPr>
        <w:ind w:left="4320" w:hanging="360"/>
      </w:pPr>
      <w:rPr>
        <w:rFonts w:ascii="Wingdings" w:hAnsi="Wingdings" w:hint="default"/>
      </w:rPr>
    </w:lvl>
    <w:lvl w:ilvl="6" w:tplc="32FEBD5E">
      <w:start w:val="1"/>
      <w:numFmt w:val="bullet"/>
      <w:lvlText w:val=""/>
      <w:lvlJc w:val="left"/>
      <w:pPr>
        <w:ind w:left="5040" w:hanging="360"/>
      </w:pPr>
      <w:rPr>
        <w:rFonts w:ascii="Symbol" w:hAnsi="Symbol" w:hint="default"/>
      </w:rPr>
    </w:lvl>
    <w:lvl w:ilvl="7" w:tplc="764476CC">
      <w:start w:val="1"/>
      <w:numFmt w:val="bullet"/>
      <w:lvlText w:val="o"/>
      <w:lvlJc w:val="left"/>
      <w:pPr>
        <w:ind w:left="5760" w:hanging="360"/>
      </w:pPr>
      <w:rPr>
        <w:rFonts w:ascii="Courier New" w:hAnsi="Courier New" w:hint="default"/>
      </w:rPr>
    </w:lvl>
    <w:lvl w:ilvl="8" w:tplc="FE8CDF08">
      <w:start w:val="1"/>
      <w:numFmt w:val="bullet"/>
      <w:lvlText w:val=""/>
      <w:lvlJc w:val="left"/>
      <w:pPr>
        <w:ind w:left="6480" w:hanging="360"/>
      </w:pPr>
      <w:rPr>
        <w:rFonts w:ascii="Wingdings" w:hAnsi="Wingdings" w:hint="default"/>
      </w:rPr>
    </w:lvl>
  </w:abstractNum>
  <w:abstractNum w:abstractNumId="107" w15:restartNumberingAfterBreak="0">
    <w:nsid w:val="436A7F0F"/>
    <w:multiLevelType w:val="hybridMultilevel"/>
    <w:tmpl w:val="FFFFFFFF"/>
    <w:lvl w:ilvl="0" w:tplc="A59CD28C">
      <w:start w:val="1"/>
      <w:numFmt w:val="bullet"/>
      <w:lvlText w:val=""/>
      <w:lvlJc w:val="left"/>
      <w:pPr>
        <w:ind w:left="720" w:hanging="360"/>
      </w:pPr>
      <w:rPr>
        <w:rFonts w:ascii="Symbol" w:hAnsi="Symbol" w:hint="default"/>
      </w:rPr>
    </w:lvl>
    <w:lvl w:ilvl="1" w:tplc="F6082E0C">
      <w:start w:val="1"/>
      <w:numFmt w:val="bullet"/>
      <w:lvlText w:val="o"/>
      <w:lvlJc w:val="left"/>
      <w:pPr>
        <w:ind w:left="1440" w:hanging="360"/>
      </w:pPr>
      <w:rPr>
        <w:rFonts w:ascii="Courier New" w:hAnsi="Courier New" w:hint="default"/>
      </w:rPr>
    </w:lvl>
    <w:lvl w:ilvl="2" w:tplc="D0AC0C6A">
      <w:start w:val="1"/>
      <w:numFmt w:val="bullet"/>
      <w:lvlText w:val=""/>
      <w:lvlJc w:val="left"/>
      <w:pPr>
        <w:ind w:left="2160" w:hanging="360"/>
      </w:pPr>
      <w:rPr>
        <w:rFonts w:ascii="Wingdings" w:hAnsi="Wingdings" w:hint="default"/>
      </w:rPr>
    </w:lvl>
    <w:lvl w:ilvl="3" w:tplc="7E6A076A">
      <w:start w:val="1"/>
      <w:numFmt w:val="bullet"/>
      <w:lvlText w:val=""/>
      <w:lvlJc w:val="left"/>
      <w:pPr>
        <w:ind w:left="2880" w:hanging="360"/>
      </w:pPr>
      <w:rPr>
        <w:rFonts w:ascii="Symbol" w:hAnsi="Symbol" w:hint="default"/>
      </w:rPr>
    </w:lvl>
    <w:lvl w:ilvl="4" w:tplc="CF64CF3E">
      <w:start w:val="1"/>
      <w:numFmt w:val="bullet"/>
      <w:lvlText w:val="o"/>
      <w:lvlJc w:val="left"/>
      <w:pPr>
        <w:ind w:left="3600" w:hanging="360"/>
      </w:pPr>
      <w:rPr>
        <w:rFonts w:ascii="Courier New" w:hAnsi="Courier New" w:hint="default"/>
      </w:rPr>
    </w:lvl>
    <w:lvl w:ilvl="5" w:tplc="2710EE10">
      <w:start w:val="1"/>
      <w:numFmt w:val="bullet"/>
      <w:lvlText w:val=""/>
      <w:lvlJc w:val="left"/>
      <w:pPr>
        <w:ind w:left="4320" w:hanging="360"/>
      </w:pPr>
      <w:rPr>
        <w:rFonts w:ascii="Wingdings" w:hAnsi="Wingdings" w:hint="default"/>
      </w:rPr>
    </w:lvl>
    <w:lvl w:ilvl="6" w:tplc="A59CF738">
      <w:start w:val="1"/>
      <w:numFmt w:val="bullet"/>
      <w:lvlText w:val=""/>
      <w:lvlJc w:val="left"/>
      <w:pPr>
        <w:ind w:left="5040" w:hanging="360"/>
      </w:pPr>
      <w:rPr>
        <w:rFonts w:ascii="Symbol" w:hAnsi="Symbol" w:hint="default"/>
      </w:rPr>
    </w:lvl>
    <w:lvl w:ilvl="7" w:tplc="C1F6AB18">
      <w:start w:val="1"/>
      <w:numFmt w:val="bullet"/>
      <w:lvlText w:val="o"/>
      <w:lvlJc w:val="left"/>
      <w:pPr>
        <w:ind w:left="5760" w:hanging="360"/>
      </w:pPr>
      <w:rPr>
        <w:rFonts w:ascii="Courier New" w:hAnsi="Courier New" w:hint="default"/>
      </w:rPr>
    </w:lvl>
    <w:lvl w:ilvl="8" w:tplc="46604BE2">
      <w:start w:val="1"/>
      <w:numFmt w:val="bullet"/>
      <w:lvlText w:val=""/>
      <w:lvlJc w:val="left"/>
      <w:pPr>
        <w:ind w:left="6480" w:hanging="360"/>
      </w:pPr>
      <w:rPr>
        <w:rFonts w:ascii="Wingdings" w:hAnsi="Wingdings" w:hint="default"/>
      </w:rPr>
    </w:lvl>
  </w:abstractNum>
  <w:abstractNum w:abstractNumId="108" w15:restartNumberingAfterBreak="0">
    <w:nsid w:val="43FF9C2A"/>
    <w:multiLevelType w:val="hybridMultilevel"/>
    <w:tmpl w:val="FFFFFFFF"/>
    <w:lvl w:ilvl="0" w:tplc="A4942B6C">
      <w:start w:val="1"/>
      <w:numFmt w:val="bullet"/>
      <w:lvlText w:val=""/>
      <w:lvlJc w:val="left"/>
      <w:pPr>
        <w:ind w:left="1080" w:hanging="360"/>
      </w:pPr>
      <w:rPr>
        <w:rFonts w:ascii="Symbol" w:hAnsi="Symbol" w:hint="default"/>
      </w:rPr>
    </w:lvl>
    <w:lvl w:ilvl="1" w:tplc="42A06344">
      <w:start w:val="1"/>
      <w:numFmt w:val="bullet"/>
      <w:lvlText w:val="o"/>
      <w:lvlJc w:val="left"/>
      <w:pPr>
        <w:ind w:left="1800" w:hanging="360"/>
      </w:pPr>
      <w:rPr>
        <w:rFonts w:ascii="Courier New" w:hAnsi="Courier New" w:hint="default"/>
      </w:rPr>
    </w:lvl>
    <w:lvl w:ilvl="2" w:tplc="81C879F8">
      <w:start w:val="1"/>
      <w:numFmt w:val="bullet"/>
      <w:lvlText w:val=""/>
      <w:lvlJc w:val="left"/>
      <w:pPr>
        <w:ind w:left="2520" w:hanging="360"/>
      </w:pPr>
      <w:rPr>
        <w:rFonts w:ascii="Wingdings" w:hAnsi="Wingdings" w:hint="default"/>
      </w:rPr>
    </w:lvl>
    <w:lvl w:ilvl="3" w:tplc="AF5839D0">
      <w:start w:val="1"/>
      <w:numFmt w:val="bullet"/>
      <w:lvlText w:val=""/>
      <w:lvlJc w:val="left"/>
      <w:pPr>
        <w:ind w:left="3240" w:hanging="360"/>
      </w:pPr>
      <w:rPr>
        <w:rFonts w:ascii="Symbol" w:hAnsi="Symbol" w:hint="default"/>
      </w:rPr>
    </w:lvl>
    <w:lvl w:ilvl="4" w:tplc="5B7029FC">
      <w:start w:val="1"/>
      <w:numFmt w:val="bullet"/>
      <w:lvlText w:val="o"/>
      <w:lvlJc w:val="left"/>
      <w:pPr>
        <w:ind w:left="3960" w:hanging="360"/>
      </w:pPr>
      <w:rPr>
        <w:rFonts w:ascii="Courier New" w:hAnsi="Courier New" w:hint="default"/>
      </w:rPr>
    </w:lvl>
    <w:lvl w:ilvl="5" w:tplc="1B64281E">
      <w:start w:val="1"/>
      <w:numFmt w:val="bullet"/>
      <w:lvlText w:val=""/>
      <w:lvlJc w:val="left"/>
      <w:pPr>
        <w:ind w:left="4680" w:hanging="360"/>
      </w:pPr>
      <w:rPr>
        <w:rFonts w:ascii="Wingdings" w:hAnsi="Wingdings" w:hint="default"/>
      </w:rPr>
    </w:lvl>
    <w:lvl w:ilvl="6" w:tplc="6D408E84">
      <w:start w:val="1"/>
      <w:numFmt w:val="bullet"/>
      <w:lvlText w:val=""/>
      <w:lvlJc w:val="left"/>
      <w:pPr>
        <w:ind w:left="5400" w:hanging="360"/>
      </w:pPr>
      <w:rPr>
        <w:rFonts w:ascii="Symbol" w:hAnsi="Symbol" w:hint="default"/>
      </w:rPr>
    </w:lvl>
    <w:lvl w:ilvl="7" w:tplc="F10CE050">
      <w:start w:val="1"/>
      <w:numFmt w:val="bullet"/>
      <w:lvlText w:val="o"/>
      <w:lvlJc w:val="left"/>
      <w:pPr>
        <w:ind w:left="6120" w:hanging="360"/>
      </w:pPr>
      <w:rPr>
        <w:rFonts w:ascii="Courier New" w:hAnsi="Courier New" w:hint="default"/>
      </w:rPr>
    </w:lvl>
    <w:lvl w:ilvl="8" w:tplc="F4B8F0C2">
      <w:start w:val="1"/>
      <w:numFmt w:val="bullet"/>
      <w:lvlText w:val=""/>
      <w:lvlJc w:val="left"/>
      <w:pPr>
        <w:ind w:left="6840" w:hanging="360"/>
      </w:pPr>
      <w:rPr>
        <w:rFonts w:ascii="Wingdings" w:hAnsi="Wingdings" w:hint="default"/>
      </w:rPr>
    </w:lvl>
  </w:abstractNum>
  <w:abstractNum w:abstractNumId="109" w15:restartNumberingAfterBreak="0">
    <w:nsid w:val="44317A2B"/>
    <w:multiLevelType w:val="hybridMultilevel"/>
    <w:tmpl w:val="FFFFFFFF"/>
    <w:lvl w:ilvl="0" w:tplc="A2AE8402">
      <w:start w:val="1"/>
      <w:numFmt w:val="decimal"/>
      <w:lvlText w:val="%1."/>
      <w:lvlJc w:val="left"/>
      <w:pPr>
        <w:ind w:left="720" w:hanging="360"/>
      </w:pPr>
    </w:lvl>
    <w:lvl w:ilvl="1" w:tplc="ACE0AD2E">
      <w:start w:val="1"/>
      <w:numFmt w:val="lowerLetter"/>
      <w:lvlText w:val="%2."/>
      <w:lvlJc w:val="left"/>
      <w:pPr>
        <w:ind w:left="1440" w:hanging="360"/>
      </w:pPr>
    </w:lvl>
    <w:lvl w:ilvl="2" w:tplc="6AACAC6A">
      <w:start w:val="1"/>
      <w:numFmt w:val="lowerRoman"/>
      <w:lvlText w:val="%3."/>
      <w:lvlJc w:val="right"/>
      <w:pPr>
        <w:ind w:left="2160" w:hanging="180"/>
      </w:pPr>
    </w:lvl>
    <w:lvl w:ilvl="3" w:tplc="D12409A4">
      <w:start w:val="1"/>
      <w:numFmt w:val="decimal"/>
      <w:lvlText w:val="%4."/>
      <w:lvlJc w:val="left"/>
      <w:pPr>
        <w:ind w:left="2880" w:hanging="360"/>
      </w:pPr>
    </w:lvl>
    <w:lvl w:ilvl="4" w:tplc="56B48C1E">
      <w:start w:val="1"/>
      <w:numFmt w:val="lowerLetter"/>
      <w:lvlText w:val="%5."/>
      <w:lvlJc w:val="left"/>
      <w:pPr>
        <w:ind w:left="3600" w:hanging="360"/>
      </w:pPr>
    </w:lvl>
    <w:lvl w:ilvl="5" w:tplc="DBA4D7CC">
      <w:start w:val="1"/>
      <w:numFmt w:val="lowerRoman"/>
      <w:lvlText w:val="%6."/>
      <w:lvlJc w:val="right"/>
      <w:pPr>
        <w:ind w:left="4320" w:hanging="180"/>
      </w:pPr>
    </w:lvl>
    <w:lvl w:ilvl="6" w:tplc="4A5061C8">
      <w:start w:val="1"/>
      <w:numFmt w:val="decimal"/>
      <w:lvlText w:val="%7."/>
      <w:lvlJc w:val="left"/>
      <w:pPr>
        <w:ind w:left="5040" w:hanging="360"/>
      </w:pPr>
    </w:lvl>
    <w:lvl w:ilvl="7" w:tplc="8CB20E3A">
      <w:start w:val="1"/>
      <w:numFmt w:val="lowerLetter"/>
      <w:lvlText w:val="%8."/>
      <w:lvlJc w:val="left"/>
      <w:pPr>
        <w:ind w:left="5760" w:hanging="360"/>
      </w:pPr>
    </w:lvl>
    <w:lvl w:ilvl="8" w:tplc="2F58D032">
      <w:start w:val="1"/>
      <w:numFmt w:val="lowerRoman"/>
      <w:lvlText w:val="%9."/>
      <w:lvlJc w:val="right"/>
      <w:pPr>
        <w:ind w:left="6480" w:hanging="180"/>
      </w:pPr>
    </w:lvl>
  </w:abstractNum>
  <w:abstractNum w:abstractNumId="110" w15:restartNumberingAfterBreak="0">
    <w:nsid w:val="45866420"/>
    <w:multiLevelType w:val="hybridMultilevel"/>
    <w:tmpl w:val="FFFFFFFF"/>
    <w:lvl w:ilvl="0" w:tplc="63F4DF42">
      <w:start w:val="1"/>
      <w:numFmt w:val="bullet"/>
      <w:lvlText w:val=""/>
      <w:lvlJc w:val="left"/>
      <w:pPr>
        <w:ind w:left="720" w:hanging="360"/>
      </w:pPr>
      <w:rPr>
        <w:rFonts w:ascii="Symbol" w:hAnsi="Symbol" w:hint="default"/>
      </w:rPr>
    </w:lvl>
    <w:lvl w:ilvl="1" w:tplc="9D36BD2A">
      <w:start w:val="1"/>
      <w:numFmt w:val="bullet"/>
      <w:lvlText w:val="o"/>
      <w:lvlJc w:val="left"/>
      <w:pPr>
        <w:ind w:left="1440" w:hanging="360"/>
      </w:pPr>
      <w:rPr>
        <w:rFonts w:ascii="Courier New" w:hAnsi="Courier New" w:hint="default"/>
      </w:rPr>
    </w:lvl>
    <w:lvl w:ilvl="2" w:tplc="9E2689DC">
      <w:start w:val="1"/>
      <w:numFmt w:val="bullet"/>
      <w:lvlText w:val=""/>
      <w:lvlJc w:val="left"/>
      <w:pPr>
        <w:ind w:left="2160" w:hanging="360"/>
      </w:pPr>
      <w:rPr>
        <w:rFonts w:ascii="Wingdings" w:hAnsi="Wingdings" w:hint="default"/>
      </w:rPr>
    </w:lvl>
    <w:lvl w:ilvl="3" w:tplc="25DA8690">
      <w:start w:val="1"/>
      <w:numFmt w:val="bullet"/>
      <w:lvlText w:val=""/>
      <w:lvlJc w:val="left"/>
      <w:pPr>
        <w:ind w:left="2880" w:hanging="360"/>
      </w:pPr>
      <w:rPr>
        <w:rFonts w:ascii="Symbol" w:hAnsi="Symbol" w:hint="default"/>
      </w:rPr>
    </w:lvl>
    <w:lvl w:ilvl="4" w:tplc="D7440D74">
      <w:start w:val="1"/>
      <w:numFmt w:val="bullet"/>
      <w:lvlText w:val="o"/>
      <w:lvlJc w:val="left"/>
      <w:pPr>
        <w:ind w:left="3600" w:hanging="360"/>
      </w:pPr>
      <w:rPr>
        <w:rFonts w:ascii="Courier New" w:hAnsi="Courier New" w:hint="default"/>
      </w:rPr>
    </w:lvl>
    <w:lvl w:ilvl="5" w:tplc="A0D0B40E">
      <w:start w:val="1"/>
      <w:numFmt w:val="bullet"/>
      <w:lvlText w:val=""/>
      <w:lvlJc w:val="left"/>
      <w:pPr>
        <w:ind w:left="4320" w:hanging="360"/>
      </w:pPr>
      <w:rPr>
        <w:rFonts w:ascii="Wingdings" w:hAnsi="Wingdings" w:hint="default"/>
      </w:rPr>
    </w:lvl>
    <w:lvl w:ilvl="6" w:tplc="EA2EA944">
      <w:start w:val="1"/>
      <w:numFmt w:val="bullet"/>
      <w:lvlText w:val=""/>
      <w:lvlJc w:val="left"/>
      <w:pPr>
        <w:ind w:left="5040" w:hanging="360"/>
      </w:pPr>
      <w:rPr>
        <w:rFonts w:ascii="Symbol" w:hAnsi="Symbol" w:hint="default"/>
      </w:rPr>
    </w:lvl>
    <w:lvl w:ilvl="7" w:tplc="38E8A5FA">
      <w:start w:val="1"/>
      <w:numFmt w:val="bullet"/>
      <w:lvlText w:val="o"/>
      <w:lvlJc w:val="left"/>
      <w:pPr>
        <w:ind w:left="5760" w:hanging="360"/>
      </w:pPr>
      <w:rPr>
        <w:rFonts w:ascii="Courier New" w:hAnsi="Courier New" w:hint="default"/>
      </w:rPr>
    </w:lvl>
    <w:lvl w:ilvl="8" w:tplc="FA923624">
      <w:start w:val="1"/>
      <w:numFmt w:val="bullet"/>
      <w:lvlText w:val=""/>
      <w:lvlJc w:val="left"/>
      <w:pPr>
        <w:ind w:left="6480" w:hanging="360"/>
      </w:pPr>
      <w:rPr>
        <w:rFonts w:ascii="Wingdings" w:hAnsi="Wingdings" w:hint="default"/>
      </w:rPr>
    </w:lvl>
  </w:abstractNum>
  <w:abstractNum w:abstractNumId="111" w15:restartNumberingAfterBreak="0">
    <w:nsid w:val="4691963A"/>
    <w:multiLevelType w:val="hybridMultilevel"/>
    <w:tmpl w:val="FFFFFFFF"/>
    <w:lvl w:ilvl="0" w:tplc="BAE43858">
      <w:start w:val="1"/>
      <w:numFmt w:val="bullet"/>
      <w:lvlText w:val=""/>
      <w:lvlJc w:val="left"/>
      <w:pPr>
        <w:ind w:left="720" w:hanging="360"/>
      </w:pPr>
      <w:rPr>
        <w:rFonts w:ascii="Symbol" w:hAnsi="Symbol" w:hint="default"/>
      </w:rPr>
    </w:lvl>
    <w:lvl w:ilvl="1" w:tplc="0A0EF5CC">
      <w:start w:val="1"/>
      <w:numFmt w:val="bullet"/>
      <w:lvlText w:val="o"/>
      <w:lvlJc w:val="left"/>
      <w:pPr>
        <w:ind w:left="1440" w:hanging="360"/>
      </w:pPr>
      <w:rPr>
        <w:rFonts w:ascii="Courier New" w:hAnsi="Courier New" w:hint="default"/>
      </w:rPr>
    </w:lvl>
    <w:lvl w:ilvl="2" w:tplc="2778855E">
      <w:start w:val="1"/>
      <w:numFmt w:val="bullet"/>
      <w:lvlText w:val=""/>
      <w:lvlJc w:val="left"/>
      <w:pPr>
        <w:ind w:left="2160" w:hanging="360"/>
      </w:pPr>
      <w:rPr>
        <w:rFonts w:ascii="Wingdings" w:hAnsi="Wingdings" w:hint="default"/>
      </w:rPr>
    </w:lvl>
    <w:lvl w:ilvl="3" w:tplc="EEEC6944">
      <w:start w:val="1"/>
      <w:numFmt w:val="bullet"/>
      <w:lvlText w:val=""/>
      <w:lvlJc w:val="left"/>
      <w:pPr>
        <w:ind w:left="2880" w:hanging="360"/>
      </w:pPr>
      <w:rPr>
        <w:rFonts w:ascii="Symbol" w:hAnsi="Symbol" w:hint="default"/>
      </w:rPr>
    </w:lvl>
    <w:lvl w:ilvl="4" w:tplc="B4EC63A6">
      <w:start w:val="1"/>
      <w:numFmt w:val="bullet"/>
      <w:lvlText w:val="o"/>
      <w:lvlJc w:val="left"/>
      <w:pPr>
        <w:ind w:left="3600" w:hanging="360"/>
      </w:pPr>
      <w:rPr>
        <w:rFonts w:ascii="Courier New" w:hAnsi="Courier New" w:hint="default"/>
      </w:rPr>
    </w:lvl>
    <w:lvl w:ilvl="5" w:tplc="359E658C">
      <w:start w:val="1"/>
      <w:numFmt w:val="bullet"/>
      <w:lvlText w:val=""/>
      <w:lvlJc w:val="left"/>
      <w:pPr>
        <w:ind w:left="4320" w:hanging="360"/>
      </w:pPr>
      <w:rPr>
        <w:rFonts w:ascii="Wingdings" w:hAnsi="Wingdings" w:hint="default"/>
      </w:rPr>
    </w:lvl>
    <w:lvl w:ilvl="6" w:tplc="049C49C8">
      <w:start w:val="1"/>
      <w:numFmt w:val="bullet"/>
      <w:lvlText w:val=""/>
      <w:lvlJc w:val="left"/>
      <w:pPr>
        <w:ind w:left="5040" w:hanging="360"/>
      </w:pPr>
      <w:rPr>
        <w:rFonts w:ascii="Symbol" w:hAnsi="Symbol" w:hint="default"/>
      </w:rPr>
    </w:lvl>
    <w:lvl w:ilvl="7" w:tplc="0C7434B6">
      <w:start w:val="1"/>
      <w:numFmt w:val="bullet"/>
      <w:lvlText w:val="o"/>
      <w:lvlJc w:val="left"/>
      <w:pPr>
        <w:ind w:left="5760" w:hanging="360"/>
      </w:pPr>
      <w:rPr>
        <w:rFonts w:ascii="Courier New" w:hAnsi="Courier New" w:hint="default"/>
      </w:rPr>
    </w:lvl>
    <w:lvl w:ilvl="8" w:tplc="88B2741C">
      <w:start w:val="1"/>
      <w:numFmt w:val="bullet"/>
      <w:lvlText w:val=""/>
      <w:lvlJc w:val="left"/>
      <w:pPr>
        <w:ind w:left="6480" w:hanging="360"/>
      </w:pPr>
      <w:rPr>
        <w:rFonts w:ascii="Wingdings" w:hAnsi="Wingdings" w:hint="default"/>
      </w:rPr>
    </w:lvl>
  </w:abstractNum>
  <w:abstractNum w:abstractNumId="112" w15:restartNumberingAfterBreak="0">
    <w:nsid w:val="469F602F"/>
    <w:multiLevelType w:val="hybridMultilevel"/>
    <w:tmpl w:val="FFFFFFFF"/>
    <w:lvl w:ilvl="0" w:tplc="B1E4FD14">
      <w:start w:val="1"/>
      <w:numFmt w:val="decimal"/>
      <w:lvlText w:val="%1."/>
      <w:lvlJc w:val="left"/>
      <w:pPr>
        <w:ind w:left="720" w:hanging="360"/>
      </w:pPr>
    </w:lvl>
    <w:lvl w:ilvl="1" w:tplc="A68CF152">
      <w:start w:val="1"/>
      <w:numFmt w:val="lowerLetter"/>
      <w:lvlText w:val="%2."/>
      <w:lvlJc w:val="left"/>
      <w:pPr>
        <w:ind w:left="1440" w:hanging="360"/>
      </w:pPr>
    </w:lvl>
    <w:lvl w:ilvl="2" w:tplc="9A286532">
      <w:start w:val="1"/>
      <w:numFmt w:val="lowerRoman"/>
      <w:lvlText w:val="%3."/>
      <w:lvlJc w:val="right"/>
      <w:pPr>
        <w:ind w:left="2160" w:hanging="180"/>
      </w:pPr>
    </w:lvl>
    <w:lvl w:ilvl="3" w:tplc="A90E1940">
      <w:start w:val="1"/>
      <w:numFmt w:val="decimal"/>
      <w:lvlText w:val="%4."/>
      <w:lvlJc w:val="left"/>
      <w:pPr>
        <w:ind w:left="2880" w:hanging="360"/>
      </w:pPr>
    </w:lvl>
    <w:lvl w:ilvl="4" w:tplc="08F0637E">
      <w:start w:val="1"/>
      <w:numFmt w:val="lowerLetter"/>
      <w:lvlText w:val="%5."/>
      <w:lvlJc w:val="left"/>
      <w:pPr>
        <w:ind w:left="3600" w:hanging="360"/>
      </w:pPr>
    </w:lvl>
    <w:lvl w:ilvl="5" w:tplc="3820A446">
      <w:start w:val="1"/>
      <w:numFmt w:val="lowerRoman"/>
      <w:lvlText w:val="%6."/>
      <w:lvlJc w:val="right"/>
      <w:pPr>
        <w:ind w:left="4320" w:hanging="180"/>
      </w:pPr>
    </w:lvl>
    <w:lvl w:ilvl="6" w:tplc="85546C46">
      <w:start w:val="1"/>
      <w:numFmt w:val="decimal"/>
      <w:lvlText w:val="%7."/>
      <w:lvlJc w:val="left"/>
      <w:pPr>
        <w:ind w:left="5040" w:hanging="360"/>
      </w:pPr>
    </w:lvl>
    <w:lvl w:ilvl="7" w:tplc="43928CF0">
      <w:start w:val="1"/>
      <w:numFmt w:val="lowerLetter"/>
      <w:lvlText w:val="%8."/>
      <w:lvlJc w:val="left"/>
      <w:pPr>
        <w:ind w:left="5760" w:hanging="360"/>
      </w:pPr>
    </w:lvl>
    <w:lvl w:ilvl="8" w:tplc="57083CD0">
      <w:start w:val="1"/>
      <w:numFmt w:val="lowerRoman"/>
      <w:lvlText w:val="%9."/>
      <w:lvlJc w:val="right"/>
      <w:pPr>
        <w:ind w:left="6480" w:hanging="180"/>
      </w:pPr>
    </w:lvl>
  </w:abstractNum>
  <w:abstractNum w:abstractNumId="113" w15:restartNumberingAfterBreak="0">
    <w:nsid w:val="481E4130"/>
    <w:multiLevelType w:val="hybridMultilevel"/>
    <w:tmpl w:val="FFFFFFFF"/>
    <w:lvl w:ilvl="0" w:tplc="A2E01990">
      <w:start w:val="1"/>
      <w:numFmt w:val="bullet"/>
      <w:lvlText w:val=""/>
      <w:lvlJc w:val="left"/>
      <w:pPr>
        <w:ind w:left="720" w:hanging="360"/>
      </w:pPr>
      <w:rPr>
        <w:rFonts w:ascii="Symbol" w:hAnsi="Symbol" w:hint="default"/>
      </w:rPr>
    </w:lvl>
    <w:lvl w:ilvl="1" w:tplc="17E8775E">
      <w:start w:val="1"/>
      <w:numFmt w:val="bullet"/>
      <w:lvlText w:val="o"/>
      <w:lvlJc w:val="left"/>
      <w:pPr>
        <w:ind w:left="1440" w:hanging="360"/>
      </w:pPr>
      <w:rPr>
        <w:rFonts w:ascii="Courier New" w:hAnsi="Courier New" w:hint="default"/>
      </w:rPr>
    </w:lvl>
    <w:lvl w:ilvl="2" w:tplc="BB1E166A">
      <w:start w:val="1"/>
      <w:numFmt w:val="bullet"/>
      <w:lvlText w:val=""/>
      <w:lvlJc w:val="left"/>
      <w:pPr>
        <w:ind w:left="2160" w:hanging="360"/>
      </w:pPr>
      <w:rPr>
        <w:rFonts w:ascii="Wingdings" w:hAnsi="Wingdings" w:hint="default"/>
      </w:rPr>
    </w:lvl>
    <w:lvl w:ilvl="3" w:tplc="35C4033A">
      <w:start w:val="1"/>
      <w:numFmt w:val="bullet"/>
      <w:lvlText w:val=""/>
      <w:lvlJc w:val="left"/>
      <w:pPr>
        <w:ind w:left="2880" w:hanging="360"/>
      </w:pPr>
      <w:rPr>
        <w:rFonts w:ascii="Symbol" w:hAnsi="Symbol" w:hint="default"/>
      </w:rPr>
    </w:lvl>
    <w:lvl w:ilvl="4" w:tplc="17B83286">
      <w:start w:val="1"/>
      <w:numFmt w:val="bullet"/>
      <w:lvlText w:val="o"/>
      <w:lvlJc w:val="left"/>
      <w:pPr>
        <w:ind w:left="3600" w:hanging="360"/>
      </w:pPr>
      <w:rPr>
        <w:rFonts w:ascii="Courier New" w:hAnsi="Courier New" w:hint="default"/>
      </w:rPr>
    </w:lvl>
    <w:lvl w:ilvl="5" w:tplc="C3CE62AC">
      <w:start w:val="1"/>
      <w:numFmt w:val="bullet"/>
      <w:lvlText w:val=""/>
      <w:lvlJc w:val="left"/>
      <w:pPr>
        <w:ind w:left="4320" w:hanging="360"/>
      </w:pPr>
      <w:rPr>
        <w:rFonts w:ascii="Wingdings" w:hAnsi="Wingdings" w:hint="default"/>
      </w:rPr>
    </w:lvl>
    <w:lvl w:ilvl="6" w:tplc="FB34BEAC">
      <w:start w:val="1"/>
      <w:numFmt w:val="bullet"/>
      <w:lvlText w:val=""/>
      <w:lvlJc w:val="left"/>
      <w:pPr>
        <w:ind w:left="5040" w:hanging="360"/>
      </w:pPr>
      <w:rPr>
        <w:rFonts w:ascii="Symbol" w:hAnsi="Symbol" w:hint="default"/>
      </w:rPr>
    </w:lvl>
    <w:lvl w:ilvl="7" w:tplc="4A46DA6A">
      <w:start w:val="1"/>
      <w:numFmt w:val="bullet"/>
      <w:lvlText w:val="o"/>
      <w:lvlJc w:val="left"/>
      <w:pPr>
        <w:ind w:left="5760" w:hanging="360"/>
      </w:pPr>
      <w:rPr>
        <w:rFonts w:ascii="Courier New" w:hAnsi="Courier New" w:hint="default"/>
      </w:rPr>
    </w:lvl>
    <w:lvl w:ilvl="8" w:tplc="C3D4517A">
      <w:start w:val="1"/>
      <w:numFmt w:val="bullet"/>
      <w:lvlText w:val=""/>
      <w:lvlJc w:val="left"/>
      <w:pPr>
        <w:ind w:left="6480" w:hanging="360"/>
      </w:pPr>
      <w:rPr>
        <w:rFonts w:ascii="Wingdings" w:hAnsi="Wingdings" w:hint="default"/>
      </w:rPr>
    </w:lvl>
  </w:abstractNum>
  <w:abstractNum w:abstractNumId="114" w15:restartNumberingAfterBreak="0">
    <w:nsid w:val="48B2AA5B"/>
    <w:multiLevelType w:val="hybridMultilevel"/>
    <w:tmpl w:val="FFFFFFFF"/>
    <w:lvl w:ilvl="0" w:tplc="6EB22E46">
      <w:start w:val="1"/>
      <w:numFmt w:val="bullet"/>
      <w:lvlText w:val=""/>
      <w:lvlJc w:val="left"/>
      <w:pPr>
        <w:ind w:left="1080" w:hanging="360"/>
      </w:pPr>
      <w:rPr>
        <w:rFonts w:ascii="Symbol" w:hAnsi="Symbol" w:hint="default"/>
      </w:rPr>
    </w:lvl>
    <w:lvl w:ilvl="1" w:tplc="B134994E">
      <w:start w:val="1"/>
      <w:numFmt w:val="bullet"/>
      <w:lvlText w:val="o"/>
      <w:lvlJc w:val="left"/>
      <w:pPr>
        <w:ind w:left="1800" w:hanging="360"/>
      </w:pPr>
      <w:rPr>
        <w:rFonts w:ascii="Courier New" w:hAnsi="Courier New" w:hint="default"/>
      </w:rPr>
    </w:lvl>
    <w:lvl w:ilvl="2" w:tplc="DC4AB2E6">
      <w:start w:val="1"/>
      <w:numFmt w:val="bullet"/>
      <w:lvlText w:val=""/>
      <w:lvlJc w:val="left"/>
      <w:pPr>
        <w:ind w:left="2520" w:hanging="360"/>
      </w:pPr>
      <w:rPr>
        <w:rFonts w:ascii="Wingdings" w:hAnsi="Wingdings" w:hint="default"/>
      </w:rPr>
    </w:lvl>
    <w:lvl w:ilvl="3" w:tplc="AA9CAC66">
      <w:start w:val="1"/>
      <w:numFmt w:val="bullet"/>
      <w:lvlText w:val=""/>
      <w:lvlJc w:val="left"/>
      <w:pPr>
        <w:ind w:left="3240" w:hanging="360"/>
      </w:pPr>
      <w:rPr>
        <w:rFonts w:ascii="Symbol" w:hAnsi="Symbol" w:hint="default"/>
      </w:rPr>
    </w:lvl>
    <w:lvl w:ilvl="4" w:tplc="50903B48">
      <w:start w:val="1"/>
      <w:numFmt w:val="bullet"/>
      <w:lvlText w:val="o"/>
      <w:lvlJc w:val="left"/>
      <w:pPr>
        <w:ind w:left="3960" w:hanging="360"/>
      </w:pPr>
      <w:rPr>
        <w:rFonts w:ascii="Courier New" w:hAnsi="Courier New" w:hint="default"/>
      </w:rPr>
    </w:lvl>
    <w:lvl w:ilvl="5" w:tplc="9D822078">
      <w:start w:val="1"/>
      <w:numFmt w:val="bullet"/>
      <w:lvlText w:val=""/>
      <w:lvlJc w:val="left"/>
      <w:pPr>
        <w:ind w:left="4680" w:hanging="360"/>
      </w:pPr>
      <w:rPr>
        <w:rFonts w:ascii="Wingdings" w:hAnsi="Wingdings" w:hint="default"/>
      </w:rPr>
    </w:lvl>
    <w:lvl w:ilvl="6" w:tplc="187EF4E2">
      <w:start w:val="1"/>
      <w:numFmt w:val="bullet"/>
      <w:lvlText w:val=""/>
      <w:lvlJc w:val="left"/>
      <w:pPr>
        <w:ind w:left="5400" w:hanging="360"/>
      </w:pPr>
      <w:rPr>
        <w:rFonts w:ascii="Symbol" w:hAnsi="Symbol" w:hint="default"/>
      </w:rPr>
    </w:lvl>
    <w:lvl w:ilvl="7" w:tplc="0994D83A">
      <w:start w:val="1"/>
      <w:numFmt w:val="bullet"/>
      <w:lvlText w:val="o"/>
      <w:lvlJc w:val="left"/>
      <w:pPr>
        <w:ind w:left="6120" w:hanging="360"/>
      </w:pPr>
      <w:rPr>
        <w:rFonts w:ascii="Courier New" w:hAnsi="Courier New" w:hint="default"/>
      </w:rPr>
    </w:lvl>
    <w:lvl w:ilvl="8" w:tplc="D86AFC24">
      <w:start w:val="1"/>
      <w:numFmt w:val="bullet"/>
      <w:lvlText w:val=""/>
      <w:lvlJc w:val="left"/>
      <w:pPr>
        <w:ind w:left="6840" w:hanging="360"/>
      </w:pPr>
      <w:rPr>
        <w:rFonts w:ascii="Wingdings" w:hAnsi="Wingdings" w:hint="default"/>
      </w:rPr>
    </w:lvl>
  </w:abstractNum>
  <w:abstractNum w:abstractNumId="115" w15:restartNumberingAfterBreak="0">
    <w:nsid w:val="48F7BA29"/>
    <w:multiLevelType w:val="hybridMultilevel"/>
    <w:tmpl w:val="FFFFFFFF"/>
    <w:lvl w:ilvl="0" w:tplc="006CA176">
      <w:start w:val="1"/>
      <w:numFmt w:val="bullet"/>
      <w:lvlText w:val=""/>
      <w:lvlJc w:val="left"/>
      <w:pPr>
        <w:ind w:left="720" w:hanging="360"/>
      </w:pPr>
      <w:rPr>
        <w:rFonts w:ascii="Symbol" w:hAnsi="Symbol" w:hint="default"/>
      </w:rPr>
    </w:lvl>
    <w:lvl w:ilvl="1" w:tplc="AD8ED574">
      <w:start w:val="1"/>
      <w:numFmt w:val="bullet"/>
      <w:lvlText w:val="o"/>
      <w:lvlJc w:val="left"/>
      <w:pPr>
        <w:ind w:left="1440" w:hanging="360"/>
      </w:pPr>
      <w:rPr>
        <w:rFonts w:ascii="Courier New" w:hAnsi="Courier New" w:hint="default"/>
      </w:rPr>
    </w:lvl>
    <w:lvl w:ilvl="2" w:tplc="67884628">
      <w:start w:val="1"/>
      <w:numFmt w:val="bullet"/>
      <w:lvlText w:val=""/>
      <w:lvlJc w:val="left"/>
      <w:pPr>
        <w:ind w:left="2160" w:hanging="360"/>
      </w:pPr>
      <w:rPr>
        <w:rFonts w:ascii="Wingdings" w:hAnsi="Wingdings" w:hint="default"/>
      </w:rPr>
    </w:lvl>
    <w:lvl w:ilvl="3" w:tplc="CFE66326">
      <w:start w:val="1"/>
      <w:numFmt w:val="bullet"/>
      <w:lvlText w:val=""/>
      <w:lvlJc w:val="left"/>
      <w:pPr>
        <w:ind w:left="2880" w:hanging="360"/>
      </w:pPr>
      <w:rPr>
        <w:rFonts w:ascii="Symbol" w:hAnsi="Symbol" w:hint="default"/>
      </w:rPr>
    </w:lvl>
    <w:lvl w:ilvl="4" w:tplc="49304676">
      <w:start w:val="1"/>
      <w:numFmt w:val="bullet"/>
      <w:lvlText w:val="o"/>
      <w:lvlJc w:val="left"/>
      <w:pPr>
        <w:ind w:left="3600" w:hanging="360"/>
      </w:pPr>
      <w:rPr>
        <w:rFonts w:ascii="Courier New" w:hAnsi="Courier New" w:hint="default"/>
      </w:rPr>
    </w:lvl>
    <w:lvl w:ilvl="5" w:tplc="A19411D8">
      <w:start w:val="1"/>
      <w:numFmt w:val="bullet"/>
      <w:lvlText w:val=""/>
      <w:lvlJc w:val="left"/>
      <w:pPr>
        <w:ind w:left="4320" w:hanging="360"/>
      </w:pPr>
      <w:rPr>
        <w:rFonts w:ascii="Wingdings" w:hAnsi="Wingdings" w:hint="default"/>
      </w:rPr>
    </w:lvl>
    <w:lvl w:ilvl="6" w:tplc="CEB24312">
      <w:start w:val="1"/>
      <w:numFmt w:val="bullet"/>
      <w:lvlText w:val=""/>
      <w:lvlJc w:val="left"/>
      <w:pPr>
        <w:ind w:left="5040" w:hanging="360"/>
      </w:pPr>
      <w:rPr>
        <w:rFonts w:ascii="Symbol" w:hAnsi="Symbol" w:hint="default"/>
      </w:rPr>
    </w:lvl>
    <w:lvl w:ilvl="7" w:tplc="9C0A9A70">
      <w:start w:val="1"/>
      <w:numFmt w:val="bullet"/>
      <w:lvlText w:val="o"/>
      <w:lvlJc w:val="left"/>
      <w:pPr>
        <w:ind w:left="5760" w:hanging="360"/>
      </w:pPr>
      <w:rPr>
        <w:rFonts w:ascii="Courier New" w:hAnsi="Courier New" w:hint="default"/>
      </w:rPr>
    </w:lvl>
    <w:lvl w:ilvl="8" w:tplc="466039E0">
      <w:start w:val="1"/>
      <w:numFmt w:val="bullet"/>
      <w:lvlText w:val=""/>
      <w:lvlJc w:val="left"/>
      <w:pPr>
        <w:ind w:left="6480" w:hanging="360"/>
      </w:pPr>
      <w:rPr>
        <w:rFonts w:ascii="Wingdings" w:hAnsi="Wingdings" w:hint="default"/>
      </w:rPr>
    </w:lvl>
  </w:abstractNum>
  <w:abstractNum w:abstractNumId="116" w15:restartNumberingAfterBreak="0">
    <w:nsid w:val="490CACB1"/>
    <w:multiLevelType w:val="hybridMultilevel"/>
    <w:tmpl w:val="FFFFFFFF"/>
    <w:lvl w:ilvl="0" w:tplc="F35EFBCA">
      <w:start w:val="1"/>
      <w:numFmt w:val="bullet"/>
      <w:lvlText w:val=""/>
      <w:lvlJc w:val="left"/>
      <w:pPr>
        <w:ind w:left="720" w:hanging="360"/>
      </w:pPr>
      <w:rPr>
        <w:rFonts w:ascii="Symbol" w:hAnsi="Symbol" w:hint="default"/>
      </w:rPr>
    </w:lvl>
    <w:lvl w:ilvl="1" w:tplc="321CA6E4">
      <w:start w:val="1"/>
      <w:numFmt w:val="bullet"/>
      <w:lvlText w:val="o"/>
      <w:lvlJc w:val="left"/>
      <w:pPr>
        <w:ind w:left="1440" w:hanging="360"/>
      </w:pPr>
      <w:rPr>
        <w:rFonts w:ascii="Courier New" w:hAnsi="Courier New" w:hint="default"/>
      </w:rPr>
    </w:lvl>
    <w:lvl w:ilvl="2" w:tplc="2B40C5AE">
      <w:start w:val="1"/>
      <w:numFmt w:val="bullet"/>
      <w:lvlText w:val=""/>
      <w:lvlJc w:val="left"/>
      <w:pPr>
        <w:ind w:left="2160" w:hanging="360"/>
      </w:pPr>
      <w:rPr>
        <w:rFonts w:ascii="Wingdings" w:hAnsi="Wingdings" w:hint="default"/>
      </w:rPr>
    </w:lvl>
    <w:lvl w:ilvl="3" w:tplc="5DDE738A">
      <w:start w:val="1"/>
      <w:numFmt w:val="bullet"/>
      <w:lvlText w:val=""/>
      <w:lvlJc w:val="left"/>
      <w:pPr>
        <w:ind w:left="2880" w:hanging="360"/>
      </w:pPr>
      <w:rPr>
        <w:rFonts w:ascii="Symbol" w:hAnsi="Symbol" w:hint="default"/>
      </w:rPr>
    </w:lvl>
    <w:lvl w:ilvl="4" w:tplc="01BE32BE">
      <w:start w:val="1"/>
      <w:numFmt w:val="bullet"/>
      <w:lvlText w:val="o"/>
      <w:lvlJc w:val="left"/>
      <w:pPr>
        <w:ind w:left="3600" w:hanging="360"/>
      </w:pPr>
      <w:rPr>
        <w:rFonts w:ascii="Courier New" w:hAnsi="Courier New" w:hint="default"/>
      </w:rPr>
    </w:lvl>
    <w:lvl w:ilvl="5" w:tplc="331C1526">
      <w:start w:val="1"/>
      <w:numFmt w:val="bullet"/>
      <w:lvlText w:val=""/>
      <w:lvlJc w:val="left"/>
      <w:pPr>
        <w:ind w:left="4320" w:hanging="360"/>
      </w:pPr>
      <w:rPr>
        <w:rFonts w:ascii="Wingdings" w:hAnsi="Wingdings" w:hint="default"/>
      </w:rPr>
    </w:lvl>
    <w:lvl w:ilvl="6" w:tplc="CF3A6470">
      <w:start w:val="1"/>
      <w:numFmt w:val="bullet"/>
      <w:lvlText w:val=""/>
      <w:lvlJc w:val="left"/>
      <w:pPr>
        <w:ind w:left="5040" w:hanging="360"/>
      </w:pPr>
      <w:rPr>
        <w:rFonts w:ascii="Symbol" w:hAnsi="Symbol" w:hint="default"/>
      </w:rPr>
    </w:lvl>
    <w:lvl w:ilvl="7" w:tplc="AE86D15A">
      <w:start w:val="1"/>
      <w:numFmt w:val="bullet"/>
      <w:lvlText w:val="o"/>
      <w:lvlJc w:val="left"/>
      <w:pPr>
        <w:ind w:left="5760" w:hanging="360"/>
      </w:pPr>
      <w:rPr>
        <w:rFonts w:ascii="Courier New" w:hAnsi="Courier New" w:hint="default"/>
      </w:rPr>
    </w:lvl>
    <w:lvl w:ilvl="8" w:tplc="28FCD508">
      <w:start w:val="1"/>
      <w:numFmt w:val="bullet"/>
      <w:lvlText w:val=""/>
      <w:lvlJc w:val="left"/>
      <w:pPr>
        <w:ind w:left="6480" w:hanging="360"/>
      </w:pPr>
      <w:rPr>
        <w:rFonts w:ascii="Wingdings" w:hAnsi="Wingdings" w:hint="default"/>
      </w:rPr>
    </w:lvl>
  </w:abstractNum>
  <w:abstractNum w:abstractNumId="117" w15:restartNumberingAfterBreak="0">
    <w:nsid w:val="4927EC83"/>
    <w:multiLevelType w:val="hybridMultilevel"/>
    <w:tmpl w:val="FFFFFFFF"/>
    <w:lvl w:ilvl="0" w:tplc="62C0C726">
      <w:start w:val="1"/>
      <w:numFmt w:val="decimal"/>
      <w:lvlText w:val="%1."/>
      <w:lvlJc w:val="left"/>
      <w:pPr>
        <w:ind w:left="720" w:hanging="360"/>
      </w:pPr>
    </w:lvl>
    <w:lvl w:ilvl="1" w:tplc="A1EA0DC6">
      <w:start w:val="1"/>
      <w:numFmt w:val="lowerLetter"/>
      <w:lvlText w:val="%2."/>
      <w:lvlJc w:val="left"/>
      <w:pPr>
        <w:ind w:left="1440" w:hanging="360"/>
      </w:pPr>
    </w:lvl>
    <w:lvl w:ilvl="2" w:tplc="B1244E42">
      <w:start w:val="1"/>
      <w:numFmt w:val="lowerRoman"/>
      <w:lvlText w:val="%3."/>
      <w:lvlJc w:val="right"/>
      <w:pPr>
        <w:ind w:left="2160" w:hanging="180"/>
      </w:pPr>
    </w:lvl>
    <w:lvl w:ilvl="3" w:tplc="966AF814">
      <w:start w:val="1"/>
      <w:numFmt w:val="decimal"/>
      <w:lvlText w:val="%4."/>
      <w:lvlJc w:val="left"/>
      <w:pPr>
        <w:ind w:left="2880" w:hanging="360"/>
      </w:pPr>
    </w:lvl>
    <w:lvl w:ilvl="4" w:tplc="BD74C390">
      <w:start w:val="1"/>
      <w:numFmt w:val="lowerLetter"/>
      <w:lvlText w:val="%5."/>
      <w:lvlJc w:val="left"/>
      <w:pPr>
        <w:ind w:left="3600" w:hanging="360"/>
      </w:pPr>
    </w:lvl>
    <w:lvl w:ilvl="5" w:tplc="F402811E">
      <w:start w:val="1"/>
      <w:numFmt w:val="lowerRoman"/>
      <w:lvlText w:val="%6."/>
      <w:lvlJc w:val="right"/>
      <w:pPr>
        <w:ind w:left="4320" w:hanging="180"/>
      </w:pPr>
    </w:lvl>
    <w:lvl w:ilvl="6" w:tplc="CA52565C">
      <w:start w:val="1"/>
      <w:numFmt w:val="decimal"/>
      <w:lvlText w:val="%7."/>
      <w:lvlJc w:val="left"/>
      <w:pPr>
        <w:ind w:left="5040" w:hanging="360"/>
      </w:pPr>
    </w:lvl>
    <w:lvl w:ilvl="7" w:tplc="A0AEABFA">
      <w:start w:val="1"/>
      <w:numFmt w:val="lowerLetter"/>
      <w:lvlText w:val="%8."/>
      <w:lvlJc w:val="left"/>
      <w:pPr>
        <w:ind w:left="5760" w:hanging="360"/>
      </w:pPr>
    </w:lvl>
    <w:lvl w:ilvl="8" w:tplc="415823EE">
      <w:start w:val="1"/>
      <w:numFmt w:val="lowerRoman"/>
      <w:lvlText w:val="%9."/>
      <w:lvlJc w:val="right"/>
      <w:pPr>
        <w:ind w:left="6480" w:hanging="180"/>
      </w:pPr>
    </w:lvl>
  </w:abstractNum>
  <w:abstractNum w:abstractNumId="118" w15:restartNumberingAfterBreak="0">
    <w:nsid w:val="496D6629"/>
    <w:multiLevelType w:val="hybridMultilevel"/>
    <w:tmpl w:val="FFFFFFFF"/>
    <w:lvl w:ilvl="0" w:tplc="98903D22">
      <w:start w:val="1"/>
      <w:numFmt w:val="bullet"/>
      <w:lvlText w:val=""/>
      <w:lvlJc w:val="left"/>
      <w:pPr>
        <w:ind w:left="720" w:hanging="360"/>
      </w:pPr>
      <w:rPr>
        <w:rFonts w:ascii="Symbol" w:hAnsi="Symbol" w:hint="default"/>
      </w:rPr>
    </w:lvl>
    <w:lvl w:ilvl="1" w:tplc="B5143B16">
      <w:start w:val="1"/>
      <w:numFmt w:val="bullet"/>
      <w:lvlText w:val="o"/>
      <w:lvlJc w:val="left"/>
      <w:pPr>
        <w:ind w:left="1440" w:hanging="360"/>
      </w:pPr>
      <w:rPr>
        <w:rFonts w:ascii="Courier New" w:hAnsi="Courier New" w:hint="default"/>
      </w:rPr>
    </w:lvl>
    <w:lvl w:ilvl="2" w:tplc="076AB73C">
      <w:start w:val="1"/>
      <w:numFmt w:val="bullet"/>
      <w:lvlText w:val=""/>
      <w:lvlJc w:val="left"/>
      <w:pPr>
        <w:ind w:left="2160" w:hanging="360"/>
      </w:pPr>
      <w:rPr>
        <w:rFonts w:ascii="Wingdings" w:hAnsi="Wingdings" w:hint="default"/>
      </w:rPr>
    </w:lvl>
    <w:lvl w:ilvl="3" w:tplc="2BC475CA">
      <w:start w:val="1"/>
      <w:numFmt w:val="bullet"/>
      <w:lvlText w:val=""/>
      <w:lvlJc w:val="left"/>
      <w:pPr>
        <w:ind w:left="2880" w:hanging="360"/>
      </w:pPr>
      <w:rPr>
        <w:rFonts w:ascii="Symbol" w:hAnsi="Symbol" w:hint="default"/>
      </w:rPr>
    </w:lvl>
    <w:lvl w:ilvl="4" w:tplc="43F22E08">
      <w:start w:val="1"/>
      <w:numFmt w:val="bullet"/>
      <w:lvlText w:val="o"/>
      <w:lvlJc w:val="left"/>
      <w:pPr>
        <w:ind w:left="3600" w:hanging="360"/>
      </w:pPr>
      <w:rPr>
        <w:rFonts w:ascii="Courier New" w:hAnsi="Courier New" w:hint="default"/>
      </w:rPr>
    </w:lvl>
    <w:lvl w:ilvl="5" w:tplc="6922996E">
      <w:start w:val="1"/>
      <w:numFmt w:val="bullet"/>
      <w:lvlText w:val=""/>
      <w:lvlJc w:val="left"/>
      <w:pPr>
        <w:ind w:left="4320" w:hanging="360"/>
      </w:pPr>
      <w:rPr>
        <w:rFonts w:ascii="Wingdings" w:hAnsi="Wingdings" w:hint="default"/>
      </w:rPr>
    </w:lvl>
    <w:lvl w:ilvl="6" w:tplc="B1B03B56">
      <w:start w:val="1"/>
      <w:numFmt w:val="bullet"/>
      <w:lvlText w:val=""/>
      <w:lvlJc w:val="left"/>
      <w:pPr>
        <w:ind w:left="5040" w:hanging="360"/>
      </w:pPr>
      <w:rPr>
        <w:rFonts w:ascii="Symbol" w:hAnsi="Symbol" w:hint="default"/>
      </w:rPr>
    </w:lvl>
    <w:lvl w:ilvl="7" w:tplc="CAE2F612">
      <w:start w:val="1"/>
      <w:numFmt w:val="bullet"/>
      <w:lvlText w:val="o"/>
      <w:lvlJc w:val="left"/>
      <w:pPr>
        <w:ind w:left="5760" w:hanging="360"/>
      </w:pPr>
      <w:rPr>
        <w:rFonts w:ascii="Courier New" w:hAnsi="Courier New" w:hint="default"/>
      </w:rPr>
    </w:lvl>
    <w:lvl w:ilvl="8" w:tplc="D16E1BC0">
      <w:start w:val="1"/>
      <w:numFmt w:val="bullet"/>
      <w:lvlText w:val=""/>
      <w:lvlJc w:val="left"/>
      <w:pPr>
        <w:ind w:left="6480" w:hanging="360"/>
      </w:pPr>
      <w:rPr>
        <w:rFonts w:ascii="Wingdings" w:hAnsi="Wingdings" w:hint="default"/>
      </w:rPr>
    </w:lvl>
  </w:abstractNum>
  <w:abstractNum w:abstractNumId="119" w15:restartNumberingAfterBreak="0">
    <w:nsid w:val="4976768C"/>
    <w:multiLevelType w:val="multilevel"/>
    <w:tmpl w:val="778A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9E465F"/>
    <w:multiLevelType w:val="hybridMultilevel"/>
    <w:tmpl w:val="C8E8E0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4ADB909A"/>
    <w:multiLevelType w:val="hybridMultilevel"/>
    <w:tmpl w:val="FFFFFFFF"/>
    <w:lvl w:ilvl="0" w:tplc="717298FA">
      <w:start w:val="1"/>
      <w:numFmt w:val="bullet"/>
      <w:lvlText w:val=""/>
      <w:lvlJc w:val="left"/>
      <w:pPr>
        <w:ind w:left="720" w:hanging="360"/>
      </w:pPr>
      <w:rPr>
        <w:rFonts w:ascii="Symbol" w:hAnsi="Symbol" w:hint="default"/>
      </w:rPr>
    </w:lvl>
    <w:lvl w:ilvl="1" w:tplc="577A3428">
      <w:start w:val="1"/>
      <w:numFmt w:val="bullet"/>
      <w:lvlText w:val="o"/>
      <w:lvlJc w:val="left"/>
      <w:pPr>
        <w:ind w:left="1440" w:hanging="360"/>
      </w:pPr>
      <w:rPr>
        <w:rFonts w:ascii="Courier New" w:hAnsi="Courier New" w:hint="default"/>
      </w:rPr>
    </w:lvl>
    <w:lvl w:ilvl="2" w:tplc="5B26446E">
      <w:start w:val="1"/>
      <w:numFmt w:val="bullet"/>
      <w:lvlText w:val=""/>
      <w:lvlJc w:val="left"/>
      <w:pPr>
        <w:ind w:left="2160" w:hanging="360"/>
      </w:pPr>
      <w:rPr>
        <w:rFonts w:ascii="Wingdings" w:hAnsi="Wingdings" w:hint="default"/>
      </w:rPr>
    </w:lvl>
    <w:lvl w:ilvl="3" w:tplc="959ADD7E">
      <w:start w:val="1"/>
      <w:numFmt w:val="bullet"/>
      <w:lvlText w:val=""/>
      <w:lvlJc w:val="left"/>
      <w:pPr>
        <w:ind w:left="2880" w:hanging="360"/>
      </w:pPr>
      <w:rPr>
        <w:rFonts w:ascii="Symbol" w:hAnsi="Symbol" w:hint="default"/>
      </w:rPr>
    </w:lvl>
    <w:lvl w:ilvl="4" w:tplc="AC305B76">
      <w:start w:val="1"/>
      <w:numFmt w:val="bullet"/>
      <w:lvlText w:val="o"/>
      <w:lvlJc w:val="left"/>
      <w:pPr>
        <w:ind w:left="3600" w:hanging="360"/>
      </w:pPr>
      <w:rPr>
        <w:rFonts w:ascii="Courier New" w:hAnsi="Courier New" w:hint="default"/>
      </w:rPr>
    </w:lvl>
    <w:lvl w:ilvl="5" w:tplc="294E0F52">
      <w:start w:val="1"/>
      <w:numFmt w:val="bullet"/>
      <w:lvlText w:val=""/>
      <w:lvlJc w:val="left"/>
      <w:pPr>
        <w:ind w:left="4320" w:hanging="360"/>
      </w:pPr>
      <w:rPr>
        <w:rFonts w:ascii="Wingdings" w:hAnsi="Wingdings" w:hint="default"/>
      </w:rPr>
    </w:lvl>
    <w:lvl w:ilvl="6" w:tplc="3364CBBA">
      <w:start w:val="1"/>
      <w:numFmt w:val="bullet"/>
      <w:lvlText w:val=""/>
      <w:lvlJc w:val="left"/>
      <w:pPr>
        <w:ind w:left="5040" w:hanging="360"/>
      </w:pPr>
      <w:rPr>
        <w:rFonts w:ascii="Symbol" w:hAnsi="Symbol" w:hint="default"/>
      </w:rPr>
    </w:lvl>
    <w:lvl w:ilvl="7" w:tplc="353E1A92">
      <w:start w:val="1"/>
      <w:numFmt w:val="bullet"/>
      <w:lvlText w:val="o"/>
      <w:lvlJc w:val="left"/>
      <w:pPr>
        <w:ind w:left="5760" w:hanging="360"/>
      </w:pPr>
      <w:rPr>
        <w:rFonts w:ascii="Courier New" w:hAnsi="Courier New" w:hint="default"/>
      </w:rPr>
    </w:lvl>
    <w:lvl w:ilvl="8" w:tplc="99284038">
      <w:start w:val="1"/>
      <w:numFmt w:val="bullet"/>
      <w:lvlText w:val=""/>
      <w:lvlJc w:val="left"/>
      <w:pPr>
        <w:ind w:left="6480" w:hanging="360"/>
      </w:pPr>
      <w:rPr>
        <w:rFonts w:ascii="Wingdings" w:hAnsi="Wingdings" w:hint="default"/>
      </w:rPr>
    </w:lvl>
  </w:abstractNum>
  <w:abstractNum w:abstractNumId="122" w15:restartNumberingAfterBreak="0">
    <w:nsid w:val="4B1A28CF"/>
    <w:multiLevelType w:val="hybridMultilevel"/>
    <w:tmpl w:val="FFFFFFFF"/>
    <w:lvl w:ilvl="0" w:tplc="05025994">
      <w:start w:val="1"/>
      <w:numFmt w:val="bullet"/>
      <w:lvlText w:val=""/>
      <w:lvlJc w:val="left"/>
      <w:pPr>
        <w:ind w:left="720" w:hanging="360"/>
      </w:pPr>
      <w:rPr>
        <w:rFonts w:ascii="Symbol" w:hAnsi="Symbol" w:hint="default"/>
      </w:rPr>
    </w:lvl>
    <w:lvl w:ilvl="1" w:tplc="D8CE17EE">
      <w:start w:val="1"/>
      <w:numFmt w:val="bullet"/>
      <w:lvlText w:val="o"/>
      <w:lvlJc w:val="left"/>
      <w:pPr>
        <w:ind w:left="1440" w:hanging="360"/>
      </w:pPr>
      <w:rPr>
        <w:rFonts w:ascii="Courier New" w:hAnsi="Courier New" w:hint="default"/>
      </w:rPr>
    </w:lvl>
    <w:lvl w:ilvl="2" w:tplc="6838B314">
      <w:start w:val="1"/>
      <w:numFmt w:val="bullet"/>
      <w:lvlText w:val=""/>
      <w:lvlJc w:val="left"/>
      <w:pPr>
        <w:ind w:left="2160" w:hanging="360"/>
      </w:pPr>
      <w:rPr>
        <w:rFonts w:ascii="Wingdings" w:hAnsi="Wingdings" w:hint="default"/>
      </w:rPr>
    </w:lvl>
    <w:lvl w:ilvl="3" w:tplc="B02E61E0">
      <w:start w:val="1"/>
      <w:numFmt w:val="bullet"/>
      <w:lvlText w:val=""/>
      <w:lvlJc w:val="left"/>
      <w:pPr>
        <w:ind w:left="2880" w:hanging="360"/>
      </w:pPr>
      <w:rPr>
        <w:rFonts w:ascii="Symbol" w:hAnsi="Symbol" w:hint="default"/>
      </w:rPr>
    </w:lvl>
    <w:lvl w:ilvl="4" w:tplc="3DFEA53C">
      <w:start w:val="1"/>
      <w:numFmt w:val="bullet"/>
      <w:lvlText w:val="o"/>
      <w:lvlJc w:val="left"/>
      <w:pPr>
        <w:ind w:left="3600" w:hanging="360"/>
      </w:pPr>
      <w:rPr>
        <w:rFonts w:ascii="Courier New" w:hAnsi="Courier New" w:hint="default"/>
      </w:rPr>
    </w:lvl>
    <w:lvl w:ilvl="5" w:tplc="A174827E">
      <w:start w:val="1"/>
      <w:numFmt w:val="bullet"/>
      <w:lvlText w:val=""/>
      <w:lvlJc w:val="left"/>
      <w:pPr>
        <w:ind w:left="4320" w:hanging="360"/>
      </w:pPr>
      <w:rPr>
        <w:rFonts w:ascii="Wingdings" w:hAnsi="Wingdings" w:hint="default"/>
      </w:rPr>
    </w:lvl>
    <w:lvl w:ilvl="6" w:tplc="BA585D46">
      <w:start w:val="1"/>
      <w:numFmt w:val="bullet"/>
      <w:lvlText w:val=""/>
      <w:lvlJc w:val="left"/>
      <w:pPr>
        <w:ind w:left="5040" w:hanging="360"/>
      </w:pPr>
      <w:rPr>
        <w:rFonts w:ascii="Symbol" w:hAnsi="Symbol" w:hint="default"/>
      </w:rPr>
    </w:lvl>
    <w:lvl w:ilvl="7" w:tplc="BBF63D5A">
      <w:start w:val="1"/>
      <w:numFmt w:val="bullet"/>
      <w:lvlText w:val="o"/>
      <w:lvlJc w:val="left"/>
      <w:pPr>
        <w:ind w:left="5760" w:hanging="360"/>
      </w:pPr>
      <w:rPr>
        <w:rFonts w:ascii="Courier New" w:hAnsi="Courier New" w:hint="default"/>
      </w:rPr>
    </w:lvl>
    <w:lvl w:ilvl="8" w:tplc="367EE580">
      <w:start w:val="1"/>
      <w:numFmt w:val="bullet"/>
      <w:lvlText w:val=""/>
      <w:lvlJc w:val="left"/>
      <w:pPr>
        <w:ind w:left="6480" w:hanging="360"/>
      </w:pPr>
      <w:rPr>
        <w:rFonts w:ascii="Wingdings" w:hAnsi="Wingdings" w:hint="default"/>
      </w:rPr>
    </w:lvl>
  </w:abstractNum>
  <w:abstractNum w:abstractNumId="123" w15:restartNumberingAfterBreak="0">
    <w:nsid w:val="4CD53DEF"/>
    <w:multiLevelType w:val="hybridMultilevel"/>
    <w:tmpl w:val="FFFFFFFF"/>
    <w:lvl w:ilvl="0" w:tplc="C908EFA8">
      <w:start w:val="1"/>
      <w:numFmt w:val="bullet"/>
      <w:lvlText w:val=""/>
      <w:lvlJc w:val="left"/>
      <w:pPr>
        <w:ind w:left="720" w:hanging="360"/>
      </w:pPr>
      <w:rPr>
        <w:rFonts w:ascii="Symbol" w:hAnsi="Symbol" w:hint="default"/>
      </w:rPr>
    </w:lvl>
    <w:lvl w:ilvl="1" w:tplc="C2FE2DD6">
      <w:start w:val="1"/>
      <w:numFmt w:val="bullet"/>
      <w:lvlText w:val=""/>
      <w:lvlJc w:val="left"/>
      <w:pPr>
        <w:ind w:left="1440" w:hanging="360"/>
      </w:pPr>
      <w:rPr>
        <w:rFonts w:ascii="Symbol" w:hAnsi="Symbol" w:hint="default"/>
      </w:rPr>
    </w:lvl>
    <w:lvl w:ilvl="2" w:tplc="C3C28B84">
      <w:start w:val="1"/>
      <w:numFmt w:val="bullet"/>
      <w:lvlText w:val=""/>
      <w:lvlJc w:val="left"/>
      <w:pPr>
        <w:ind w:left="2160" w:hanging="360"/>
      </w:pPr>
      <w:rPr>
        <w:rFonts w:ascii="Wingdings" w:hAnsi="Wingdings" w:hint="default"/>
      </w:rPr>
    </w:lvl>
    <w:lvl w:ilvl="3" w:tplc="BD3C2ED0">
      <w:start w:val="1"/>
      <w:numFmt w:val="bullet"/>
      <w:lvlText w:val=""/>
      <w:lvlJc w:val="left"/>
      <w:pPr>
        <w:ind w:left="2880" w:hanging="360"/>
      </w:pPr>
      <w:rPr>
        <w:rFonts w:ascii="Symbol" w:hAnsi="Symbol" w:hint="default"/>
      </w:rPr>
    </w:lvl>
    <w:lvl w:ilvl="4" w:tplc="45343A76">
      <w:start w:val="1"/>
      <w:numFmt w:val="bullet"/>
      <w:lvlText w:val="o"/>
      <w:lvlJc w:val="left"/>
      <w:pPr>
        <w:ind w:left="3600" w:hanging="360"/>
      </w:pPr>
      <w:rPr>
        <w:rFonts w:ascii="Courier New" w:hAnsi="Courier New" w:hint="default"/>
      </w:rPr>
    </w:lvl>
    <w:lvl w:ilvl="5" w:tplc="1D62AF5E">
      <w:start w:val="1"/>
      <w:numFmt w:val="bullet"/>
      <w:lvlText w:val=""/>
      <w:lvlJc w:val="left"/>
      <w:pPr>
        <w:ind w:left="4320" w:hanging="360"/>
      </w:pPr>
      <w:rPr>
        <w:rFonts w:ascii="Wingdings" w:hAnsi="Wingdings" w:hint="default"/>
      </w:rPr>
    </w:lvl>
    <w:lvl w:ilvl="6" w:tplc="1DB636AA">
      <w:start w:val="1"/>
      <w:numFmt w:val="bullet"/>
      <w:lvlText w:val=""/>
      <w:lvlJc w:val="left"/>
      <w:pPr>
        <w:ind w:left="5040" w:hanging="360"/>
      </w:pPr>
      <w:rPr>
        <w:rFonts w:ascii="Symbol" w:hAnsi="Symbol" w:hint="default"/>
      </w:rPr>
    </w:lvl>
    <w:lvl w:ilvl="7" w:tplc="64569638">
      <w:start w:val="1"/>
      <w:numFmt w:val="bullet"/>
      <w:lvlText w:val="o"/>
      <w:lvlJc w:val="left"/>
      <w:pPr>
        <w:ind w:left="5760" w:hanging="360"/>
      </w:pPr>
      <w:rPr>
        <w:rFonts w:ascii="Courier New" w:hAnsi="Courier New" w:hint="default"/>
      </w:rPr>
    </w:lvl>
    <w:lvl w:ilvl="8" w:tplc="5BF070FE">
      <w:start w:val="1"/>
      <w:numFmt w:val="bullet"/>
      <w:lvlText w:val=""/>
      <w:lvlJc w:val="left"/>
      <w:pPr>
        <w:ind w:left="6480" w:hanging="360"/>
      </w:pPr>
      <w:rPr>
        <w:rFonts w:ascii="Wingdings" w:hAnsi="Wingdings" w:hint="default"/>
      </w:rPr>
    </w:lvl>
  </w:abstractNum>
  <w:abstractNum w:abstractNumId="124" w15:restartNumberingAfterBreak="0">
    <w:nsid w:val="4D4F2822"/>
    <w:multiLevelType w:val="multilevel"/>
    <w:tmpl w:val="B84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9E6BB0"/>
    <w:multiLevelType w:val="multilevel"/>
    <w:tmpl w:val="F556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F0422D"/>
    <w:multiLevelType w:val="hybridMultilevel"/>
    <w:tmpl w:val="FFFFFFFF"/>
    <w:lvl w:ilvl="0" w:tplc="744A9A00">
      <w:start w:val="1"/>
      <w:numFmt w:val="bullet"/>
      <w:lvlText w:val=""/>
      <w:lvlJc w:val="left"/>
      <w:pPr>
        <w:ind w:left="720" w:hanging="360"/>
      </w:pPr>
      <w:rPr>
        <w:rFonts w:ascii="Symbol" w:hAnsi="Symbol" w:hint="default"/>
      </w:rPr>
    </w:lvl>
    <w:lvl w:ilvl="1" w:tplc="8DAA2A46">
      <w:start w:val="1"/>
      <w:numFmt w:val="bullet"/>
      <w:lvlText w:val="o"/>
      <w:lvlJc w:val="left"/>
      <w:pPr>
        <w:ind w:left="1440" w:hanging="360"/>
      </w:pPr>
      <w:rPr>
        <w:rFonts w:ascii="Courier New" w:hAnsi="Courier New" w:hint="default"/>
      </w:rPr>
    </w:lvl>
    <w:lvl w:ilvl="2" w:tplc="34FC37EA">
      <w:start w:val="1"/>
      <w:numFmt w:val="bullet"/>
      <w:lvlText w:val=""/>
      <w:lvlJc w:val="left"/>
      <w:pPr>
        <w:ind w:left="2160" w:hanging="360"/>
      </w:pPr>
      <w:rPr>
        <w:rFonts w:ascii="Wingdings" w:hAnsi="Wingdings" w:hint="default"/>
      </w:rPr>
    </w:lvl>
    <w:lvl w:ilvl="3" w:tplc="62945C6C">
      <w:start w:val="1"/>
      <w:numFmt w:val="bullet"/>
      <w:lvlText w:val=""/>
      <w:lvlJc w:val="left"/>
      <w:pPr>
        <w:ind w:left="2880" w:hanging="360"/>
      </w:pPr>
      <w:rPr>
        <w:rFonts w:ascii="Symbol" w:hAnsi="Symbol" w:hint="default"/>
      </w:rPr>
    </w:lvl>
    <w:lvl w:ilvl="4" w:tplc="EE0A9E7A">
      <w:start w:val="1"/>
      <w:numFmt w:val="bullet"/>
      <w:lvlText w:val="o"/>
      <w:lvlJc w:val="left"/>
      <w:pPr>
        <w:ind w:left="3600" w:hanging="360"/>
      </w:pPr>
      <w:rPr>
        <w:rFonts w:ascii="Courier New" w:hAnsi="Courier New" w:hint="default"/>
      </w:rPr>
    </w:lvl>
    <w:lvl w:ilvl="5" w:tplc="5F26C3D2">
      <w:start w:val="1"/>
      <w:numFmt w:val="bullet"/>
      <w:lvlText w:val=""/>
      <w:lvlJc w:val="left"/>
      <w:pPr>
        <w:ind w:left="4320" w:hanging="360"/>
      </w:pPr>
      <w:rPr>
        <w:rFonts w:ascii="Wingdings" w:hAnsi="Wingdings" w:hint="default"/>
      </w:rPr>
    </w:lvl>
    <w:lvl w:ilvl="6" w:tplc="F4CAA04C">
      <w:start w:val="1"/>
      <w:numFmt w:val="bullet"/>
      <w:lvlText w:val=""/>
      <w:lvlJc w:val="left"/>
      <w:pPr>
        <w:ind w:left="5040" w:hanging="360"/>
      </w:pPr>
      <w:rPr>
        <w:rFonts w:ascii="Symbol" w:hAnsi="Symbol" w:hint="default"/>
      </w:rPr>
    </w:lvl>
    <w:lvl w:ilvl="7" w:tplc="0644BF5E">
      <w:start w:val="1"/>
      <w:numFmt w:val="bullet"/>
      <w:lvlText w:val="o"/>
      <w:lvlJc w:val="left"/>
      <w:pPr>
        <w:ind w:left="5760" w:hanging="360"/>
      </w:pPr>
      <w:rPr>
        <w:rFonts w:ascii="Courier New" w:hAnsi="Courier New" w:hint="default"/>
      </w:rPr>
    </w:lvl>
    <w:lvl w:ilvl="8" w:tplc="2C168DFA">
      <w:start w:val="1"/>
      <w:numFmt w:val="bullet"/>
      <w:lvlText w:val=""/>
      <w:lvlJc w:val="left"/>
      <w:pPr>
        <w:ind w:left="6480" w:hanging="360"/>
      </w:pPr>
      <w:rPr>
        <w:rFonts w:ascii="Wingdings" w:hAnsi="Wingdings" w:hint="default"/>
      </w:rPr>
    </w:lvl>
  </w:abstractNum>
  <w:abstractNum w:abstractNumId="127" w15:restartNumberingAfterBreak="0">
    <w:nsid w:val="4F2AE868"/>
    <w:multiLevelType w:val="hybridMultilevel"/>
    <w:tmpl w:val="FFFFFFFF"/>
    <w:lvl w:ilvl="0" w:tplc="26B2F50E">
      <w:start w:val="1"/>
      <w:numFmt w:val="bullet"/>
      <w:lvlText w:val=""/>
      <w:lvlJc w:val="left"/>
      <w:pPr>
        <w:ind w:left="1080" w:hanging="360"/>
      </w:pPr>
      <w:rPr>
        <w:rFonts w:ascii="Symbol" w:hAnsi="Symbol" w:hint="default"/>
      </w:rPr>
    </w:lvl>
    <w:lvl w:ilvl="1" w:tplc="9AEAA31A">
      <w:start w:val="1"/>
      <w:numFmt w:val="bullet"/>
      <w:lvlText w:val="o"/>
      <w:lvlJc w:val="left"/>
      <w:pPr>
        <w:ind w:left="1800" w:hanging="360"/>
      </w:pPr>
      <w:rPr>
        <w:rFonts w:ascii="Courier New" w:hAnsi="Courier New" w:hint="default"/>
      </w:rPr>
    </w:lvl>
    <w:lvl w:ilvl="2" w:tplc="CC069C22">
      <w:start w:val="1"/>
      <w:numFmt w:val="bullet"/>
      <w:lvlText w:val=""/>
      <w:lvlJc w:val="left"/>
      <w:pPr>
        <w:ind w:left="2520" w:hanging="360"/>
      </w:pPr>
      <w:rPr>
        <w:rFonts w:ascii="Wingdings" w:hAnsi="Wingdings" w:hint="default"/>
      </w:rPr>
    </w:lvl>
    <w:lvl w:ilvl="3" w:tplc="6CCAF846">
      <w:start w:val="1"/>
      <w:numFmt w:val="bullet"/>
      <w:lvlText w:val=""/>
      <w:lvlJc w:val="left"/>
      <w:pPr>
        <w:ind w:left="3240" w:hanging="360"/>
      </w:pPr>
      <w:rPr>
        <w:rFonts w:ascii="Symbol" w:hAnsi="Symbol" w:hint="default"/>
      </w:rPr>
    </w:lvl>
    <w:lvl w:ilvl="4" w:tplc="456CAB64">
      <w:start w:val="1"/>
      <w:numFmt w:val="bullet"/>
      <w:lvlText w:val="o"/>
      <w:lvlJc w:val="left"/>
      <w:pPr>
        <w:ind w:left="3960" w:hanging="360"/>
      </w:pPr>
      <w:rPr>
        <w:rFonts w:ascii="Courier New" w:hAnsi="Courier New" w:hint="default"/>
      </w:rPr>
    </w:lvl>
    <w:lvl w:ilvl="5" w:tplc="C98E034A">
      <w:start w:val="1"/>
      <w:numFmt w:val="bullet"/>
      <w:lvlText w:val=""/>
      <w:lvlJc w:val="left"/>
      <w:pPr>
        <w:ind w:left="4680" w:hanging="360"/>
      </w:pPr>
      <w:rPr>
        <w:rFonts w:ascii="Wingdings" w:hAnsi="Wingdings" w:hint="default"/>
      </w:rPr>
    </w:lvl>
    <w:lvl w:ilvl="6" w:tplc="85CEB21E">
      <w:start w:val="1"/>
      <w:numFmt w:val="bullet"/>
      <w:lvlText w:val=""/>
      <w:lvlJc w:val="left"/>
      <w:pPr>
        <w:ind w:left="5400" w:hanging="360"/>
      </w:pPr>
      <w:rPr>
        <w:rFonts w:ascii="Symbol" w:hAnsi="Symbol" w:hint="default"/>
      </w:rPr>
    </w:lvl>
    <w:lvl w:ilvl="7" w:tplc="CD7E0350">
      <w:start w:val="1"/>
      <w:numFmt w:val="bullet"/>
      <w:lvlText w:val="o"/>
      <w:lvlJc w:val="left"/>
      <w:pPr>
        <w:ind w:left="6120" w:hanging="360"/>
      </w:pPr>
      <w:rPr>
        <w:rFonts w:ascii="Courier New" w:hAnsi="Courier New" w:hint="default"/>
      </w:rPr>
    </w:lvl>
    <w:lvl w:ilvl="8" w:tplc="60287D3E">
      <w:start w:val="1"/>
      <w:numFmt w:val="bullet"/>
      <w:lvlText w:val=""/>
      <w:lvlJc w:val="left"/>
      <w:pPr>
        <w:ind w:left="6840" w:hanging="360"/>
      </w:pPr>
      <w:rPr>
        <w:rFonts w:ascii="Wingdings" w:hAnsi="Wingdings" w:hint="default"/>
      </w:rPr>
    </w:lvl>
  </w:abstractNum>
  <w:abstractNum w:abstractNumId="128" w15:restartNumberingAfterBreak="0">
    <w:nsid w:val="51A00375"/>
    <w:multiLevelType w:val="hybridMultilevel"/>
    <w:tmpl w:val="FFFFFFFF"/>
    <w:lvl w:ilvl="0" w:tplc="23F00E24">
      <w:start w:val="1"/>
      <w:numFmt w:val="bullet"/>
      <w:lvlText w:val=""/>
      <w:lvlJc w:val="left"/>
      <w:pPr>
        <w:ind w:left="720" w:hanging="360"/>
      </w:pPr>
      <w:rPr>
        <w:rFonts w:ascii="Symbol" w:hAnsi="Symbol" w:hint="default"/>
      </w:rPr>
    </w:lvl>
    <w:lvl w:ilvl="1" w:tplc="FAEE293A">
      <w:start w:val="1"/>
      <w:numFmt w:val="bullet"/>
      <w:lvlText w:val="o"/>
      <w:lvlJc w:val="left"/>
      <w:pPr>
        <w:ind w:left="1440" w:hanging="360"/>
      </w:pPr>
      <w:rPr>
        <w:rFonts w:ascii="Courier New" w:hAnsi="Courier New" w:hint="default"/>
      </w:rPr>
    </w:lvl>
    <w:lvl w:ilvl="2" w:tplc="12F46DBE">
      <w:start w:val="1"/>
      <w:numFmt w:val="bullet"/>
      <w:lvlText w:val=""/>
      <w:lvlJc w:val="left"/>
      <w:pPr>
        <w:ind w:left="2160" w:hanging="360"/>
      </w:pPr>
      <w:rPr>
        <w:rFonts w:ascii="Wingdings" w:hAnsi="Wingdings" w:hint="default"/>
      </w:rPr>
    </w:lvl>
    <w:lvl w:ilvl="3" w:tplc="6A1AC9F4">
      <w:start w:val="1"/>
      <w:numFmt w:val="bullet"/>
      <w:lvlText w:val=""/>
      <w:lvlJc w:val="left"/>
      <w:pPr>
        <w:ind w:left="2880" w:hanging="360"/>
      </w:pPr>
      <w:rPr>
        <w:rFonts w:ascii="Symbol" w:hAnsi="Symbol" w:hint="default"/>
      </w:rPr>
    </w:lvl>
    <w:lvl w:ilvl="4" w:tplc="193ECA54">
      <w:start w:val="1"/>
      <w:numFmt w:val="bullet"/>
      <w:lvlText w:val="o"/>
      <w:lvlJc w:val="left"/>
      <w:pPr>
        <w:ind w:left="3600" w:hanging="360"/>
      </w:pPr>
      <w:rPr>
        <w:rFonts w:ascii="Courier New" w:hAnsi="Courier New" w:hint="default"/>
      </w:rPr>
    </w:lvl>
    <w:lvl w:ilvl="5" w:tplc="7F72D678">
      <w:start w:val="1"/>
      <w:numFmt w:val="bullet"/>
      <w:lvlText w:val=""/>
      <w:lvlJc w:val="left"/>
      <w:pPr>
        <w:ind w:left="4320" w:hanging="360"/>
      </w:pPr>
      <w:rPr>
        <w:rFonts w:ascii="Wingdings" w:hAnsi="Wingdings" w:hint="default"/>
      </w:rPr>
    </w:lvl>
    <w:lvl w:ilvl="6" w:tplc="5950D646">
      <w:start w:val="1"/>
      <w:numFmt w:val="bullet"/>
      <w:lvlText w:val=""/>
      <w:lvlJc w:val="left"/>
      <w:pPr>
        <w:ind w:left="5040" w:hanging="360"/>
      </w:pPr>
      <w:rPr>
        <w:rFonts w:ascii="Symbol" w:hAnsi="Symbol" w:hint="default"/>
      </w:rPr>
    </w:lvl>
    <w:lvl w:ilvl="7" w:tplc="C7DAAC64">
      <w:start w:val="1"/>
      <w:numFmt w:val="bullet"/>
      <w:lvlText w:val="o"/>
      <w:lvlJc w:val="left"/>
      <w:pPr>
        <w:ind w:left="5760" w:hanging="360"/>
      </w:pPr>
      <w:rPr>
        <w:rFonts w:ascii="Courier New" w:hAnsi="Courier New" w:hint="default"/>
      </w:rPr>
    </w:lvl>
    <w:lvl w:ilvl="8" w:tplc="14D0E9F8">
      <w:start w:val="1"/>
      <w:numFmt w:val="bullet"/>
      <w:lvlText w:val=""/>
      <w:lvlJc w:val="left"/>
      <w:pPr>
        <w:ind w:left="6480" w:hanging="360"/>
      </w:pPr>
      <w:rPr>
        <w:rFonts w:ascii="Wingdings" w:hAnsi="Wingdings" w:hint="default"/>
      </w:rPr>
    </w:lvl>
  </w:abstractNum>
  <w:abstractNum w:abstractNumId="129" w15:restartNumberingAfterBreak="0">
    <w:nsid w:val="51E0F216"/>
    <w:multiLevelType w:val="hybridMultilevel"/>
    <w:tmpl w:val="FFFFFFFF"/>
    <w:lvl w:ilvl="0" w:tplc="9378040E">
      <w:start w:val="1"/>
      <w:numFmt w:val="decimal"/>
      <w:lvlText w:val="%1."/>
      <w:lvlJc w:val="left"/>
      <w:pPr>
        <w:ind w:left="720" w:hanging="360"/>
      </w:pPr>
    </w:lvl>
    <w:lvl w:ilvl="1" w:tplc="EDEE51AE">
      <w:start w:val="1"/>
      <w:numFmt w:val="lowerLetter"/>
      <w:lvlText w:val="%2."/>
      <w:lvlJc w:val="left"/>
      <w:pPr>
        <w:ind w:left="1440" w:hanging="360"/>
      </w:pPr>
    </w:lvl>
    <w:lvl w:ilvl="2" w:tplc="FFF8701E">
      <w:start w:val="1"/>
      <w:numFmt w:val="lowerRoman"/>
      <w:lvlText w:val="%3."/>
      <w:lvlJc w:val="right"/>
      <w:pPr>
        <w:ind w:left="2160" w:hanging="180"/>
      </w:pPr>
    </w:lvl>
    <w:lvl w:ilvl="3" w:tplc="B014832C">
      <w:start w:val="1"/>
      <w:numFmt w:val="decimal"/>
      <w:lvlText w:val="%4."/>
      <w:lvlJc w:val="left"/>
      <w:pPr>
        <w:ind w:left="2880" w:hanging="360"/>
      </w:pPr>
    </w:lvl>
    <w:lvl w:ilvl="4" w:tplc="99D62B82">
      <w:start w:val="1"/>
      <w:numFmt w:val="lowerLetter"/>
      <w:lvlText w:val="%5."/>
      <w:lvlJc w:val="left"/>
      <w:pPr>
        <w:ind w:left="3600" w:hanging="360"/>
      </w:pPr>
    </w:lvl>
    <w:lvl w:ilvl="5" w:tplc="83F24CD6">
      <w:start w:val="1"/>
      <w:numFmt w:val="lowerRoman"/>
      <w:lvlText w:val="%6."/>
      <w:lvlJc w:val="right"/>
      <w:pPr>
        <w:ind w:left="4320" w:hanging="180"/>
      </w:pPr>
    </w:lvl>
    <w:lvl w:ilvl="6" w:tplc="3976DC60">
      <w:start w:val="1"/>
      <w:numFmt w:val="decimal"/>
      <w:lvlText w:val="%7."/>
      <w:lvlJc w:val="left"/>
      <w:pPr>
        <w:ind w:left="5040" w:hanging="360"/>
      </w:pPr>
    </w:lvl>
    <w:lvl w:ilvl="7" w:tplc="DFFA2180">
      <w:start w:val="1"/>
      <w:numFmt w:val="lowerLetter"/>
      <w:lvlText w:val="%8."/>
      <w:lvlJc w:val="left"/>
      <w:pPr>
        <w:ind w:left="5760" w:hanging="360"/>
      </w:pPr>
    </w:lvl>
    <w:lvl w:ilvl="8" w:tplc="9496E38A">
      <w:start w:val="1"/>
      <w:numFmt w:val="lowerRoman"/>
      <w:lvlText w:val="%9."/>
      <w:lvlJc w:val="right"/>
      <w:pPr>
        <w:ind w:left="6480" w:hanging="180"/>
      </w:pPr>
    </w:lvl>
  </w:abstractNum>
  <w:abstractNum w:abstractNumId="130" w15:restartNumberingAfterBreak="0">
    <w:nsid w:val="522FACD8"/>
    <w:multiLevelType w:val="hybridMultilevel"/>
    <w:tmpl w:val="FFFFFFFF"/>
    <w:lvl w:ilvl="0" w:tplc="F7E6F106">
      <w:start w:val="1"/>
      <w:numFmt w:val="bullet"/>
      <w:lvlText w:val=""/>
      <w:lvlJc w:val="left"/>
      <w:pPr>
        <w:ind w:left="1080" w:hanging="360"/>
      </w:pPr>
      <w:rPr>
        <w:rFonts w:ascii="Symbol" w:hAnsi="Symbol" w:hint="default"/>
      </w:rPr>
    </w:lvl>
    <w:lvl w:ilvl="1" w:tplc="F2622D54">
      <w:start w:val="1"/>
      <w:numFmt w:val="bullet"/>
      <w:lvlText w:val="o"/>
      <w:lvlJc w:val="left"/>
      <w:pPr>
        <w:ind w:left="1800" w:hanging="360"/>
      </w:pPr>
      <w:rPr>
        <w:rFonts w:ascii="Courier New" w:hAnsi="Courier New" w:hint="default"/>
      </w:rPr>
    </w:lvl>
    <w:lvl w:ilvl="2" w:tplc="41E8EF82">
      <w:start w:val="1"/>
      <w:numFmt w:val="bullet"/>
      <w:lvlText w:val=""/>
      <w:lvlJc w:val="left"/>
      <w:pPr>
        <w:ind w:left="2520" w:hanging="360"/>
      </w:pPr>
      <w:rPr>
        <w:rFonts w:ascii="Wingdings" w:hAnsi="Wingdings" w:hint="default"/>
      </w:rPr>
    </w:lvl>
    <w:lvl w:ilvl="3" w:tplc="0E845942">
      <w:start w:val="1"/>
      <w:numFmt w:val="bullet"/>
      <w:lvlText w:val=""/>
      <w:lvlJc w:val="left"/>
      <w:pPr>
        <w:ind w:left="3240" w:hanging="360"/>
      </w:pPr>
      <w:rPr>
        <w:rFonts w:ascii="Symbol" w:hAnsi="Symbol" w:hint="default"/>
      </w:rPr>
    </w:lvl>
    <w:lvl w:ilvl="4" w:tplc="8DDA7E56">
      <w:start w:val="1"/>
      <w:numFmt w:val="bullet"/>
      <w:lvlText w:val="o"/>
      <w:lvlJc w:val="left"/>
      <w:pPr>
        <w:ind w:left="3960" w:hanging="360"/>
      </w:pPr>
      <w:rPr>
        <w:rFonts w:ascii="Courier New" w:hAnsi="Courier New" w:hint="default"/>
      </w:rPr>
    </w:lvl>
    <w:lvl w:ilvl="5" w:tplc="08EA46B6">
      <w:start w:val="1"/>
      <w:numFmt w:val="bullet"/>
      <w:lvlText w:val=""/>
      <w:lvlJc w:val="left"/>
      <w:pPr>
        <w:ind w:left="4680" w:hanging="360"/>
      </w:pPr>
      <w:rPr>
        <w:rFonts w:ascii="Wingdings" w:hAnsi="Wingdings" w:hint="default"/>
      </w:rPr>
    </w:lvl>
    <w:lvl w:ilvl="6" w:tplc="1ED429CE">
      <w:start w:val="1"/>
      <w:numFmt w:val="bullet"/>
      <w:lvlText w:val=""/>
      <w:lvlJc w:val="left"/>
      <w:pPr>
        <w:ind w:left="5400" w:hanging="360"/>
      </w:pPr>
      <w:rPr>
        <w:rFonts w:ascii="Symbol" w:hAnsi="Symbol" w:hint="default"/>
      </w:rPr>
    </w:lvl>
    <w:lvl w:ilvl="7" w:tplc="2050005C">
      <w:start w:val="1"/>
      <w:numFmt w:val="bullet"/>
      <w:lvlText w:val="o"/>
      <w:lvlJc w:val="left"/>
      <w:pPr>
        <w:ind w:left="6120" w:hanging="360"/>
      </w:pPr>
      <w:rPr>
        <w:rFonts w:ascii="Courier New" w:hAnsi="Courier New" w:hint="default"/>
      </w:rPr>
    </w:lvl>
    <w:lvl w:ilvl="8" w:tplc="300483C2">
      <w:start w:val="1"/>
      <w:numFmt w:val="bullet"/>
      <w:lvlText w:val=""/>
      <w:lvlJc w:val="left"/>
      <w:pPr>
        <w:ind w:left="6840" w:hanging="360"/>
      </w:pPr>
      <w:rPr>
        <w:rFonts w:ascii="Wingdings" w:hAnsi="Wingdings" w:hint="default"/>
      </w:rPr>
    </w:lvl>
  </w:abstractNum>
  <w:abstractNum w:abstractNumId="131" w15:restartNumberingAfterBreak="0">
    <w:nsid w:val="52893BE1"/>
    <w:multiLevelType w:val="hybridMultilevel"/>
    <w:tmpl w:val="FFFFFFFF"/>
    <w:lvl w:ilvl="0" w:tplc="8C7008FC">
      <w:start w:val="1"/>
      <w:numFmt w:val="bullet"/>
      <w:lvlText w:val=""/>
      <w:lvlJc w:val="left"/>
      <w:pPr>
        <w:ind w:left="720" w:hanging="360"/>
      </w:pPr>
      <w:rPr>
        <w:rFonts w:ascii="Symbol" w:hAnsi="Symbol" w:hint="default"/>
      </w:rPr>
    </w:lvl>
    <w:lvl w:ilvl="1" w:tplc="2E1A249A">
      <w:start w:val="1"/>
      <w:numFmt w:val="bullet"/>
      <w:lvlText w:val="o"/>
      <w:lvlJc w:val="left"/>
      <w:pPr>
        <w:ind w:left="1440" w:hanging="360"/>
      </w:pPr>
      <w:rPr>
        <w:rFonts w:ascii="Courier New" w:hAnsi="Courier New" w:hint="default"/>
      </w:rPr>
    </w:lvl>
    <w:lvl w:ilvl="2" w:tplc="99D4D9E6">
      <w:start w:val="1"/>
      <w:numFmt w:val="bullet"/>
      <w:lvlText w:val=""/>
      <w:lvlJc w:val="left"/>
      <w:pPr>
        <w:ind w:left="2160" w:hanging="360"/>
      </w:pPr>
      <w:rPr>
        <w:rFonts w:ascii="Wingdings" w:hAnsi="Wingdings" w:hint="default"/>
      </w:rPr>
    </w:lvl>
    <w:lvl w:ilvl="3" w:tplc="D048E218">
      <w:start w:val="1"/>
      <w:numFmt w:val="bullet"/>
      <w:lvlText w:val=""/>
      <w:lvlJc w:val="left"/>
      <w:pPr>
        <w:ind w:left="2880" w:hanging="360"/>
      </w:pPr>
      <w:rPr>
        <w:rFonts w:ascii="Symbol" w:hAnsi="Symbol" w:hint="default"/>
      </w:rPr>
    </w:lvl>
    <w:lvl w:ilvl="4" w:tplc="54D6E926">
      <w:start w:val="1"/>
      <w:numFmt w:val="bullet"/>
      <w:lvlText w:val="o"/>
      <w:lvlJc w:val="left"/>
      <w:pPr>
        <w:ind w:left="3600" w:hanging="360"/>
      </w:pPr>
      <w:rPr>
        <w:rFonts w:ascii="Courier New" w:hAnsi="Courier New" w:hint="default"/>
      </w:rPr>
    </w:lvl>
    <w:lvl w:ilvl="5" w:tplc="D728AE4E">
      <w:start w:val="1"/>
      <w:numFmt w:val="bullet"/>
      <w:lvlText w:val=""/>
      <w:lvlJc w:val="left"/>
      <w:pPr>
        <w:ind w:left="4320" w:hanging="360"/>
      </w:pPr>
      <w:rPr>
        <w:rFonts w:ascii="Wingdings" w:hAnsi="Wingdings" w:hint="default"/>
      </w:rPr>
    </w:lvl>
    <w:lvl w:ilvl="6" w:tplc="55EA5E7E">
      <w:start w:val="1"/>
      <w:numFmt w:val="bullet"/>
      <w:lvlText w:val=""/>
      <w:lvlJc w:val="left"/>
      <w:pPr>
        <w:ind w:left="5040" w:hanging="360"/>
      </w:pPr>
      <w:rPr>
        <w:rFonts w:ascii="Symbol" w:hAnsi="Symbol" w:hint="default"/>
      </w:rPr>
    </w:lvl>
    <w:lvl w:ilvl="7" w:tplc="76CA972C">
      <w:start w:val="1"/>
      <w:numFmt w:val="bullet"/>
      <w:lvlText w:val="o"/>
      <w:lvlJc w:val="left"/>
      <w:pPr>
        <w:ind w:left="5760" w:hanging="360"/>
      </w:pPr>
      <w:rPr>
        <w:rFonts w:ascii="Courier New" w:hAnsi="Courier New" w:hint="default"/>
      </w:rPr>
    </w:lvl>
    <w:lvl w:ilvl="8" w:tplc="D70EB67E">
      <w:start w:val="1"/>
      <w:numFmt w:val="bullet"/>
      <w:lvlText w:val=""/>
      <w:lvlJc w:val="left"/>
      <w:pPr>
        <w:ind w:left="6480" w:hanging="360"/>
      </w:pPr>
      <w:rPr>
        <w:rFonts w:ascii="Wingdings" w:hAnsi="Wingdings" w:hint="default"/>
      </w:rPr>
    </w:lvl>
  </w:abstractNum>
  <w:abstractNum w:abstractNumId="132" w15:restartNumberingAfterBreak="0">
    <w:nsid w:val="52B64BA2"/>
    <w:multiLevelType w:val="hybridMultilevel"/>
    <w:tmpl w:val="FFFFFFFF"/>
    <w:lvl w:ilvl="0" w:tplc="A56A678C">
      <w:start w:val="1"/>
      <w:numFmt w:val="bullet"/>
      <w:lvlText w:val="·"/>
      <w:lvlJc w:val="left"/>
      <w:pPr>
        <w:ind w:left="720" w:hanging="360"/>
      </w:pPr>
      <w:rPr>
        <w:rFonts w:ascii="Symbol" w:hAnsi="Symbol" w:hint="default"/>
      </w:rPr>
    </w:lvl>
    <w:lvl w:ilvl="1" w:tplc="E50CB7DE">
      <w:start w:val="1"/>
      <w:numFmt w:val="bullet"/>
      <w:lvlText w:val="o"/>
      <w:lvlJc w:val="left"/>
      <w:pPr>
        <w:ind w:left="1440" w:hanging="360"/>
      </w:pPr>
      <w:rPr>
        <w:rFonts w:ascii="Courier New" w:hAnsi="Courier New" w:hint="default"/>
      </w:rPr>
    </w:lvl>
    <w:lvl w:ilvl="2" w:tplc="51A83028">
      <w:start w:val="1"/>
      <w:numFmt w:val="bullet"/>
      <w:lvlText w:val=""/>
      <w:lvlJc w:val="left"/>
      <w:pPr>
        <w:ind w:left="2160" w:hanging="360"/>
      </w:pPr>
      <w:rPr>
        <w:rFonts w:ascii="Wingdings" w:hAnsi="Wingdings" w:hint="default"/>
      </w:rPr>
    </w:lvl>
    <w:lvl w:ilvl="3" w:tplc="E55CA938">
      <w:start w:val="1"/>
      <w:numFmt w:val="bullet"/>
      <w:lvlText w:val=""/>
      <w:lvlJc w:val="left"/>
      <w:pPr>
        <w:ind w:left="2880" w:hanging="360"/>
      </w:pPr>
      <w:rPr>
        <w:rFonts w:ascii="Symbol" w:hAnsi="Symbol" w:hint="default"/>
      </w:rPr>
    </w:lvl>
    <w:lvl w:ilvl="4" w:tplc="3B0477CA">
      <w:start w:val="1"/>
      <w:numFmt w:val="bullet"/>
      <w:lvlText w:val="o"/>
      <w:lvlJc w:val="left"/>
      <w:pPr>
        <w:ind w:left="3600" w:hanging="360"/>
      </w:pPr>
      <w:rPr>
        <w:rFonts w:ascii="Courier New" w:hAnsi="Courier New" w:hint="default"/>
      </w:rPr>
    </w:lvl>
    <w:lvl w:ilvl="5" w:tplc="0BB8D5A8">
      <w:start w:val="1"/>
      <w:numFmt w:val="bullet"/>
      <w:lvlText w:val=""/>
      <w:lvlJc w:val="left"/>
      <w:pPr>
        <w:ind w:left="4320" w:hanging="360"/>
      </w:pPr>
      <w:rPr>
        <w:rFonts w:ascii="Wingdings" w:hAnsi="Wingdings" w:hint="default"/>
      </w:rPr>
    </w:lvl>
    <w:lvl w:ilvl="6" w:tplc="0CAA4432">
      <w:start w:val="1"/>
      <w:numFmt w:val="bullet"/>
      <w:lvlText w:val=""/>
      <w:lvlJc w:val="left"/>
      <w:pPr>
        <w:ind w:left="5040" w:hanging="360"/>
      </w:pPr>
      <w:rPr>
        <w:rFonts w:ascii="Symbol" w:hAnsi="Symbol" w:hint="default"/>
      </w:rPr>
    </w:lvl>
    <w:lvl w:ilvl="7" w:tplc="C4BA8D3A">
      <w:start w:val="1"/>
      <w:numFmt w:val="bullet"/>
      <w:lvlText w:val="o"/>
      <w:lvlJc w:val="left"/>
      <w:pPr>
        <w:ind w:left="5760" w:hanging="360"/>
      </w:pPr>
      <w:rPr>
        <w:rFonts w:ascii="Courier New" w:hAnsi="Courier New" w:hint="default"/>
      </w:rPr>
    </w:lvl>
    <w:lvl w:ilvl="8" w:tplc="71C2BCD4">
      <w:start w:val="1"/>
      <w:numFmt w:val="bullet"/>
      <w:lvlText w:val=""/>
      <w:lvlJc w:val="left"/>
      <w:pPr>
        <w:ind w:left="6480" w:hanging="360"/>
      </w:pPr>
      <w:rPr>
        <w:rFonts w:ascii="Wingdings" w:hAnsi="Wingdings" w:hint="default"/>
      </w:rPr>
    </w:lvl>
  </w:abstractNum>
  <w:abstractNum w:abstractNumId="133" w15:restartNumberingAfterBreak="0">
    <w:nsid w:val="52BDC05B"/>
    <w:multiLevelType w:val="hybridMultilevel"/>
    <w:tmpl w:val="FFFFFFFF"/>
    <w:lvl w:ilvl="0" w:tplc="18FA6EA4">
      <w:start w:val="1"/>
      <w:numFmt w:val="bullet"/>
      <w:lvlText w:val="Ø"/>
      <w:lvlJc w:val="left"/>
      <w:pPr>
        <w:ind w:left="720" w:hanging="360"/>
      </w:pPr>
      <w:rPr>
        <w:rFonts w:ascii="Wingdings" w:hAnsi="Wingdings" w:hint="default"/>
      </w:rPr>
    </w:lvl>
    <w:lvl w:ilvl="1" w:tplc="E27EBD38">
      <w:start w:val="1"/>
      <w:numFmt w:val="bullet"/>
      <w:lvlText w:val="o"/>
      <w:lvlJc w:val="left"/>
      <w:pPr>
        <w:ind w:left="1440" w:hanging="360"/>
      </w:pPr>
      <w:rPr>
        <w:rFonts w:ascii="Courier New" w:hAnsi="Courier New" w:hint="default"/>
      </w:rPr>
    </w:lvl>
    <w:lvl w:ilvl="2" w:tplc="C552945C">
      <w:start w:val="1"/>
      <w:numFmt w:val="bullet"/>
      <w:lvlText w:val=""/>
      <w:lvlJc w:val="left"/>
      <w:pPr>
        <w:ind w:left="2160" w:hanging="360"/>
      </w:pPr>
      <w:rPr>
        <w:rFonts w:ascii="Wingdings" w:hAnsi="Wingdings" w:hint="default"/>
      </w:rPr>
    </w:lvl>
    <w:lvl w:ilvl="3" w:tplc="F9EC9F92">
      <w:start w:val="1"/>
      <w:numFmt w:val="bullet"/>
      <w:lvlText w:val=""/>
      <w:lvlJc w:val="left"/>
      <w:pPr>
        <w:ind w:left="2880" w:hanging="360"/>
      </w:pPr>
      <w:rPr>
        <w:rFonts w:ascii="Symbol" w:hAnsi="Symbol" w:hint="default"/>
      </w:rPr>
    </w:lvl>
    <w:lvl w:ilvl="4" w:tplc="1CA066DC">
      <w:start w:val="1"/>
      <w:numFmt w:val="bullet"/>
      <w:lvlText w:val="o"/>
      <w:lvlJc w:val="left"/>
      <w:pPr>
        <w:ind w:left="3600" w:hanging="360"/>
      </w:pPr>
      <w:rPr>
        <w:rFonts w:ascii="Courier New" w:hAnsi="Courier New" w:hint="default"/>
      </w:rPr>
    </w:lvl>
    <w:lvl w:ilvl="5" w:tplc="6E285352">
      <w:start w:val="1"/>
      <w:numFmt w:val="bullet"/>
      <w:lvlText w:val=""/>
      <w:lvlJc w:val="left"/>
      <w:pPr>
        <w:ind w:left="4320" w:hanging="360"/>
      </w:pPr>
      <w:rPr>
        <w:rFonts w:ascii="Wingdings" w:hAnsi="Wingdings" w:hint="default"/>
      </w:rPr>
    </w:lvl>
    <w:lvl w:ilvl="6" w:tplc="05AE36D8">
      <w:start w:val="1"/>
      <w:numFmt w:val="bullet"/>
      <w:lvlText w:val=""/>
      <w:lvlJc w:val="left"/>
      <w:pPr>
        <w:ind w:left="5040" w:hanging="360"/>
      </w:pPr>
      <w:rPr>
        <w:rFonts w:ascii="Symbol" w:hAnsi="Symbol" w:hint="default"/>
      </w:rPr>
    </w:lvl>
    <w:lvl w:ilvl="7" w:tplc="569C2890">
      <w:start w:val="1"/>
      <w:numFmt w:val="bullet"/>
      <w:lvlText w:val="o"/>
      <w:lvlJc w:val="left"/>
      <w:pPr>
        <w:ind w:left="5760" w:hanging="360"/>
      </w:pPr>
      <w:rPr>
        <w:rFonts w:ascii="Courier New" w:hAnsi="Courier New" w:hint="default"/>
      </w:rPr>
    </w:lvl>
    <w:lvl w:ilvl="8" w:tplc="7CB6F0AA">
      <w:start w:val="1"/>
      <w:numFmt w:val="bullet"/>
      <w:lvlText w:val=""/>
      <w:lvlJc w:val="left"/>
      <w:pPr>
        <w:ind w:left="6480" w:hanging="360"/>
      </w:pPr>
      <w:rPr>
        <w:rFonts w:ascii="Wingdings" w:hAnsi="Wingdings" w:hint="default"/>
      </w:rPr>
    </w:lvl>
  </w:abstractNum>
  <w:abstractNum w:abstractNumId="134" w15:restartNumberingAfterBreak="0">
    <w:nsid w:val="54A7C99D"/>
    <w:multiLevelType w:val="hybridMultilevel"/>
    <w:tmpl w:val="FFFFFFFF"/>
    <w:lvl w:ilvl="0" w:tplc="E7B49ED8">
      <w:start w:val="1"/>
      <w:numFmt w:val="bullet"/>
      <w:lvlText w:val=""/>
      <w:lvlJc w:val="left"/>
      <w:pPr>
        <w:ind w:left="720" w:hanging="360"/>
      </w:pPr>
      <w:rPr>
        <w:rFonts w:ascii="Symbol" w:hAnsi="Symbol" w:hint="default"/>
      </w:rPr>
    </w:lvl>
    <w:lvl w:ilvl="1" w:tplc="3A3C7D1A">
      <w:start w:val="1"/>
      <w:numFmt w:val="bullet"/>
      <w:lvlText w:val="o"/>
      <w:lvlJc w:val="left"/>
      <w:pPr>
        <w:ind w:left="1440" w:hanging="360"/>
      </w:pPr>
      <w:rPr>
        <w:rFonts w:ascii="Courier New" w:hAnsi="Courier New" w:hint="default"/>
      </w:rPr>
    </w:lvl>
    <w:lvl w:ilvl="2" w:tplc="BCF0F2FA">
      <w:start w:val="1"/>
      <w:numFmt w:val="bullet"/>
      <w:lvlText w:val=""/>
      <w:lvlJc w:val="left"/>
      <w:pPr>
        <w:ind w:left="2160" w:hanging="360"/>
      </w:pPr>
      <w:rPr>
        <w:rFonts w:ascii="Wingdings" w:hAnsi="Wingdings" w:hint="default"/>
      </w:rPr>
    </w:lvl>
    <w:lvl w:ilvl="3" w:tplc="2800141C">
      <w:start w:val="1"/>
      <w:numFmt w:val="bullet"/>
      <w:lvlText w:val=""/>
      <w:lvlJc w:val="left"/>
      <w:pPr>
        <w:ind w:left="2880" w:hanging="360"/>
      </w:pPr>
      <w:rPr>
        <w:rFonts w:ascii="Symbol" w:hAnsi="Symbol" w:hint="default"/>
      </w:rPr>
    </w:lvl>
    <w:lvl w:ilvl="4" w:tplc="F4CA6C20">
      <w:start w:val="1"/>
      <w:numFmt w:val="bullet"/>
      <w:lvlText w:val="o"/>
      <w:lvlJc w:val="left"/>
      <w:pPr>
        <w:ind w:left="3600" w:hanging="360"/>
      </w:pPr>
      <w:rPr>
        <w:rFonts w:ascii="Courier New" w:hAnsi="Courier New" w:hint="default"/>
      </w:rPr>
    </w:lvl>
    <w:lvl w:ilvl="5" w:tplc="A362948C">
      <w:start w:val="1"/>
      <w:numFmt w:val="bullet"/>
      <w:lvlText w:val=""/>
      <w:lvlJc w:val="left"/>
      <w:pPr>
        <w:ind w:left="4320" w:hanging="360"/>
      </w:pPr>
      <w:rPr>
        <w:rFonts w:ascii="Wingdings" w:hAnsi="Wingdings" w:hint="default"/>
      </w:rPr>
    </w:lvl>
    <w:lvl w:ilvl="6" w:tplc="42E47EBA">
      <w:start w:val="1"/>
      <w:numFmt w:val="bullet"/>
      <w:lvlText w:val=""/>
      <w:lvlJc w:val="left"/>
      <w:pPr>
        <w:ind w:left="5040" w:hanging="360"/>
      </w:pPr>
      <w:rPr>
        <w:rFonts w:ascii="Symbol" w:hAnsi="Symbol" w:hint="default"/>
      </w:rPr>
    </w:lvl>
    <w:lvl w:ilvl="7" w:tplc="025CD4E8">
      <w:start w:val="1"/>
      <w:numFmt w:val="bullet"/>
      <w:lvlText w:val="o"/>
      <w:lvlJc w:val="left"/>
      <w:pPr>
        <w:ind w:left="5760" w:hanging="360"/>
      </w:pPr>
      <w:rPr>
        <w:rFonts w:ascii="Courier New" w:hAnsi="Courier New" w:hint="default"/>
      </w:rPr>
    </w:lvl>
    <w:lvl w:ilvl="8" w:tplc="5426B464">
      <w:start w:val="1"/>
      <w:numFmt w:val="bullet"/>
      <w:lvlText w:val=""/>
      <w:lvlJc w:val="left"/>
      <w:pPr>
        <w:ind w:left="6480" w:hanging="360"/>
      </w:pPr>
      <w:rPr>
        <w:rFonts w:ascii="Wingdings" w:hAnsi="Wingdings" w:hint="default"/>
      </w:rPr>
    </w:lvl>
  </w:abstractNum>
  <w:abstractNum w:abstractNumId="135" w15:restartNumberingAfterBreak="0">
    <w:nsid w:val="559727C9"/>
    <w:multiLevelType w:val="hybridMultilevel"/>
    <w:tmpl w:val="FFFFFFFF"/>
    <w:lvl w:ilvl="0" w:tplc="E2022518">
      <w:start w:val="1"/>
      <w:numFmt w:val="bullet"/>
      <w:lvlText w:val="o"/>
      <w:lvlJc w:val="left"/>
      <w:pPr>
        <w:ind w:left="1440" w:hanging="360"/>
      </w:pPr>
      <w:rPr>
        <w:rFonts w:ascii="Courier New" w:hAnsi="Courier New" w:hint="default"/>
      </w:rPr>
    </w:lvl>
    <w:lvl w:ilvl="1" w:tplc="72883DE8">
      <w:start w:val="1"/>
      <w:numFmt w:val="bullet"/>
      <w:lvlText w:val="o"/>
      <w:lvlJc w:val="left"/>
      <w:pPr>
        <w:ind w:left="2160" w:hanging="360"/>
      </w:pPr>
      <w:rPr>
        <w:rFonts w:ascii="Courier New" w:hAnsi="Courier New" w:hint="default"/>
      </w:rPr>
    </w:lvl>
    <w:lvl w:ilvl="2" w:tplc="622CC0BA">
      <w:start w:val="1"/>
      <w:numFmt w:val="bullet"/>
      <w:lvlText w:val=""/>
      <w:lvlJc w:val="left"/>
      <w:pPr>
        <w:ind w:left="2880" w:hanging="360"/>
      </w:pPr>
      <w:rPr>
        <w:rFonts w:ascii="Wingdings" w:hAnsi="Wingdings" w:hint="default"/>
      </w:rPr>
    </w:lvl>
    <w:lvl w:ilvl="3" w:tplc="4C26DE68">
      <w:start w:val="1"/>
      <w:numFmt w:val="bullet"/>
      <w:lvlText w:val=""/>
      <w:lvlJc w:val="left"/>
      <w:pPr>
        <w:ind w:left="3600" w:hanging="360"/>
      </w:pPr>
      <w:rPr>
        <w:rFonts w:ascii="Symbol" w:hAnsi="Symbol" w:hint="default"/>
      </w:rPr>
    </w:lvl>
    <w:lvl w:ilvl="4" w:tplc="DA0EF18A">
      <w:start w:val="1"/>
      <w:numFmt w:val="bullet"/>
      <w:lvlText w:val="o"/>
      <w:lvlJc w:val="left"/>
      <w:pPr>
        <w:ind w:left="4320" w:hanging="360"/>
      </w:pPr>
      <w:rPr>
        <w:rFonts w:ascii="Courier New" w:hAnsi="Courier New" w:hint="default"/>
      </w:rPr>
    </w:lvl>
    <w:lvl w:ilvl="5" w:tplc="0414D158">
      <w:start w:val="1"/>
      <w:numFmt w:val="bullet"/>
      <w:lvlText w:val=""/>
      <w:lvlJc w:val="left"/>
      <w:pPr>
        <w:ind w:left="5040" w:hanging="360"/>
      </w:pPr>
      <w:rPr>
        <w:rFonts w:ascii="Wingdings" w:hAnsi="Wingdings" w:hint="default"/>
      </w:rPr>
    </w:lvl>
    <w:lvl w:ilvl="6" w:tplc="ABBCF0A6">
      <w:start w:val="1"/>
      <w:numFmt w:val="bullet"/>
      <w:lvlText w:val=""/>
      <w:lvlJc w:val="left"/>
      <w:pPr>
        <w:ind w:left="5760" w:hanging="360"/>
      </w:pPr>
      <w:rPr>
        <w:rFonts w:ascii="Symbol" w:hAnsi="Symbol" w:hint="default"/>
      </w:rPr>
    </w:lvl>
    <w:lvl w:ilvl="7" w:tplc="A69E9CEA">
      <w:start w:val="1"/>
      <w:numFmt w:val="bullet"/>
      <w:lvlText w:val="o"/>
      <w:lvlJc w:val="left"/>
      <w:pPr>
        <w:ind w:left="6480" w:hanging="360"/>
      </w:pPr>
      <w:rPr>
        <w:rFonts w:ascii="Courier New" w:hAnsi="Courier New" w:hint="default"/>
      </w:rPr>
    </w:lvl>
    <w:lvl w:ilvl="8" w:tplc="3198DD50">
      <w:start w:val="1"/>
      <w:numFmt w:val="bullet"/>
      <w:lvlText w:val=""/>
      <w:lvlJc w:val="left"/>
      <w:pPr>
        <w:ind w:left="7200" w:hanging="360"/>
      </w:pPr>
      <w:rPr>
        <w:rFonts w:ascii="Wingdings" w:hAnsi="Wingdings" w:hint="default"/>
      </w:rPr>
    </w:lvl>
  </w:abstractNum>
  <w:abstractNum w:abstractNumId="136" w15:restartNumberingAfterBreak="0">
    <w:nsid w:val="55F6E693"/>
    <w:multiLevelType w:val="hybridMultilevel"/>
    <w:tmpl w:val="FFFFFFFF"/>
    <w:lvl w:ilvl="0" w:tplc="BFBC48EA">
      <w:start w:val="1"/>
      <w:numFmt w:val="bullet"/>
      <w:lvlText w:val=""/>
      <w:lvlJc w:val="left"/>
      <w:pPr>
        <w:ind w:left="720" w:hanging="360"/>
      </w:pPr>
      <w:rPr>
        <w:rFonts w:ascii="Symbol" w:hAnsi="Symbol" w:hint="default"/>
      </w:rPr>
    </w:lvl>
    <w:lvl w:ilvl="1" w:tplc="A9800E32">
      <w:start w:val="1"/>
      <w:numFmt w:val="bullet"/>
      <w:lvlText w:val="o"/>
      <w:lvlJc w:val="left"/>
      <w:pPr>
        <w:ind w:left="1440" w:hanging="360"/>
      </w:pPr>
      <w:rPr>
        <w:rFonts w:ascii="Courier New" w:hAnsi="Courier New" w:hint="default"/>
      </w:rPr>
    </w:lvl>
    <w:lvl w:ilvl="2" w:tplc="F8BCCD24">
      <w:start w:val="1"/>
      <w:numFmt w:val="bullet"/>
      <w:lvlText w:val=""/>
      <w:lvlJc w:val="left"/>
      <w:pPr>
        <w:ind w:left="2160" w:hanging="360"/>
      </w:pPr>
      <w:rPr>
        <w:rFonts w:ascii="Wingdings" w:hAnsi="Wingdings" w:hint="default"/>
      </w:rPr>
    </w:lvl>
    <w:lvl w:ilvl="3" w:tplc="59B6FA12">
      <w:start w:val="1"/>
      <w:numFmt w:val="bullet"/>
      <w:lvlText w:val=""/>
      <w:lvlJc w:val="left"/>
      <w:pPr>
        <w:ind w:left="2880" w:hanging="360"/>
      </w:pPr>
      <w:rPr>
        <w:rFonts w:ascii="Symbol" w:hAnsi="Symbol" w:hint="default"/>
      </w:rPr>
    </w:lvl>
    <w:lvl w:ilvl="4" w:tplc="211801CC">
      <w:start w:val="1"/>
      <w:numFmt w:val="bullet"/>
      <w:lvlText w:val="o"/>
      <w:lvlJc w:val="left"/>
      <w:pPr>
        <w:ind w:left="3600" w:hanging="360"/>
      </w:pPr>
      <w:rPr>
        <w:rFonts w:ascii="Courier New" w:hAnsi="Courier New" w:hint="default"/>
      </w:rPr>
    </w:lvl>
    <w:lvl w:ilvl="5" w:tplc="477271E2">
      <w:start w:val="1"/>
      <w:numFmt w:val="bullet"/>
      <w:lvlText w:val=""/>
      <w:lvlJc w:val="left"/>
      <w:pPr>
        <w:ind w:left="4320" w:hanging="360"/>
      </w:pPr>
      <w:rPr>
        <w:rFonts w:ascii="Wingdings" w:hAnsi="Wingdings" w:hint="default"/>
      </w:rPr>
    </w:lvl>
    <w:lvl w:ilvl="6" w:tplc="77324BF2">
      <w:start w:val="1"/>
      <w:numFmt w:val="bullet"/>
      <w:lvlText w:val=""/>
      <w:lvlJc w:val="left"/>
      <w:pPr>
        <w:ind w:left="5040" w:hanging="360"/>
      </w:pPr>
      <w:rPr>
        <w:rFonts w:ascii="Symbol" w:hAnsi="Symbol" w:hint="default"/>
      </w:rPr>
    </w:lvl>
    <w:lvl w:ilvl="7" w:tplc="DA5E04E4">
      <w:start w:val="1"/>
      <w:numFmt w:val="bullet"/>
      <w:lvlText w:val="o"/>
      <w:lvlJc w:val="left"/>
      <w:pPr>
        <w:ind w:left="5760" w:hanging="360"/>
      </w:pPr>
      <w:rPr>
        <w:rFonts w:ascii="Courier New" w:hAnsi="Courier New" w:hint="default"/>
      </w:rPr>
    </w:lvl>
    <w:lvl w:ilvl="8" w:tplc="1312F8DA">
      <w:start w:val="1"/>
      <w:numFmt w:val="bullet"/>
      <w:lvlText w:val=""/>
      <w:lvlJc w:val="left"/>
      <w:pPr>
        <w:ind w:left="6480" w:hanging="360"/>
      </w:pPr>
      <w:rPr>
        <w:rFonts w:ascii="Wingdings" w:hAnsi="Wingdings" w:hint="default"/>
      </w:rPr>
    </w:lvl>
  </w:abstractNum>
  <w:abstractNum w:abstractNumId="137" w15:restartNumberingAfterBreak="0">
    <w:nsid w:val="58EA5CB9"/>
    <w:multiLevelType w:val="multilevel"/>
    <w:tmpl w:val="EB00D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037CCC"/>
    <w:multiLevelType w:val="multilevel"/>
    <w:tmpl w:val="E5BA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AF2CAD8"/>
    <w:multiLevelType w:val="hybridMultilevel"/>
    <w:tmpl w:val="FFFFFFFF"/>
    <w:lvl w:ilvl="0" w:tplc="A00C9726">
      <w:start w:val="1"/>
      <w:numFmt w:val="bullet"/>
      <w:lvlText w:val=""/>
      <w:lvlJc w:val="left"/>
      <w:pPr>
        <w:ind w:left="720" w:hanging="360"/>
      </w:pPr>
      <w:rPr>
        <w:rFonts w:ascii="Symbol" w:hAnsi="Symbol" w:hint="default"/>
      </w:rPr>
    </w:lvl>
    <w:lvl w:ilvl="1" w:tplc="0B2ABB86">
      <w:start w:val="1"/>
      <w:numFmt w:val="bullet"/>
      <w:lvlText w:val="o"/>
      <w:lvlJc w:val="left"/>
      <w:pPr>
        <w:ind w:left="1440" w:hanging="360"/>
      </w:pPr>
      <w:rPr>
        <w:rFonts w:ascii="Courier New" w:hAnsi="Courier New" w:hint="default"/>
      </w:rPr>
    </w:lvl>
    <w:lvl w:ilvl="2" w:tplc="A7306DC2">
      <w:start w:val="1"/>
      <w:numFmt w:val="bullet"/>
      <w:lvlText w:val=""/>
      <w:lvlJc w:val="left"/>
      <w:pPr>
        <w:ind w:left="2160" w:hanging="360"/>
      </w:pPr>
      <w:rPr>
        <w:rFonts w:ascii="Wingdings" w:hAnsi="Wingdings" w:hint="default"/>
      </w:rPr>
    </w:lvl>
    <w:lvl w:ilvl="3" w:tplc="48F2BA46">
      <w:start w:val="1"/>
      <w:numFmt w:val="bullet"/>
      <w:lvlText w:val=""/>
      <w:lvlJc w:val="left"/>
      <w:pPr>
        <w:ind w:left="2880" w:hanging="360"/>
      </w:pPr>
      <w:rPr>
        <w:rFonts w:ascii="Symbol" w:hAnsi="Symbol" w:hint="default"/>
      </w:rPr>
    </w:lvl>
    <w:lvl w:ilvl="4" w:tplc="82C2AA78">
      <w:start w:val="1"/>
      <w:numFmt w:val="bullet"/>
      <w:lvlText w:val="o"/>
      <w:lvlJc w:val="left"/>
      <w:pPr>
        <w:ind w:left="3600" w:hanging="360"/>
      </w:pPr>
      <w:rPr>
        <w:rFonts w:ascii="Courier New" w:hAnsi="Courier New" w:hint="default"/>
      </w:rPr>
    </w:lvl>
    <w:lvl w:ilvl="5" w:tplc="50EA9710">
      <w:start w:val="1"/>
      <w:numFmt w:val="bullet"/>
      <w:lvlText w:val=""/>
      <w:lvlJc w:val="left"/>
      <w:pPr>
        <w:ind w:left="4320" w:hanging="360"/>
      </w:pPr>
      <w:rPr>
        <w:rFonts w:ascii="Wingdings" w:hAnsi="Wingdings" w:hint="default"/>
      </w:rPr>
    </w:lvl>
    <w:lvl w:ilvl="6" w:tplc="E7EA8470">
      <w:start w:val="1"/>
      <w:numFmt w:val="bullet"/>
      <w:lvlText w:val=""/>
      <w:lvlJc w:val="left"/>
      <w:pPr>
        <w:ind w:left="5040" w:hanging="360"/>
      </w:pPr>
      <w:rPr>
        <w:rFonts w:ascii="Symbol" w:hAnsi="Symbol" w:hint="default"/>
      </w:rPr>
    </w:lvl>
    <w:lvl w:ilvl="7" w:tplc="2004AD78">
      <w:start w:val="1"/>
      <w:numFmt w:val="bullet"/>
      <w:lvlText w:val="o"/>
      <w:lvlJc w:val="left"/>
      <w:pPr>
        <w:ind w:left="5760" w:hanging="360"/>
      </w:pPr>
      <w:rPr>
        <w:rFonts w:ascii="Courier New" w:hAnsi="Courier New" w:hint="default"/>
      </w:rPr>
    </w:lvl>
    <w:lvl w:ilvl="8" w:tplc="3F1A3B9E">
      <w:start w:val="1"/>
      <w:numFmt w:val="bullet"/>
      <w:lvlText w:val=""/>
      <w:lvlJc w:val="left"/>
      <w:pPr>
        <w:ind w:left="6480" w:hanging="360"/>
      </w:pPr>
      <w:rPr>
        <w:rFonts w:ascii="Wingdings" w:hAnsi="Wingdings" w:hint="default"/>
      </w:rPr>
    </w:lvl>
  </w:abstractNum>
  <w:abstractNum w:abstractNumId="140" w15:restartNumberingAfterBreak="0">
    <w:nsid w:val="5C75A22E"/>
    <w:multiLevelType w:val="hybridMultilevel"/>
    <w:tmpl w:val="FFFFFFFF"/>
    <w:lvl w:ilvl="0" w:tplc="E1249E0C">
      <w:start w:val="1"/>
      <w:numFmt w:val="decimal"/>
      <w:lvlText w:val="%1."/>
      <w:lvlJc w:val="left"/>
      <w:pPr>
        <w:ind w:left="1080" w:hanging="360"/>
      </w:pPr>
    </w:lvl>
    <w:lvl w:ilvl="1" w:tplc="ABA42432">
      <w:start w:val="1"/>
      <w:numFmt w:val="lowerLetter"/>
      <w:lvlText w:val="%2."/>
      <w:lvlJc w:val="left"/>
      <w:pPr>
        <w:ind w:left="1800" w:hanging="360"/>
      </w:pPr>
    </w:lvl>
    <w:lvl w:ilvl="2" w:tplc="D6DC3AD2">
      <w:start w:val="1"/>
      <w:numFmt w:val="lowerRoman"/>
      <w:lvlText w:val="%3."/>
      <w:lvlJc w:val="right"/>
      <w:pPr>
        <w:ind w:left="2520" w:hanging="180"/>
      </w:pPr>
    </w:lvl>
    <w:lvl w:ilvl="3" w:tplc="1AFED044">
      <w:start w:val="1"/>
      <w:numFmt w:val="decimal"/>
      <w:lvlText w:val="%4."/>
      <w:lvlJc w:val="left"/>
      <w:pPr>
        <w:ind w:left="3240" w:hanging="360"/>
      </w:pPr>
    </w:lvl>
    <w:lvl w:ilvl="4" w:tplc="79CE65C8">
      <w:start w:val="1"/>
      <w:numFmt w:val="lowerLetter"/>
      <w:lvlText w:val="%5."/>
      <w:lvlJc w:val="left"/>
      <w:pPr>
        <w:ind w:left="3960" w:hanging="360"/>
      </w:pPr>
    </w:lvl>
    <w:lvl w:ilvl="5" w:tplc="1DB05BEE">
      <w:start w:val="1"/>
      <w:numFmt w:val="lowerRoman"/>
      <w:lvlText w:val="%6."/>
      <w:lvlJc w:val="right"/>
      <w:pPr>
        <w:ind w:left="4680" w:hanging="180"/>
      </w:pPr>
    </w:lvl>
    <w:lvl w:ilvl="6" w:tplc="2B4204D4">
      <w:start w:val="1"/>
      <w:numFmt w:val="decimal"/>
      <w:lvlText w:val="%7."/>
      <w:lvlJc w:val="left"/>
      <w:pPr>
        <w:ind w:left="5400" w:hanging="360"/>
      </w:pPr>
    </w:lvl>
    <w:lvl w:ilvl="7" w:tplc="AEAEBD3E">
      <w:start w:val="1"/>
      <w:numFmt w:val="lowerLetter"/>
      <w:lvlText w:val="%8."/>
      <w:lvlJc w:val="left"/>
      <w:pPr>
        <w:ind w:left="6120" w:hanging="360"/>
      </w:pPr>
    </w:lvl>
    <w:lvl w:ilvl="8" w:tplc="9E5EEAC2">
      <w:start w:val="1"/>
      <w:numFmt w:val="lowerRoman"/>
      <w:lvlText w:val="%9."/>
      <w:lvlJc w:val="right"/>
      <w:pPr>
        <w:ind w:left="6840" w:hanging="180"/>
      </w:pPr>
    </w:lvl>
  </w:abstractNum>
  <w:abstractNum w:abstractNumId="141" w15:restartNumberingAfterBreak="0">
    <w:nsid w:val="5C7822A4"/>
    <w:multiLevelType w:val="multilevel"/>
    <w:tmpl w:val="2B1A1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38A6E0"/>
    <w:multiLevelType w:val="hybridMultilevel"/>
    <w:tmpl w:val="FFFFFFFF"/>
    <w:lvl w:ilvl="0" w:tplc="A55E9662">
      <w:start w:val="1"/>
      <w:numFmt w:val="decimal"/>
      <w:lvlText w:val="%1."/>
      <w:lvlJc w:val="left"/>
      <w:pPr>
        <w:ind w:left="720" w:hanging="360"/>
      </w:pPr>
    </w:lvl>
    <w:lvl w:ilvl="1" w:tplc="B5B0D4B0">
      <w:start w:val="1"/>
      <w:numFmt w:val="lowerLetter"/>
      <w:lvlText w:val="%2."/>
      <w:lvlJc w:val="left"/>
      <w:pPr>
        <w:ind w:left="1440" w:hanging="360"/>
      </w:pPr>
    </w:lvl>
    <w:lvl w:ilvl="2" w:tplc="1236E91E">
      <w:start w:val="1"/>
      <w:numFmt w:val="lowerRoman"/>
      <w:lvlText w:val="%3."/>
      <w:lvlJc w:val="right"/>
      <w:pPr>
        <w:ind w:left="2160" w:hanging="180"/>
      </w:pPr>
    </w:lvl>
    <w:lvl w:ilvl="3" w:tplc="AD589AD8">
      <w:start w:val="1"/>
      <w:numFmt w:val="decimal"/>
      <w:lvlText w:val="%4."/>
      <w:lvlJc w:val="left"/>
      <w:pPr>
        <w:ind w:left="2880" w:hanging="360"/>
      </w:pPr>
    </w:lvl>
    <w:lvl w:ilvl="4" w:tplc="FA0A0DDA">
      <w:start w:val="1"/>
      <w:numFmt w:val="lowerLetter"/>
      <w:lvlText w:val="%5."/>
      <w:lvlJc w:val="left"/>
      <w:pPr>
        <w:ind w:left="3600" w:hanging="360"/>
      </w:pPr>
    </w:lvl>
    <w:lvl w:ilvl="5" w:tplc="E7C63CEE">
      <w:start w:val="1"/>
      <w:numFmt w:val="lowerRoman"/>
      <w:lvlText w:val="%6."/>
      <w:lvlJc w:val="right"/>
      <w:pPr>
        <w:ind w:left="4320" w:hanging="180"/>
      </w:pPr>
    </w:lvl>
    <w:lvl w:ilvl="6" w:tplc="DE6E9FCC">
      <w:start w:val="1"/>
      <w:numFmt w:val="decimal"/>
      <w:lvlText w:val="%7."/>
      <w:lvlJc w:val="left"/>
      <w:pPr>
        <w:ind w:left="5040" w:hanging="360"/>
      </w:pPr>
    </w:lvl>
    <w:lvl w:ilvl="7" w:tplc="D5B2B4D4">
      <w:start w:val="1"/>
      <w:numFmt w:val="lowerLetter"/>
      <w:lvlText w:val="%8."/>
      <w:lvlJc w:val="left"/>
      <w:pPr>
        <w:ind w:left="5760" w:hanging="360"/>
      </w:pPr>
    </w:lvl>
    <w:lvl w:ilvl="8" w:tplc="A676A848">
      <w:start w:val="1"/>
      <w:numFmt w:val="lowerRoman"/>
      <w:lvlText w:val="%9."/>
      <w:lvlJc w:val="right"/>
      <w:pPr>
        <w:ind w:left="6480" w:hanging="180"/>
      </w:pPr>
    </w:lvl>
  </w:abstractNum>
  <w:abstractNum w:abstractNumId="143" w15:restartNumberingAfterBreak="0">
    <w:nsid w:val="5D937622"/>
    <w:multiLevelType w:val="hybridMultilevel"/>
    <w:tmpl w:val="FFFFFFFF"/>
    <w:lvl w:ilvl="0" w:tplc="5D7E280A">
      <w:start w:val="1"/>
      <w:numFmt w:val="bullet"/>
      <w:lvlText w:val=""/>
      <w:lvlJc w:val="left"/>
      <w:pPr>
        <w:ind w:left="720" w:hanging="360"/>
      </w:pPr>
      <w:rPr>
        <w:rFonts w:ascii="Symbol" w:hAnsi="Symbol" w:hint="default"/>
      </w:rPr>
    </w:lvl>
    <w:lvl w:ilvl="1" w:tplc="746A6FBC">
      <w:start w:val="1"/>
      <w:numFmt w:val="bullet"/>
      <w:lvlText w:val="o"/>
      <w:lvlJc w:val="left"/>
      <w:pPr>
        <w:ind w:left="1440" w:hanging="360"/>
      </w:pPr>
      <w:rPr>
        <w:rFonts w:ascii="Courier New" w:hAnsi="Courier New" w:hint="default"/>
      </w:rPr>
    </w:lvl>
    <w:lvl w:ilvl="2" w:tplc="ECBEE44A">
      <w:start w:val="1"/>
      <w:numFmt w:val="bullet"/>
      <w:lvlText w:val=""/>
      <w:lvlJc w:val="left"/>
      <w:pPr>
        <w:ind w:left="2160" w:hanging="360"/>
      </w:pPr>
      <w:rPr>
        <w:rFonts w:ascii="Wingdings" w:hAnsi="Wingdings" w:hint="default"/>
      </w:rPr>
    </w:lvl>
    <w:lvl w:ilvl="3" w:tplc="7BFE407E">
      <w:start w:val="1"/>
      <w:numFmt w:val="bullet"/>
      <w:lvlText w:val=""/>
      <w:lvlJc w:val="left"/>
      <w:pPr>
        <w:ind w:left="2880" w:hanging="360"/>
      </w:pPr>
      <w:rPr>
        <w:rFonts w:ascii="Symbol" w:hAnsi="Symbol" w:hint="default"/>
      </w:rPr>
    </w:lvl>
    <w:lvl w:ilvl="4" w:tplc="958A677A">
      <w:start w:val="1"/>
      <w:numFmt w:val="bullet"/>
      <w:lvlText w:val="o"/>
      <w:lvlJc w:val="left"/>
      <w:pPr>
        <w:ind w:left="3600" w:hanging="360"/>
      </w:pPr>
      <w:rPr>
        <w:rFonts w:ascii="Courier New" w:hAnsi="Courier New" w:hint="default"/>
      </w:rPr>
    </w:lvl>
    <w:lvl w:ilvl="5" w:tplc="49128632">
      <w:start w:val="1"/>
      <w:numFmt w:val="bullet"/>
      <w:lvlText w:val=""/>
      <w:lvlJc w:val="left"/>
      <w:pPr>
        <w:ind w:left="4320" w:hanging="360"/>
      </w:pPr>
      <w:rPr>
        <w:rFonts w:ascii="Wingdings" w:hAnsi="Wingdings" w:hint="default"/>
      </w:rPr>
    </w:lvl>
    <w:lvl w:ilvl="6" w:tplc="8E5CD43E">
      <w:start w:val="1"/>
      <w:numFmt w:val="bullet"/>
      <w:lvlText w:val=""/>
      <w:lvlJc w:val="left"/>
      <w:pPr>
        <w:ind w:left="5040" w:hanging="360"/>
      </w:pPr>
      <w:rPr>
        <w:rFonts w:ascii="Symbol" w:hAnsi="Symbol" w:hint="default"/>
      </w:rPr>
    </w:lvl>
    <w:lvl w:ilvl="7" w:tplc="E910CBFE">
      <w:start w:val="1"/>
      <w:numFmt w:val="bullet"/>
      <w:lvlText w:val="o"/>
      <w:lvlJc w:val="left"/>
      <w:pPr>
        <w:ind w:left="5760" w:hanging="360"/>
      </w:pPr>
      <w:rPr>
        <w:rFonts w:ascii="Courier New" w:hAnsi="Courier New" w:hint="default"/>
      </w:rPr>
    </w:lvl>
    <w:lvl w:ilvl="8" w:tplc="75A26AD2">
      <w:start w:val="1"/>
      <w:numFmt w:val="bullet"/>
      <w:lvlText w:val=""/>
      <w:lvlJc w:val="left"/>
      <w:pPr>
        <w:ind w:left="6480" w:hanging="360"/>
      </w:pPr>
      <w:rPr>
        <w:rFonts w:ascii="Wingdings" w:hAnsi="Wingdings" w:hint="default"/>
      </w:rPr>
    </w:lvl>
  </w:abstractNum>
  <w:abstractNum w:abstractNumId="144" w15:restartNumberingAfterBreak="0">
    <w:nsid w:val="5ED5AF46"/>
    <w:multiLevelType w:val="hybridMultilevel"/>
    <w:tmpl w:val="FFFFFFFF"/>
    <w:lvl w:ilvl="0" w:tplc="054214CC">
      <w:start w:val="1"/>
      <w:numFmt w:val="decimal"/>
      <w:lvlText w:val="%1."/>
      <w:lvlJc w:val="left"/>
      <w:pPr>
        <w:ind w:left="720" w:hanging="360"/>
      </w:pPr>
    </w:lvl>
    <w:lvl w:ilvl="1" w:tplc="3D2E793A">
      <w:start w:val="1"/>
      <w:numFmt w:val="lowerLetter"/>
      <w:lvlText w:val="%2."/>
      <w:lvlJc w:val="left"/>
      <w:pPr>
        <w:ind w:left="1440" w:hanging="360"/>
      </w:pPr>
    </w:lvl>
    <w:lvl w:ilvl="2" w:tplc="093CC472">
      <w:start w:val="1"/>
      <w:numFmt w:val="lowerRoman"/>
      <w:lvlText w:val="%3."/>
      <w:lvlJc w:val="right"/>
      <w:pPr>
        <w:ind w:left="2160" w:hanging="180"/>
      </w:pPr>
    </w:lvl>
    <w:lvl w:ilvl="3" w:tplc="BDA05CDC">
      <w:start w:val="1"/>
      <w:numFmt w:val="decimal"/>
      <w:lvlText w:val="%4."/>
      <w:lvlJc w:val="left"/>
      <w:pPr>
        <w:ind w:left="2880" w:hanging="360"/>
      </w:pPr>
    </w:lvl>
    <w:lvl w:ilvl="4" w:tplc="E5E2A40A">
      <w:start w:val="1"/>
      <w:numFmt w:val="lowerLetter"/>
      <w:lvlText w:val="%5."/>
      <w:lvlJc w:val="left"/>
      <w:pPr>
        <w:ind w:left="3600" w:hanging="360"/>
      </w:pPr>
    </w:lvl>
    <w:lvl w:ilvl="5" w:tplc="88406CEC">
      <w:start w:val="1"/>
      <w:numFmt w:val="lowerRoman"/>
      <w:lvlText w:val="%6."/>
      <w:lvlJc w:val="right"/>
      <w:pPr>
        <w:ind w:left="4320" w:hanging="180"/>
      </w:pPr>
    </w:lvl>
    <w:lvl w:ilvl="6" w:tplc="F238CE10">
      <w:start w:val="1"/>
      <w:numFmt w:val="decimal"/>
      <w:lvlText w:val="%7."/>
      <w:lvlJc w:val="left"/>
      <w:pPr>
        <w:ind w:left="5040" w:hanging="360"/>
      </w:pPr>
    </w:lvl>
    <w:lvl w:ilvl="7" w:tplc="C666E2CA">
      <w:start w:val="1"/>
      <w:numFmt w:val="lowerLetter"/>
      <w:lvlText w:val="%8."/>
      <w:lvlJc w:val="left"/>
      <w:pPr>
        <w:ind w:left="5760" w:hanging="360"/>
      </w:pPr>
    </w:lvl>
    <w:lvl w:ilvl="8" w:tplc="E648E350">
      <w:start w:val="1"/>
      <w:numFmt w:val="lowerRoman"/>
      <w:lvlText w:val="%9."/>
      <w:lvlJc w:val="right"/>
      <w:pPr>
        <w:ind w:left="6480" w:hanging="180"/>
      </w:pPr>
    </w:lvl>
  </w:abstractNum>
  <w:abstractNum w:abstractNumId="145" w15:restartNumberingAfterBreak="0">
    <w:nsid w:val="5F381FDF"/>
    <w:multiLevelType w:val="multilevel"/>
    <w:tmpl w:val="B1EC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471555"/>
    <w:multiLevelType w:val="hybridMultilevel"/>
    <w:tmpl w:val="FFFFFFFF"/>
    <w:lvl w:ilvl="0" w:tplc="08EA743E">
      <w:start w:val="1"/>
      <w:numFmt w:val="bullet"/>
      <w:lvlText w:val=""/>
      <w:lvlJc w:val="left"/>
      <w:pPr>
        <w:ind w:left="720" w:hanging="360"/>
      </w:pPr>
      <w:rPr>
        <w:rFonts w:ascii="Symbol" w:hAnsi="Symbol" w:hint="default"/>
      </w:rPr>
    </w:lvl>
    <w:lvl w:ilvl="1" w:tplc="FB488BC4">
      <w:start w:val="1"/>
      <w:numFmt w:val="bullet"/>
      <w:lvlText w:val="o"/>
      <w:lvlJc w:val="left"/>
      <w:pPr>
        <w:ind w:left="1440" w:hanging="360"/>
      </w:pPr>
      <w:rPr>
        <w:rFonts w:ascii="Courier New" w:hAnsi="Courier New" w:hint="default"/>
      </w:rPr>
    </w:lvl>
    <w:lvl w:ilvl="2" w:tplc="510C8B30">
      <w:start w:val="1"/>
      <w:numFmt w:val="bullet"/>
      <w:lvlText w:val=""/>
      <w:lvlJc w:val="left"/>
      <w:pPr>
        <w:ind w:left="2160" w:hanging="360"/>
      </w:pPr>
      <w:rPr>
        <w:rFonts w:ascii="Wingdings" w:hAnsi="Wingdings" w:hint="default"/>
      </w:rPr>
    </w:lvl>
    <w:lvl w:ilvl="3" w:tplc="29B447DC">
      <w:start w:val="1"/>
      <w:numFmt w:val="bullet"/>
      <w:lvlText w:val=""/>
      <w:lvlJc w:val="left"/>
      <w:pPr>
        <w:ind w:left="2880" w:hanging="360"/>
      </w:pPr>
      <w:rPr>
        <w:rFonts w:ascii="Symbol" w:hAnsi="Symbol" w:hint="default"/>
      </w:rPr>
    </w:lvl>
    <w:lvl w:ilvl="4" w:tplc="1200E6F8">
      <w:start w:val="1"/>
      <w:numFmt w:val="bullet"/>
      <w:lvlText w:val="o"/>
      <w:lvlJc w:val="left"/>
      <w:pPr>
        <w:ind w:left="3600" w:hanging="360"/>
      </w:pPr>
      <w:rPr>
        <w:rFonts w:ascii="Courier New" w:hAnsi="Courier New" w:hint="default"/>
      </w:rPr>
    </w:lvl>
    <w:lvl w:ilvl="5" w:tplc="730403BE">
      <w:start w:val="1"/>
      <w:numFmt w:val="bullet"/>
      <w:lvlText w:val=""/>
      <w:lvlJc w:val="left"/>
      <w:pPr>
        <w:ind w:left="4320" w:hanging="360"/>
      </w:pPr>
      <w:rPr>
        <w:rFonts w:ascii="Wingdings" w:hAnsi="Wingdings" w:hint="default"/>
      </w:rPr>
    </w:lvl>
    <w:lvl w:ilvl="6" w:tplc="DA1CDF84">
      <w:start w:val="1"/>
      <w:numFmt w:val="bullet"/>
      <w:lvlText w:val=""/>
      <w:lvlJc w:val="left"/>
      <w:pPr>
        <w:ind w:left="5040" w:hanging="360"/>
      </w:pPr>
      <w:rPr>
        <w:rFonts w:ascii="Symbol" w:hAnsi="Symbol" w:hint="default"/>
      </w:rPr>
    </w:lvl>
    <w:lvl w:ilvl="7" w:tplc="8DC2D170">
      <w:start w:val="1"/>
      <w:numFmt w:val="bullet"/>
      <w:lvlText w:val="o"/>
      <w:lvlJc w:val="left"/>
      <w:pPr>
        <w:ind w:left="5760" w:hanging="360"/>
      </w:pPr>
      <w:rPr>
        <w:rFonts w:ascii="Courier New" w:hAnsi="Courier New" w:hint="default"/>
      </w:rPr>
    </w:lvl>
    <w:lvl w:ilvl="8" w:tplc="302440F6">
      <w:start w:val="1"/>
      <w:numFmt w:val="bullet"/>
      <w:lvlText w:val=""/>
      <w:lvlJc w:val="left"/>
      <w:pPr>
        <w:ind w:left="6480" w:hanging="360"/>
      </w:pPr>
      <w:rPr>
        <w:rFonts w:ascii="Wingdings" w:hAnsi="Wingdings" w:hint="default"/>
      </w:rPr>
    </w:lvl>
  </w:abstractNum>
  <w:abstractNum w:abstractNumId="147" w15:restartNumberingAfterBreak="0">
    <w:nsid w:val="5F4E7A93"/>
    <w:multiLevelType w:val="hybridMultilevel"/>
    <w:tmpl w:val="EE14F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60753EED"/>
    <w:multiLevelType w:val="hybridMultilevel"/>
    <w:tmpl w:val="893AD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61F9EE82"/>
    <w:multiLevelType w:val="hybridMultilevel"/>
    <w:tmpl w:val="FFFFFFFF"/>
    <w:lvl w:ilvl="0" w:tplc="3320C372">
      <w:start w:val="1"/>
      <w:numFmt w:val="decimal"/>
      <w:lvlText w:val=""/>
      <w:lvlJc w:val="left"/>
      <w:pPr>
        <w:ind w:left="720" w:hanging="360"/>
      </w:pPr>
      <w:rPr>
        <w:rFonts w:ascii="Symbol" w:hAnsi="Symbol" w:hint="default"/>
      </w:rPr>
    </w:lvl>
    <w:lvl w:ilvl="1" w:tplc="91AE456E">
      <w:start w:val="1"/>
      <w:numFmt w:val="bullet"/>
      <w:lvlText w:val="o"/>
      <w:lvlJc w:val="left"/>
      <w:pPr>
        <w:ind w:left="1440" w:hanging="360"/>
      </w:pPr>
      <w:rPr>
        <w:rFonts w:ascii="Courier New" w:hAnsi="Courier New" w:hint="default"/>
      </w:rPr>
    </w:lvl>
    <w:lvl w:ilvl="2" w:tplc="FE2ECA8C">
      <w:start w:val="1"/>
      <w:numFmt w:val="bullet"/>
      <w:lvlText w:val=""/>
      <w:lvlJc w:val="left"/>
      <w:pPr>
        <w:ind w:left="2160" w:hanging="360"/>
      </w:pPr>
      <w:rPr>
        <w:rFonts w:ascii="Wingdings" w:hAnsi="Wingdings" w:hint="default"/>
      </w:rPr>
    </w:lvl>
    <w:lvl w:ilvl="3" w:tplc="063ECD3E">
      <w:start w:val="1"/>
      <w:numFmt w:val="bullet"/>
      <w:lvlText w:val=""/>
      <w:lvlJc w:val="left"/>
      <w:pPr>
        <w:ind w:left="2880" w:hanging="360"/>
      </w:pPr>
      <w:rPr>
        <w:rFonts w:ascii="Symbol" w:hAnsi="Symbol" w:hint="default"/>
      </w:rPr>
    </w:lvl>
    <w:lvl w:ilvl="4" w:tplc="77380DFA">
      <w:start w:val="1"/>
      <w:numFmt w:val="bullet"/>
      <w:lvlText w:val="o"/>
      <w:lvlJc w:val="left"/>
      <w:pPr>
        <w:ind w:left="3600" w:hanging="360"/>
      </w:pPr>
      <w:rPr>
        <w:rFonts w:ascii="Courier New" w:hAnsi="Courier New" w:hint="default"/>
      </w:rPr>
    </w:lvl>
    <w:lvl w:ilvl="5" w:tplc="927046E0">
      <w:start w:val="1"/>
      <w:numFmt w:val="bullet"/>
      <w:lvlText w:val=""/>
      <w:lvlJc w:val="left"/>
      <w:pPr>
        <w:ind w:left="4320" w:hanging="360"/>
      </w:pPr>
      <w:rPr>
        <w:rFonts w:ascii="Wingdings" w:hAnsi="Wingdings" w:hint="default"/>
      </w:rPr>
    </w:lvl>
    <w:lvl w:ilvl="6" w:tplc="650631A8">
      <w:start w:val="1"/>
      <w:numFmt w:val="bullet"/>
      <w:lvlText w:val=""/>
      <w:lvlJc w:val="left"/>
      <w:pPr>
        <w:ind w:left="5040" w:hanging="360"/>
      </w:pPr>
      <w:rPr>
        <w:rFonts w:ascii="Symbol" w:hAnsi="Symbol" w:hint="default"/>
      </w:rPr>
    </w:lvl>
    <w:lvl w:ilvl="7" w:tplc="6F381BEC">
      <w:start w:val="1"/>
      <w:numFmt w:val="bullet"/>
      <w:lvlText w:val="o"/>
      <w:lvlJc w:val="left"/>
      <w:pPr>
        <w:ind w:left="5760" w:hanging="360"/>
      </w:pPr>
      <w:rPr>
        <w:rFonts w:ascii="Courier New" w:hAnsi="Courier New" w:hint="default"/>
      </w:rPr>
    </w:lvl>
    <w:lvl w:ilvl="8" w:tplc="9EAE0170">
      <w:start w:val="1"/>
      <w:numFmt w:val="bullet"/>
      <w:lvlText w:val=""/>
      <w:lvlJc w:val="left"/>
      <w:pPr>
        <w:ind w:left="6480" w:hanging="360"/>
      </w:pPr>
      <w:rPr>
        <w:rFonts w:ascii="Wingdings" w:hAnsi="Wingdings" w:hint="default"/>
      </w:rPr>
    </w:lvl>
  </w:abstractNum>
  <w:abstractNum w:abstractNumId="150" w15:restartNumberingAfterBreak="0">
    <w:nsid w:val="61FF007C"/>
    <w:multiLevelType w:val="hybridMultilevel"/>
    <w:tmpl w:val="FFFFFFFF"/>
    <w:lvl w:ilvl="0" w:tplc="2AE26440">
      <w:start w:val="1"/>
      <w:numFmt w:val="decimal"/>
      <w:lvlText w:val="%1."/>
      <w:lvlJc w:val="left"/>
      <w:pPr>
        <w:ind w:left="720" w:hanging="360"/>
      </w:pPr>
    </w:lvl>
    <w:lvl w:ilvl="1" w:tplc="44E0CFCA">
      <w:start w:val="1"/>
      <w:numFmt w:val="lowerLetter"/>
      <w:lvlText w:val="%2."/>
      <w:lvlJc w:val="left"/>
      <w:pPr>
        <w:ind w:left="1440" w:hanging="360"/>
      </w:pPr>
    </w:lvl>
    <w:lvl w:ilvl="2" w:tplc="173CC3D4">
      <w:start w:val="1"/>
      <w:numFmt w:val="lowerRoman"/>
      <w:lvlText w:val="%3."/>
      <w:lvlJc w:val="right"/>
      <w:pPr>
        <w:ind w:left="2160" w:hanging="180"/>
      </w:pPr>
    </w:lvl>
    <w:lvl w:ilvl="3" w:tplc="0DB8BDB0">
      <w:start w:val="1"/>
      <w:numFmt w:val="decimal"/>
      <w:lvlText w:val="%4."/>
      <w:lvlJc w:val="left"/>
      <w:pPr>
        <w:ind w:left="2880" w:hanging="360"/>
      </w:pPr>
    </w:lvl>
    <w:lvl w:ilvl="4" w:tplc="8420556E">
      <w:start w:val="1"/>
      <w:numFmt w:val="lowerLetter"/>
      <w:lvlText w:val="%5."/>
      <w:lvlJc w:val="left"/>
      <w:pPr>
        <w:ind w:left="3600" w:hanging="360"/>
      </w:pPr>
    </w:lvl>
    <w:lvl w:ilvl="5" w:tplc="B824BCE8">
      <w:start w:val="1"/>
      <w:numFmt w:val="lowerRoman"/>
      <w:lvlText w:val="%6."/>
      <w:lvlJc w:val="right"/>
      <w:pPr>
        <w:ind w:left="4320" w:hanging="180"/>
      </w:pPr>
    </w:lvl>
    <w:lvl w:ilvl="6" w:tplc="9D1CB01A">
      <w:start w:val="1"/>
      <w:numFmt w:val="decimal"/>
      <w:lvlText w:val="%7."/>
      <w:lvlJc w:val="left"/>
      <w:pPr>
        <w:ind w:left="5040" w:hanging="360"/>
      </w:pPr>
    </w:lvl>
    <w:lvl w:ilvl="7" w:tplc="78E684D6">
      <w:start w:val="1"/>
      <w:numFmt w:val="lowerLetter"/>
      <w:lvlText w:val="%8."/>
      <w:lvlJc w:val="left"/>
      <w:pPr>
        <w:ind w:left="5760" w:hanging="360"/>
      </w:pPr>
    </w:lvl>
    <w:lvl w:ilvl="8" w:tplc="706689CA">
      <w:start w:val="1"/>
      <w:numFmt w:val="lowerRoman"/>
      <w:lvlText w:val="%9."/>
      <w:lvlJc w:val="right"/>
      <w:pPr>
        <w:ind w:left="6480" w:hanging="180"/>
      </w:pPr>
    </w:lvl>
  </w:abstractNum>
  <w:abstractNum w:abstractNumId="151" w15:restartNumberingAfterBreak="0">
    <w:nsid w:val="6276B3D0"/>
    <w:multiLevelType w:val="hybridMultilevel"/>
    <w:tmpl w:val="FFFFFFFF"/>
    <w:lvl w:ilvl="0" w:tplc="EC145800">
      <w:start w:val="1"/>
      <w:numFmt w:val="bullet"/>
      <w:lvlText w:val=""/>
      <w:lvlJc w:val="left"/>
      <w:pPr>
        <w:ind w:left="720" w:hanging="360"/>
      </w:pPr>
      <w:rPr>
        <w:rFonts w:ascii="Symbol" w:hAnsi="Symbol" w:hint="default"/>
      </w:rPr>
    </w:lvl>
    <w:lvl w:ilvl="1" w:tplc="78A6FDDA">
      <w:start w:val="1"/>
      <w:numFmt w:val="bullet"/>
      <w:lvlText w:val="o"/>
      <w:lvlJc w:val="left"/>
      <w:pPr>
        <w:ind w:left="1440" w:hanging="360"/>
      </w:pPr>
      <w:rPr>
        <w:rFonts w:ascii="Courier New" w:hAnsi="Courier New" w:hint="default"/>
      </w:rPr>
    </w:lvl>
    <w:lvl w:ilvl="2" w:tplc="340AAA0C">
      <w:start w:val="1"/>
      <w:numFmt w:val="bullet"/>
      <w:lvlText w:val=""/>
      <w:lvlJc w:val="left"/>
      <w:pPr>
        <w:ind w:left="2160" w:hanging="360"/>
      </w:pPr>
      <w:rPr>
        <w:rFonts w:ascii="Wingdings" w:hAnsi="Wingdings" w:hint="default"/>
      </w:rPr>
    </w:lvl>
    <w:lvl w:ilvl="3" w:tplc="4300E466">
      <w:start w:val="1"/>
      <w:numFmt w:val="bullet"/>
      <w:lvlText w:val=""/>
      <w:lvlJc w:val="left"/>
      <w:pPr>
        <w:ind w:left="2880" w:hanging="360"/>
      </w:pPr>
      <w:rPr>
        <w:rFonts w:ascii="Symbol" w:hAnsi="Symbol" w:hint="default"/>
      </w:rPr>
    </w:lvl>
    <w:lvl w:ilvl="4" w:tplc="CC324C6A">
      <w:start w:val="1"/>
      <w:numFmt w:val="bullet"/>
      <w:lvlText w:val="o"/>
      <w:lvlJc w:val="left"/>
      <w:pPr>
        <w:ind w:left="3600" w:hanging="360"/>
      </w:pPr>
      <w:rPr>
        <w:rFonts w:ascii="Courier New" w:hAnsi="Courier New" w:hint="default"/>
      </w:rPr>
    </w:lvl>
    <w:lvl w:ilvl="5" w:tplc="E2A69306">
      <w:start w:val="1"/>
      <w:numFmt w:val="bullet"/>
      <w:lvlText w:val=""/>
      <w:lvlJc w:val="left"/>
      <w:pPr>
        <w:ind w:left="4320" w:hanging="360"/>
      </w:pPr>
      <w:rPr>
        <w:rFonts w:ascii="Wingdings" w:hAnsi="Wingdings" w:hint="default"/>
      </w:rPr>
    </w:lvl>
    <w:lvl w:ilvl="6" w:tplc="E18EAE06">
      <w:start w:val="1"/>
      <w:numFmt w:val="bullet"/>
      <w:lvlText w:val=""/>
      <w:lvlJc w:val="left"/>
      <w:pPr>
        <w:ind w:left="5040" w:hanging="360"/>
      </w:pPr>
      <w:rPr>
        <w:rFonts w:ascii="Symbol" w:hAnsi="Symbol" w:hint="default"/>
      </w:rPr>
    </w:lvl>
    <w:lvl w:ilvl="7" w:tplc="AD04FB3C">
      <w:start w:val="1"/>
      <w:numFmt w:val="bullet"/>
      <w:lvlText w:val="o"/>
      <w:lvlJc w:val="left"/>
      <w:pPr>
        <w:ind w:left="5760" w:hanging="360"/>
      </w:pPr>
      <w:rPr>
        <w:rFonts w:ascii="Courier New" w:hAnsi="Courier New" w:hint="default"/>
      </w:rPr>
    </w:lvl>
    <w:lvl w:ilvl="8" w:tplc="D94A646E">
      <w:start w:val="1"/>
      <w:numFmt w:val="bullet"/>
      <w:lvlText w:val=""/>
      <w:lvlJc w:val="left"/>
      <w:pPr>
        <w:ind w:left="6480" w:hanging="360"/>
      </w:pPr>
      <w:rPr>
        <w:rFonts w:ascii="Wingdings" w:hAnsi="Wingdings" w:hint="default"/>
      </w:rPr>
    </w:lvl>
  </w:abstractNum>
  <w:abstractNum w:abstractNumId="152" w15:restartNumberingAfterBreak="0">
    <w:nsid w:val="63BA8BFC"/>
    <w:multiLevelType w:val="hybridMultilevel"/>
    <w:tmpl w:val="FFFFFFFF"/>
    <w:lvl w:ilvl="0" w:tplc="D1788876">
      <w:start w:val="1"/>
      <w:numFmt w:val="bullet"/>
      <w:lvlText w:val=""/>
      <w:lvlJc w:val="left"/>
      <w:pPr>
        <w:ind w:left="720" w:hanging="360"/>
      </w:pPr>
      <w:rPr>
        <w:rFonts w:ascii="Symbol" w:hAnsi="Symbol" w:hint="default"/>
      </w:rPr>
    </w:lvl>
    <w:lvl w:ilvl="1" w:tplc="83E08CBE">
      <w:start w:val="1"/>
      <w:numFmt w:val="bullet"/>
      <w:lvlText w:val="o"/>
      <w:lvlJc w:val="left"/>
      <w:pPr>
        <w:ind w:left="1440" w:hanging="360"/>
      </w:pPr>
      <w:rPr>
        <w:rFonts w:ascii="Courier New" w:hAnsi="Courier New" w:hint="default"/>
      </w:rPr>
    </w:lvl>
    <w:lvl w:ilvl="2" w:tplc="BD22758A">
      <w:start w:val="1"/>
      <w:numFmt w:val="bullet"/>
      <w:lvlText w:val=""/>
      <w:lvlJc w:val="left"/>
      <w:pPr>
        <w:ind w:left="2160" w:hanging="360"/>
      </w:pPr>
      <w:rPr>
        <w:rFonts w:ascii="Wingdings" w:hAnsi="Wingdings" w:hint="default"/>
      </w:rPr>
    </w:lvl>
    <w:lvl w:ilvl="3" w:tplc="A30483F2">
      <w:start w:val="1"/>
      <w:numFmt w:val="bullet"/>
      <w:lvlText w:val=""/>
      <w:lvlJc w:val="left"/>
      <w:pPr>
        <w:ind w:left="2880" w:hanging="360"/>
      </w:pPr>
      <w:rPr>
        <w:rFonts w:ascii="Symbol" w:hAnsi="Symbol" w:hint="default"/>
      </w:rPr>
    </w:lvl>
    <w:lvl w:ilvl="4" w:tplc="83CA5052">
      <w:start w:val="1"/>
      <w:numFmt w:val="bullet"/>
      <w:lvlText w:val="o"/>
      <w:lvlJc w:val="left"/>
      <w:pPr>
        <w:ind w:left="3600" w:hanging="360"/>
      </w:pPr>
      <w:rPr>
        <w:rFonts w:ascii="Courier New" w:hAnsi="Courier New" w:hint="default"/>
      </w:rPr>
    </w:lvl>
    <w:lvl w:ilvl="5" w:tplc="EFC01800">
      <w:start w:val="1"/>
      <w:numFmt w:val="bullet"/>
      <w:lvlText w:val=""/>
      <w:lvlJc w:val="left"/>
      <w:pPr>
        <w:ind w:left="4320" w:hanging="360"/>
      </w:pPr>
      <w:rPr>
        <w:rFonts w:ascii="Wingdings" w:hAnsi="Wingdings" w:hint="default"/>
      </w:rPr>
    </w:lvl>
    <w:lvl w:ilvl="6" w:tplc="0B3C7CD2">
      <w:start w:val="1"/>
      <w:numFmt w:val="bullet"/>
      <w:lvlText w:val=""/>
      <w:lvlJc w:val="left"/>
      <w:pPr>
        <w:ind w:left="5040" w:hanging="360"/>
      </w:pPr>
      <w:rPr>
        <w:rFonts w:ascii="Symbol" w:hAnsi="Symbol" w:hint="default"/>
      </w:rPr>
    </w:lvl>
    <w:lvl w:ilvl="7" w:tplc="F11C7306">
      <w:start w:val="1"/>
      <w:numFmt w:val="bullet"/>
      <w:lvlText w:val="o"/>
      <w:lvlJc w:val="left"/>
      <w:pPr>
        <w:ind w:left="5760" w:hanging="360"/>
      </w:pPr>
      <w:rPr>
        <w:rFonts w:ascii="Courier New" w:hAnsi="Courier New" w:hint="default"/>
      </w:rPr>
    </w:lvl>
    <w:lvl w:ilvl="8" w:tplc="16225D94">
      <w:start w:val="1"/>
      <w:numFmt w:val="bullet"/>
      <w:lvlText w:val=""/>
      <w:lvlJc w:val="left"/>
      <w:pPr>
        <w:ind w:left="6480" w:hanging="360"/>
      </w:pPr>
      <w:rPr>
        <w:rFonts w:ascii="Wingdings" w:hAnsi="Wingdings" w:hint="default"/>
      </w:rPr>
    </w:lvl>
  </w:abstractNum>
  <w:abstractNum w:abstractNumId="153" w15:restartNumberingAfterBreak="0">
    <w:nsid w:val="63C1321F"/>
    <w:multiLevelType w:val="multilevel"/>
    <w:tmpl w:val="FAC2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26F2ED"/>
    <w:multiLevelType w:val="hybridMultilevel"/>
    <w:tmpl w:val="FFFFFFFF"/>
    <w:lvl w:ilvl="0" w:tplc="8EAA8040">
      <w:start w:val="1"/>
      <w:numFmt w:val="bullet"/>
      <w:lvlText w:val=""/>
      <w:lvlJc w:val="left"/>
      <w:pPr>
        <w:ind w:left="720" w:hanging="360"/>
      </w:pPr>
      <w:rPr>
        <w:rFonts w:ascii="Symbol" w:hAnsi="Symbol" w:hint="default"/>
      </w:rPr>
    </w:lvl>
    <w:lvl w:ilvl="1" w:tplc="8CA403AA">
      <w:start w:val="1"/>
      <w:numFmt w:val="bullet"/>
      <w:lvlText w:val="o"/>
      <w:lvlJc w:val="left"/>
      <w:pPr>
        <w:ind w:left="1440" w:hanging="360"/>
      </w:pPr>
      <w:rPr>
        <w:rFonts w:ascii="Courier New" w:hAnsi="Courier New" w:hint="default"/>
      </w:rPr>
    </w:lvl>
    <w:lvl w:ilvl="2" w:tplc="EA30B3E8">
      <w:start w:val="1"/>
      <w:numFmt w:val="bullet"/>
      <w:lvlText w:val=""/>
      <w:lvlJc w:val="left"/>
      <w:pPr>
        <w:ind w:left="2160" w:hanging="360"/>
      </w:pPr>
      <w:rPr>
        <w:rFonts w:ascii="Wingdings" w:hAnsi="Wingdings" w:hint="default"/>
      </w:rPr>
    </w:lvl>
    <w:lvl w:ilvl="3" w:tplc="4D4255F4">
      <w:start w:val="1"/>
      <w:numFmt w:val="bullet"/>
      <w:lvlText w:val=""/>
      <w:lvlJc w:val="left"/>
      <w:pPr>
        <w:ind w:left="2880" w:hanging="360"/>
      </w:pPr>
      <w:rPr>
        <w:rFonts w:ascii="Symbol" w:hAnsi="Symbol" w:hint="default"/>
      </w:rPr>
    </w:lvl>
    <w:lvl w:ilvl="4" w:tplc="CD7A4D44">
      <w:start w:val="1"/>
      <w:numFmt w:val="bullet"/>
      <w:lvlText w:val="o"/>
      <w:lvlJc w:val="left"/>
      <w:pPr>
        <w:ind w:left="3600" w:hanging="360"/>
      </w:pPr>
      <w:rPr>
        <w:rFonts w:ascii="Courier New" w:hAnsi="Courier New" w:hint="default"/>
      </w:rPr>
    </w:lvl>
    <w:lvl w:ilvl="5" w:tplc="B60EBE94">
      <w:start w:val="1"/>
      <w:numFmt w:val="bullet"/>
      <w:lvlText w:val=""/>
      <w:lvlJc w:val="left"/>
      <w:pPr>
        <w:ind w:left="4320" w:hanging="360"/>
      </w:pPr>
      <w:rPr>
        <w:rFonts w:ascii="Wingdings" w:hAnsi="Wingdings" w:hint="default"/>
      </w:rPr>
    </w:lvl>
    <w:lvl w:ilvl="6" w:tplc="E048A5AA">
      <w:start w:val="1"/>
      <w:numFmt w:val="bullet"/>
      <w:lvlText w:val=""/>
      <w:lvlJc w:val="left"/>
      <w:pPr>
        <w:ind w:left="5040" w:hanging="360"/>
      </w:pPr>
      <w:rPr>
        <w:rFonts w:ascii="Symbol" w:hAnsi="Symbol" w:hint="default"/>
      </w:rPr>
    </w:lvl>
    <w:lvl w:ilvl="7" w:tplc="1EB66EDE">
      <w:start w:val="1"/>
      <w:numFmt w:val="bullet"/>
      <w:lvlText w:val="o"/>
      <w:lvlJc w:val="left"/>
      <w:pPr>
        <w:ind w:left="5760" w:hanging="360"/>
      </w:pPr>
      <w:rPr>
        <w:rFonts w:ascii="Courier New" w:hAnsi="Courier New" w:hint="default"/>
      </w:rPr>
    </w:lvl>
    <w:lvl w:ilvl="8" w:tplc="D226B146">
      <w:start w:val="1"/>
      <w:numFmt w:val="bullet"/>
      <w:lvlText w:val=""/>
      <w:lvlJc w:val="left"/>
      <w:pPr>
        <w:ind w:left="6480" w:hanging="360"/>
      </w:pPr>
      <w:rPr>
        <w:rFonts w:ascii="Wingdings" w:hAnsi="Wingdings" w:hint="default"/>
      </w:rPr>
    </w:lvl>
  </w:abstractNum>
  <w:abstractNum w:abstractNumId="155" w15:restartNumberingAfterBreak="0">
    <w:nsid w:val="64280F69"/>
    <w:multiLevelType w:val="hybridMultilevel"/>
    <w:tmpl w:val="FFFFFFFF"/>
    <w:lvl w:ilvl="0" w:tplc="886074DE">
      <w:start w:val="1"/>
      <w:numFmt w:val="bullet"/>
      <w:lvlText w:val=""/>
      <w:lvlJc w:val="left"/>
      <w:pPr>
        <w:ind w:left="720" w:hanging="360"/>
      </w:pPr>
      <w:rPr>
        <w:rFonts w:ascii="Symbol" w:hAnsi="Symbol" w:hint="default"/>
      </w:rPr>
    </w:lvl>
    <w:lvl w:ilvl="1" w:tplc="E9A2A942">
      <w:start w:val="1"/>
      <w:numFmt w:val="bullet"/>
      <w:lvlText w:val="o"/>
      <w:lvlJc w:val="left"/>
      <w:pPr>
        <w:ind w:left="1440" w:hanging="360"/>
      </w:pPr>
      <w:rPr>
        <w:rFonts w:ascii="Courier New" w:hAnsi="Courier New" w:hint="default"/>
      </w:rPr>
    </w:lvl>
    <w:lvl w:ilvl="2" w:tplc="BAD613D6">
      <w:start w:val="1"/>
      <w:numFmt w:val="bullet"/>
      <w:lvlText w:val=""/>
      <w:lvlJc w:val="left"/>
      <w:pPr>
        <w:ind w:left="2160" w:hanging="360"/>
      </w:pPr>
      <w:rPr>
        <w:rFonts w:ascii="Wingdings" w:hAnsi="Wingdings" w:hint="default"/>
      </w:rPr>
    </w:lvl>
    <w:lvl w:ilvl="3" w:tplc="62408F1A">
      <w:start w:val="1"/>
      <w:numFmt w:val="bullet"/>
      <w:lvlText w:val=""/>
      <w:lvlJc w:val="left"/>
      <w:pPr>
        <w:ind w:left="2880" w:hanging="360"/>
      </w:pPr>
      <w:rPr>
        <w:rFonts w:ascii="Symbol" w:hAnsi="Symbol" w:hint="default"/>
      </w:rPr>
    </w:lvl>
    <w:lvl w:ilvl="4" w:tplc="551465EC">
      <w:start w:val="1"/>
      <w:numFmt w:val="bullet"/>
      <w:lvlText w:val="o"/>
      <w:lvlJc w:val="left"/>
      <w:pPr>
        <w:ind w:left="3600" w:hanging="360"/>
      </w:pPr>
      <w:rPr>
        <w:rFonts w:ascii="Courier New" w:hAnsi="Courier New" w:hint="default"/>
      </w:rPr>
    </w:lvl>
    <w:lvl w:ilvl="5" w:tplc="6E1204FE">
      <w:start w:val="1"/>
      <w:numFmt w:val="bullet"/>
      <w:lvlText w:val=""/>
      <w:lvlJc w:val="left"/>
      <w:pPr>
        <w:ind w:left="4320" w:hanging="360"/>
      </w:pPr>
      <w:rPr>
        <w:rFonts w:ascii="Wingdings" w:hAnsi="Wingdings" w:hint="default"/>
      </w:rPr>
    </w:lvl>
    <w:lvl w:ilvl="6" w:tplc="EFD21132">
      <w:start w:val="1"/>
      <w:numFmt w:val="bullet"/>
      <w:lvlText w:val=""/>
      <w:lvlJc w:val="left"/>
      <w:pPr>
        <w:ind w:left="5040" w:hanging="360"/>
      </w:pPr>
      <w:rPr>
        <w:rFonts w:ascii="Symbol" w:hAnsi="Symbol" w:hint="default"/>
      </w:rPr>
    </w:lvl>
    <w:lvl w:ilvl="7" w:tplc="FBA485BE">
      <w:start w:val="1"/>
      <w:numFmt w:val="bullet"/>
      <w:lvlText w:val="o"/>
      <w:lvlJc w:val="left"/>
      <w:pPr>
        <w:ind w:left="5760" w:hanging="360"/>
      </w:pPr>
      <w:rPr>
        <w:rFonts w:ascii="Courier New" w:hAnsi="Courier New" w:hint="default"/>
      </w:rPr>
    </w:lvl>
    <w:lvl w:ilvl="8" w:tplc="5E6E3B68">
      <w:start w:val="1"/>
      <w:numFmt w:val="bullet"/>
      <w:lvlText w:val=""/>
      <w:lvlJc w:val="left"/>
      <w:pPr>
        <w:ind w:left="6480" w:hanging="360"/>
      </w:pPr>
      <w:rPr>
        <w:rFonts w:ascii="Wingdings" w:hAnsi="Wingdings" w:hint="default"/>
      </w:rPr>
    </w:lvl>
  </w:abstractNum>
  <w:abstractNum w:abstractNumId="156" w15:restartNumberingAfterBreak="0">
    <w:nsid w:val="656505C7"/>
    <w:multiLevelType w:val="hybridMultilevel"/>
    <w:tmpl w:val="FFFFFFFF"/>
    <w:lvl w:ilvl="0" w:tplc="B3F65952">
      <w:start w:val="1"/>
      <w:numFmt w:val="bullet"/>
      <w:lvlText w:val=""/>
      <w:lvlJc w:val="left"/>
      <w:pPr>
        <w:ind w:left="720" w:hanging="360"/>
      </w:pPr>
      <w:rPr>
        <w:rFonts w:ascii="Symbol" w:hAnsi="Symbol" w:hint="default"/>
      </w:rPr>
    </w:lvl>
    <w:lvl w:ilvl="1" w:tplc="255EFA3E">
      <w:start w:val="1"/>
      <w:numFmt w:val="bullet"/>
      <w:lvlText w:val="o"/>
      <w:lvlJc w:val="left"/>
      <w:pPr>
        <w:ind w:left="1440" w:hanging="360"/>
      </w:pPr>
      <w:rPr>
        <w:rFonts w:ascii="Courier New" w:hAnsi="Courier New" w:hint="default"/>
      </w:rPr>
    </w:lvl>
    <w:lvl w:ilvl="2" w:tplc="C6B0F986">
      <w:start w:val="1"/>
      <w:numFmt w:val="bullet"/>
      <w:lvlText w:val=""/>
      <w:lvlJc w:val="left"/>
      <w:pPr>
        <w:ind w:left="2160" w:hanging="360"/>
      </w:pPr>
      <w:rPr>
        <w:rFonts w:ascii="Wingdings" w:hAnsi="Wingdings" w:hint="default"/>
      </w:rPr>
    </w:lvl>
    <w:lvl w:ilvl="3" w:tplc="12EE7BCE">
      <w:start w:val="1"/>
      <w:numFmt w:val="bullet"/>
      <w:lvlText w:val=""/>
      <w:lvlJc w:val="left"/>
      <w:pPr>
        <w:ind w:left="2880" w:hanging="360"/>
      </w:pPr>
      <w:rPr>
        <w:rFonts w:ascii="Symbol" w:hAnsi="Symbol" w:hint="default"/>
      </w:rPr>
    </w:lvl>
    <w:lvl w:ilvl="4" w:tplc="16F8A8DC">
      <w:start w:val="1"/>
      <w:numFmt w:val="bullet"/>
      <w:lvlText w:val="o"/>
      <w:lvlJc w:val="left"/>
      <w:pPr>
        <w:ind w:left="3600" w:hanging="360"/>
      </w:pPr>
      <w:rPr>
        <w:rFonts w:ascii="Courier New" w:hAnsi="Courier New" w:hint="default"/>
      </w:rPr>
    </w:lvl>
    <w:lvl w:ilvl="5" w:tplc="908AA67C">
      <w:start w:val="1"/>
      <w:numFmt w:val="bullet"/>
      <w:lvlText w:val=""/>
      <w:lvlJc w:val="left"/>
      <w:pPr>
        <w:ind w:left="4320" w:hanging="360"/>
      </w:pPr>
      <w:rPr>
        <w:rFonts w:ascii="Wingdings" w:hAnsi="Wingdings" w:hint="default"/>
      </w:rPr>
    </w:lvl>
    <w:lvl w:ilvl="6" w:tplc="8EFA9026">
      <w:start w:val="1"/>
      <w:numFmt w:val="bullet"/>
      <w:lvlText w:val=""/>
      <w:lvlJc w:val="left"/>
      <w:pPr>
        <w:ind w:left="5040" w:hanging="360"/>
      </w:pPr>
      <w:rPr>
        <w:rFonts w:ascii="Symbol" w:hAnsi="Symbol" w:hint="default"/>
      </w:rPr>
    </w:lvl>
    <w:lvl w:ilvl="7" w:tplc="87A0900E">
      <w:start w:val="1"/>
      <w:numFmt w:val="bullet"/>
      <w:lvlText w:val="o"/>
      <w:lvlJc w:val="left"/>
      <w:pPr>
        <w:ind w:left="5760" w:hanging="360"/>
      </w:pPr>
      <w:rPr>
        <w:rFonts w:ascii="Courier New" w:hAnsi="Courier New" w:hint="default"/>
      </w:rPr>
    </w:lvl>
    <w:lvl w:ilvl="8" w:tplc="EDB02154">
      <w:start w:val="1"/>
      <w:numFmt w:val="bullet"/>
      <w:lvlText w:val=""/>
      <w:lvlJc w:val="left"/>
      <w:pPr>
        <w:ind w:left="6480" w:hanging="360"/>
      </w:pPr>
      <w:rPr>
        <w:rFonts w:ascii="Wingdings" w:hAnsi="Wingdings" w:hint="default"/>
      </w:rPr>
    </w:lvl>
  </w:abstractNum>
  <w:abstractNum w:abstractNumId="157" w15:restartNumberingAfterBreak="0">
    <w:nsid w:val="66A104A6"/>
    <w:multiLevelType w:val="hybridMultilevel"/>
    <w:tmpl w:val="FFFFFFFF"/>
    <w:lvl w:ilvl="0" w:tplc="1714A9C8">
      <w:start w:val="1"/>
      <w:numFmt w:val="bullet"/>
      <w:lvlText w:val=""/>
      <w:lvlJc w:val="left"/>
      <w:pPr>
        <w:ind w:left="720" w:hanging="360"/>
      </w:pPr>
      <w:rPr>
        <w:rFonts w:ascii="Symbol" w:hAnsi="Symbol" w:hint="default"/>
      </w:rPr>
    </w:lvl>
    <w:lvl w:ilvl="1" w:tplc="0AE8B112">
      <w:start w:val="1"/>
      <w:numFmt w:val="bullet"/>
      <w:lvlText w:val="o"/>
      <w:lvlJc w:val="left"/>
      <w:pPr>
        <w:ind w:left="1440" w:hanging="360"/>
      </w:pPr>
      <w:rPr>
        <w:rFonts w:ascii="Courier New" w:hAnsi="Courier New" w:hint="default"/>
      </w:rPr>
    </w:lvl>
    <w:lvl w:ilvl="2" w:tplc="B1C09FF2">
      <w:start w:val="1"/>
      <w:numFmt w:val="bullet"/>
      <w:lvlText w:val=""/>
      <w:lvlJc w:val="left"/>
      <w:pPr>
        <w:ind w:left="2160" w:hanging="360"/>
      </w:pPr>
      <w:rPr>
        <w:rFonts w:ascii="Wingdings" w:hAnsi="Wingdings" w:hint="default"/>
      </w:rPr>
    </w:lvl>
    <w:lvl w:ilvl="3" w:tplc="7F86CB70">
      <w:start w:val="1"/>
      <w:numFmt w:val="bullet"/>
      <w:lvlText w:val=""/>
      <w:lvlJc w:val="left"/>
      <w:pPr>
        <w:ind w:left="2880" w:hanging="360"/>
      </w:pPr>
      <w:rPr>
        <w:rFonts w:ascii="Symbol" w:hAnsi="Symbol" w:hint="default"/>
      </w:rPr>
    </w:lvl>
    <w:lvl w:ilvl="4" w:tplc="1C5E9EDE">
      <w:start w:val="1"/>
      <w:numFmt w:val="bullet"/>
      <w:lvlText w:val="o"/>
      <w:lvlJc w:val="left"/>
      <w:pPr>
        <w:ind w:left="3600" w:hanging="360"/>
      </w:pPr>
      <w:rPr>
        <w:rFonts w:ascii="Courier New" w:hAnsi="Courier New" w:hint="default"/>
      </w:rPr>
    </w:lvl>
    <w:lvl w:ilvl="5" w:tplc="17F8F6B4">
      <w:start w:val="1"/>
      <w:numFmt w:val="bullet"/>
      <w:lvlText w:val=""/>
      <w:lvlJc w:val="left"/>
      <w:pPr>
        <w:ind w:left="4320" w:hanging="360"/>
      </w:pPr>
      <w:rPr>
        <w:rFonts w:ascii="Wingdings" w:hAnsi="Wingdings" w:hint="default"/>
      </w:rPr>
    </w:lvl>
    <w:lvl w:ilvl="6" w:tplc="057E22F4">
      <w:start w:val="1"/>
      <w:numFmt w:val="bullet"/>
      <w:lvlText w:val=""/>
      <w:lvlJc w:val="left"/>
      <w:pPr>
        <w:ind w:left="5040" w:hanging="360"/>
      </w:pPr>
      <w:rPr>
        <w:rFonts w:ascii="Symbol" w:hAnsi="Symbol" w:hint="default"/>
      </w:rPr>
    </w:lvl>
    <w:lvl w:ilvl="7" w:tplc="3EEAEAA2">
      <w:start w:val="1"/>
      <w:numFmt w:val="bullet"/>
      <w:lvlText w:val="o"/>
      <w:lvlJc w:val="left"/>
      <w:pPr>
        <w:ind w:left="5760" w:hanging="360"/>
      </w:pPr>
      <w:rPr>
        <w:rFonts w:ascii="Courier New" w:hAnsi="Courier New" w:hint="default"/>
      </w:rPr>
    </w:lvl>
    <w:lvl w:ilvl="8" w:tplc="E8049162">
      <w:start w:val="1"/>
      <w:numFmt w:val="bullet"/>
      <w:lvlText w:val=""/>
      <w:lvlJc w:val="left"/>
      <w:pPr>
        <w:ind w:left="6480" w:hanging="360"/>
      </w:pPr>
      <w:rPr>
        <w:rFonts w:ascii="Wingdings" w:hAnsi="Wingdings" w:hint="default"/>
      </w:rPr>
    </w:lvl>
  </w:abstractNum>
  <w:abstractNum w:abstractNumId="158" w15:restartNumberingAfterBreak="0">
    <w:nsid w:val="67003A23"/>
    <w:multiLevelType w:val="multilevel"/>
    <w:tmpl w:val="3B5CB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E74708"/>
    <w:multiLevelType w:val="hybridMultilevel"/>
    <w:tmpl w:val="FFFFFFFF"/>
    <w:lvl w:ilvl="0" w:tplc="3ADA262A">
      <w:start w:val="1"/>
      <w:numFmt w:val="bullet"/>
      <w:lvlText w:val="o"/>
      <w:lvlJc w:val="left"/>
      <w:pPr>
        <w:ind w:left="1080" w:hanging="360"/>
      </w:pPr>
      <w:rPr>
        <w:rFonts w:ascii="Courier New" w:hAnsi="Courier New" w:hint="default"/>
      </w:rPr>
    </w:lvl>
    <w:lvl w:ilvl="1" w:tplc="84A8C702">
      <w:start w:val="1"/>
      <w:numFmt w:val="bullet"/>
      <w:lvlText w:val="o"/>
      <w:lvlJc w:val="left"/>
      <w:pPr>
        <w:ind w:left="1800" w:hanging="360"/>
      </w:pPr>
      <w:rPr>
        <w:rFonts w:ascii="Courier New" w:hAnsi="Courier New" w:hint="default"/>
      </w:rPr>
    </w:lvl>
    <w:lvl w:ilvl="2" w:tplc="191803CC">
      <w:start w:val="1"/>
      <w:numFmt w:val="bullet"/>
      <w:lvlText w:val=""/>
      <w:lvlJc w:val="left"/>
      <w:pPr>
        <w:ind w:left="2520" w:hanging="360"/>
      </w:pPr>
      <w:rPr>
        <w:rFonts w:ascii="Wingdings" w:hAnsi="Wingdings" w:hint="default"/>
      </w:rPr>
    </w:lvl>
    <w:lvl w:ilvl="3" w:tplc="E17AB352">
      <w:start w:val="1"/>
      <w:numFmt w:val="bullet"/>
      <w:lvlText w:val=""/>
      <w:lvlJc w:val="left"/>
      <w:pPr>
        <w:ind w:left="3240" w:hanging="360"/>
      </w:pPr>
      <w:rPr>
        <w:rFonts w:ascii="Symbol" w:hAnsi="Symbol" w:hint="default"/>
      </w:rPr>
    </w:lvl>
    <w:lvl w:ilvl="4" w:tplc="FA1CAE28">
      <w:start w:val="1"/>
      <w:numFmt w:val="bullet"/>
      <w:lvlText w:val="o"/>
      <w:lvlJc w:val="left"/>
      <w:pPr>
        <w:ind w:left="3960" w:hanging="360"/>
      </w:pPr>
      <w:rPr>
        <w:rFonts w:ascii="Courier New" w:hAnsi="Courier New" w:hint="default"/>
      </w:rPr>
    </w:lvl>
    <w:lvl w:ilvl="5" w:tplc="DFC65190">
      <w:start w:val="1"/>
      <w:numFmt w:val="bullet"/>
      <w:lvlText w:val=""/>
      <w:lvlJc w:val="left"/>
      <w:pPr>
        <w:ind w:left="4680" w:hanging="360"/>
      </w:pPr>
      <w:rPr>
        <w:rFonts w:ascii="Wingdings" w:hAnsi="Wingdings" w:hint="default"/>
      </w:rPr>
    </w:lvl>
    <w:lvl w:ilvl="6" w:tplc="6542FF40">
      <w:start w:val="1"/>
      <w:numFmt w:val="bullet"/>
      <w:lvlText w:val=""/>
      <w:lvlJc w:val="left"/>
      <w:pPr>
        <w:ind w:left="5400" w:hanging="360"/>
      </w:pPr>
      <w:rPr>
        <w:rFonts w:ascii="Symbol" w:hAnsi="Symbol" w:hint="default"/>
      </w:rPr>
    </w:lvl>
    <w:lvl w:ilvl="7" w:tplc="FA540CE0">
      <w:start w:val="1"/>
      <w:numFmt w:val="bullet"/>
      <w:lvlText w:val="o"/>
      <w:lvlJc w:val="left"/>
      <w:pPr>
        <w:ind w:left="6120" w:hanging="360"/>
      </w:pPr>
      <w:rPr>
        <w:rFonts w:ascii="Courier New" w:hAnsi="Courier New" w:hint="default"/>
      </w:rPr>
    </w:lvl>
    <w:lvl w:ilvl="8" w:tplc="4FF0FE48">
      <w:start w:val="1"/>
      <w:numFmt w:val="bullet"/>
      <w:lvlText w:val=""/>
      <w:lvlJc w:val="left"/>
      <w:pPr>
        <w:ind w:left="6840" w:hanging="360"/>
      </w:pPr>
      <w:rPr>
        <w:rFonts w:ascii="Wingdings" w:hAnsi="Wingdings" w:hint="default"/>
      </w:rPr>
    </w:lvl>
  </w:abstractNum>
  <w:abstractNum w:abstractNumId="160" w15:restartNumberingAfterBreak="0">
    <w:nsid w:val="69331E84"/>
    <w:multiLevelType w:val="hybridMultilevel"/>
    <w:tmpl w:val="E2382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6A392E15"/>
    <w:multiLevelType w:val="hybridMultilevel"/>
    <w:tmpl w:val="FFFFFFFF"/>
    <w:lvl w:ilvl="0" w:tplc="875E940E">
      <w:start w:val="1"/>
      <w:numFmt w:val="bullet"/>
      <w:lvlText w:val=""/>
      <w:lvlJc w:val="left"/>
      <w:pPr>
        <w:ind w:left="720" w:hanging="360"/>
      </w:pPr>
      <w:rPr>
        <w:rFonts w:ascii="Symbol" w:hAnsi="Symbol" w:hint="default"/>
      </w:rPr>
    </w:lvl>
    <w:lvl w:ilvl="1" w:tplc="4566CE6C">
      <w:start w:val="1"/>
      <w:numFmt w:val="bullet"/>
      <w:lvlText w:val="o"/>
      <w:lvlJc w:val="left"/>
      <w:pPr>
        <w:ind w:left="1440" w:hanging="360"/>
      </w:pPr>
      <w:rPr>
        <w:rFonts w:ascii="Courier New" w:hAnsi="Courier New" w:hint="default"/>
      </w:rPr>
    </w:lvl>
    <w:lvl w:ilvl="2" w:tplc="B73E534C">
      <w:start w:val="1"/>
      <w:numFmt w:val="bullet"/>
      <w:lvlText w:val=""/>
      <w:lvlJc w:val="left"/>
      <w:pPr>
        <w:ind w:left="2160" w:hanging="360"/>
      </w:pPr>
      <w:rPr>
        <w:rFonts w:ascii="Wingdings" w:hAnsi="Wingdings" w:hint="default"/>
      </w:rPr>
    </w:lvl>
    <w:lvl w:ilvl="3" w:tplc="E586C1FE">
      <w:start w:val="1"/>
      <w:numFmt w:val="bullet"/>
      <w:lvlText w:val=""/>
      <w:lvlJc w:val="left"/>
      <w:pPr>
        <w:ind w:left="2880" w:hanging="360"/>
      </w:pPr>
      <w:rPr>
        <w:rFonts w:ascii="Symbol" w:hAnsi="Symbol" w:hint="default"/>
      </w:rPr>
    </w:lvl>
    <w:lvl w:ilvl="4" w:tplc="B1801812">
      <w:start w:val="1"/>
      <w:numFmt w:val="bullet"/>
      <w:lvlText w:val="o"/>
      <w:lvlJc w:val="left"/>
      <w:pPr>
        <w:ind w:left="3600" w:hanging="360"/>
      </w:pPr>
      <w:rPr>
        <w:rFonts w:ascii="Courier New" w:hAnsi="Courier New" w:hint="default"/>
      </w:rPr>
    </w:lvl>
    <w:lvl w:ilvl="5" w:tplc="E232234E">
      <w:start w:val="1"/>
      <w:numFmt w:val="bullet"/>
      <w:lvlText w:val=""/>
      <w:lvlJc w:val="left"/>
      <w:pPr>
        <w:ind w:left="4320" w:hanging="360"/>
      </w:pPr>
      <w:rPr>
        <w:rFonts w:ascii="Wingdings" w:hAnsi="Wingdings" w:hint="default"/>
      </w:rPr>
    </w:lvl>
    <w:lvl w:ilvl="6" w:tplc="F39897FC">
      <w:start w:val="1"/>
      <w:numFmt w:val="bullet"/>
      <w:lvlText w:val=""/>
      <w:lvlJc w:val="left"/>
      <w:pPr>
        <w:ind w:left="5040" w:hanging="360"/>
      </w:pPr>
      <w:rPr>
        <w:rFonts w:ascii="Symbol" w:hAnsi="Symbol" w:hint="default"/>
      </w:rPr>
    </w:lvl>
    <w:lvl w:ilvl="7" w:tplc="44389E96">
      <w:start w:val="1"/>
      <w:numFmt w:val="bullet"/>
      <w:lvlText w:val="o"/>
      <w:lvlJc w:val="left"/>
      <w:pPr>
        <w:ind w:left="5760" w:hanging="360"/>
      </w:pPr>
      <w:rPr>
        <w:rFonts w:ascii="Courier New" w:hAnsi="Courier New" w:hint="default"/>
      </w:rPr>
    </w:lvl>
    <w:lvl w:ilvl="8" w:tplc="7FC2C0E4">
      <w:start w:val="1"/>
      <w:numFmt w:val="bullet"/>
      <w:lvlText w:val=""/>
      <w:lvlJc w:val="left"/>
      <w:pPr>
        <w:ind w:left="6480" w:hanging="360"/>
      </w:pPr>
      <w:rPr>
        <w:rFonts w:ascii="Wingdings" w:hAnsi="Wingdings" w:hint="default"/>
      </w:rPr>
    </w:lvl>
  </w:abstractNum>
  <w:abstractNum w:abstractNumId="162" w15:restartNumberingAfterBreak="0">
    <w:nsid w:val="6AA4B12E"/>
    <w:multiLevelType w:val="hybridMultilevel"/>
    <w:tmpl w:val="FFFFFFFF"/>
    <w:lvl w:ilvl="0" w:tplc="FF2E4B90">
      <w:start w:val="1"/>
      <w:numFmt w:val="decimal"/>
      <w:lvlText w:val="%1."/>
      <w:lvlJc w:val="left"/>
      <w:pPr>
        <w:ind w:left="720" w:hanging="360"/>
      </w:pPr>
    </w:lvl>
    <w:lvl w:ilvl="1" w:tplc="5054077E">
      <w:start w:val="1"/>
      <w:numFmt w:val="lowerLetter"/>
      <w:lvlText w:val="%2."/>
      <w:lvlJc w:val="left"/>
      <w:pPr>
        <w:ind w:left="1440" w:hanging="360"/>
      </w:pPr>
    </w:lvl>
    <w:lvl w:ilvl="2" w:tplc="B908E8F6">
      <w:start w:val="1"/>
      <w:numFmt w:val="lowerRoman"/>
      <w:lvlText w:val="%3."/>
      <w:lvlJc w:val="right"/>
      <w:pPr>
        <w:ind w:left="2160" w:hanging="180"/>
      </w:pPr>
    </w:lvl>
    <w:lvl w:ilvl="3" w:tplc="BBAAF524">
      <w:start w:val="1"/>
      <w:numFmt w:val="decimal"/>
      <w:lvlText w:val="%4."/>
      <w:lvlJc w:val="left"/>
      <w:pPr>
        <w:ind w:left="2880" w:hanging="360"/>
      </w:pPr>
    </w:lvl>
    <w:lvl w:ilvl="4" w:tplc="0EA077CA">
      <w:start w:val="1"/>
      <w:numFmt w:val="lowerLetter"/>
      <w:lvlText w:val="%5."/>
      <w:lvlJc w:val="left"/>
      <w:pPr>
        <w:ind w:left="3600" w:hanging="360"/>
      </w:pPr>
    </w:lvl>
    <w:lvl w:ilvl="5" w:tplc="DE3ADA3A">
      <w:start w:val="1"/>
      <w:numFmt w:val="lowerRoman"/>
      <w:lvlText w:val="%6."/>
      <w:lvlJc w:val="right"/>
      <w:pPr>
        <w:ind w:left="4320" w:hanging="180"/>
      </w:pPr>
    </w:lvl>
    <w:lvl w:ilvl="6" w:tplc="81FCFE0A">
      <w:start w:val="1"/>
      <w:numFmt w:val="decimal"/>
      <w:lvlText w:val="%7."/>
      <w:lvlJc w:val="left"/>
      <w:pPr>
        <w:ind w:left="5040" w:hanging="360"/>
      </w:pPr>
    </w:lvl>
    <w:lvl w:ilvl="7" w:tplc="4A46EC08">
      <w:start w:val="1"/>
      <w:numFmt w:val="lowerLetter"/>
      <w:lvlText w:val="%8."/>
      <w:lvlJc w:val="left"/>
      <w:pPr>
        <w:ind w:left="5760" w:hanging="360"/>
      </w:pPr>
    </w:lvl>
    <w:lvl w:ilvl="8" w:tplc="A09872AA">
      <w:start w:val="1"/>
      <w:numFmt w:val="lowerRoman"/>
      <w:lvlText w:val="%9."/>
      <w:lvlJc w:val="right"/>
      <w:pPr>
        <w:ind w:left="6480" w:hanging="180"/>
      </w:pPr>
    </w:lvl>
  </w:abstractNum>
  <w:abstractNum w:abstractNumId="163" w15:restartNumberingAfterBreak="0">
    <w:nsid w:val="6AFAE0E3"/>
    <w:multiLevelType w:val="hybridMultilevel"/>
    <w:tmpl w:val="FFFFFFFF"/>
    <w:lvl w:ilvl="0" w:tplc="80C0DB70">
      <w:start w:val="1"/>
      <w:numFmt w:val="decimal"/>
      <w:lvlText w:val="%1."/>
      <w:lvlJc w:val="left"/>
      <w:pPr>
        <w:ind w:left="720" w:hanging="360"/>
      </w:pPr>
    </w:lvl>
    <w:lvl w:ilvl="1" w:tplc="E33C288E">
      <w:start w:val="1"/>
      <w:numFmt w:val="lowerLetter"/>
      <w:lvlText w:val="%2."/>
      <w:lvlJc w:val="left"/>
      <w:pPr>
        <w:ind w:left="1440" w:hanging="360"/>
      </w:pPr>
    </w:lvl>
    <w:lvl w:ilvl="2" w:tplc="3B7679EC">
      <w:start w:val="1"/>
      <w:numFmt w:val="lowerRoman"/>
      <w:lvlText w:val="%3."/>
      <w:lvlJc w:val="right"/>
      <w:pPr>
        <w:ind w:left="2160" w:hanging="180"/>
      </w:pPr>
    </w:lvl>
    <w:lvl w:ilvl="3" w:tplc="E7706E14">
      <w:start w:val="1"/>
      <w:numFmt w:val="decimal"/>
      <w:lvlText w:val="%4."/>
      <w:lvlJc w:val="left"/>
      <w:pPr>
        <w:ind w:left="2880" w:hanging="360"/>
      </w:pPr>
    </w:lvl>
    <w:lvl w:ilvl="4" w:tplc="697AE1B4">
      <w:start w:val="1"/>
      <w:numFmt w:val="lowerLetter"/>
      <w:lvlText w:val="%5."/>
      <w:lvlJc w:val="left"/>
      <w:pPr>
        <w:ind w:left="3600" w:hanging="360"/>
      </w:pPr>
    </w:lvl>
    <w:lvl w:ilvl="5" w:tplc="6352BE3C">
      <w:start w:val="1"/>
      <w:numFmt w:val="lowerRoman"/>
      <w:lvlText w:val="%6."/>
      <w:lvlJc w:val="right"/>
      <w:pPr>
        <w:ind w:left="4320" w:hanging="180"/>
      </w:pPr>
    </w:lvl>
    <w:lvl w:ilvl="6" w:tplc="A2F4D73A">
      <w:start w:val="1"/>
      <w:numFmt w:val="decimal"/>
      <w:lvlText w:val="%7."/>
      <w:lvlJc w:val="left"/>
      <w:pPr>
        <w:ind w:left="5040" w:hanging="360"/>
      </w:pPr>
    </w:lvl>
    <w:lvl w:ilvl="7" w:tplc="8C7E6008">
      <w:start w:val="1"/>
      <w:numFmt w:val="lowerLetter"/>
      <w:lvlText w:val="%8."/>
      <w:lvlJc w:val="left"/>
      <w:pPr>
        <w:ind w:left="5760" w:hanging="360"/>
      </w:pPr>
    </w:lvl>
    <w:lvl w:ilvl="8" w:tplc="9A32D4DA">
      <w:start w:val="1"/>
      <w:numFmt w:val="lowerRoman"/>
      <w:lvlText w:val="%9."/>
      <w:lvlJc w:val="right"/>
      <w:pPr>
        <w:ind w:left="6480" w:hanging="180"/>
      </w:pPr>
    </w:lvl>
  </w:abstractNum>
  <w:abstractNum w:abstractNumId="164" w15:restartNumberingAfterBreak="0">
    <w:nsid w:val="6D52CD23"/>
    <w:multiLevelType w:val="hybridMultilevel"/>
    <w:tmpl w:val="FFFFFFFF"/>
    <w:lvl w:ilvl="0" w:tplc="14B0EB8E">
      <w:start w:val="1"/>
      <w:numFmt w:val="bullet"/>
      <w:lvlText w:val=""/>
      <w:lvlJc w:val="left"/>
      <w:pPr>
        <w:ind w:left="720" w:hanging="360"/>
      </w:pPr>
      <w:rPr>
        <w:rFonts w:ascii="Symbol" w:hAnsi="Symbol" w:hint="default"/>
      </w:rPr>
    </w:lvl>
    <w:lvl w:ilvl="1" w:tplc="36A47D60">
      <w:start w:val="1"/>
      <w:numFmt w:val="bullet"/>
      <w:lvlText w:val="o"/>
      <w:lvlJc w:val="left"/>
      <w:pPr>
        <w:ind w:left="1440" w:hanging="360"/>
      </w:pPr>
      <w:rPr>
        <w:rFonts w:ascii="Courier New" w:hAnsi="Courier New" w:hint="default"/>
      </w:rPr>
    </w:lvl>
    <w:lvl w:ilvl="2" w:tplc="297CE0DC">
      <w:start w:val="1"/>
      <w:numFmt w:val="bullet"/>
      <w:lvlText w:val=""/>
      <w:lvlJc w:val="left"/>
      <w:pPr>
        <w:ind w:left="2160" w:hanging="360"/>
      </w:pPr>
      <w:rPr>
        <w:rFonts w:ascii="Wingdings" w:hAnsi="Wingdings" w:hint="default"/>
      </w:rPr>
    </w:lvl>
    <w:lvl w:ilvl="3" w:tplc="16DC6204">
      <w:start w:val="1"/>
      <w:numFmt w:val="bullet"/>
      <w:lvlText w:val=""/>
      <w:lvlJc w:val="left"/>
      <w:pPr>
        <w:ind w:left="2880" w:hanging="360"/>
      </w:pPr>
      <w:rPr>
        <w:rFonts w:ascii="Symbol" w:hAnsi="Symbol" w:hint="default"/>
      </w:rPr>
    </w:lvl>
    <w:lvl w:ilvl="4" w:tplc="B39AA4EE">
      <w:start w:val="1"/>
      <w:numFmt w:val="bullet"/>
      <w:lvlText w:val="o"/>
      <w:lvlJc w:val="left"/>
      <w:pPr>
        <w:ind w:left="3600" w:hanging="360"/>
      </w:pPr>
      <w:rPr>
        <w:rFonts w:ascii="Courier New" w:hAnsi="Courier New" w:hint="default"/>
      </w:rPr>
    </w:lvl>
    <w:lvl w:ilvl="5" w:tplc="B7166502">
      <w:start w:val="1"/>
      <w:numFmt w:val="bullet"/>
      <w:lvlText w:val=""/>
      <w:lvlJc w:val="left"/>
      <w:pPr>
        <w:ind w:left="4320" w:hanging="360"/>
      </w:pPr>
      <w:rPr>
        <w:rFonts w:ascii="Wingdings" w:hAnsi="Wingdings" w:hint="default"/>
      </w:rPr>
    </w:lvl>
    <w:lvl w:ilvl="6" w:tplc="9790EAE0">
      <w:start w:val="1"/>
      <w:numFmt w:val="bullet"/>
      <w:lvlText w:val=""/>
      <w:lvlJc w:val="left"/>
      <w:pPr>
        <w:ind w:left="5040" w:hanging="360"/>
      </w:pPr>
      <w:rPr>
        <w:rFonts w:ascii="Symbol" w:hAnsi="Symbol" w:hint="default"/>
      </w:rPr>
    </w:lvl>
    <w:lvl w:ilvl="7" w:tplc="45AE936C">
      <w:start w:val="1"/>
      <w:numFmt w:val="bullet"/>
      <w:lvlText w:val="o"/>
      <w:lvlJc w:val="left"/>
      <w:pPr>
        <w:ind w:left="5760" w:hanging="360"/>
      </w:pPr>
      <w:rPr>
        <w:rFonts w:ascii="Courier New" w:hAnsi="Courier New" w:hint="default"/>
      </w:rPr>
    </w:lvl>
    <w:lvl w:ilvl="8" w:tplc="0BFADE32">
      <w:start w:val="1"/>
      <w:numFmt w:val="bullet"/>
      <w:lvlText w:val=""/>
      <w:lvlJc w:val="left"/>
      <w:pPr>
        <w:ind w:left="6480" w:hanging="360"/>
      </w:pPr>
      <w:rPr>
        <w:rFonts w:ascii="Wingdings" w:hAnsi="Wingdings" w:hint="default"/>
      </w:rPr>
    </w:lvl>
  </w:abstractNum>
  <w:abstractNum w:abstractNumId="165" w15:restartNumberingAfterBreak="0">
    <w:nsid w:val="6F6D5BA3"/>
    <w:multiLevelType w:val="hybridMultilevel"/>
    <w:tmpl w:val="FFFFFFFF"/>
    <w:lvl w:ilvl="0" w:tplc="6B36699E">
      <w:start w:val="1"/>
      <w:numFmt w:val="bullet"/>
      <w:lvlText w:val="·"/>
      <w:lvlJc w:val="left"/>
      <w:pPr>
        <w:ind w:left="720" w:hanging="360"/>
      </w:pPr>
      <w:rPr>
        <w:rFonts w:ascii="Symbol" w:hAnsi="Symbol" w:hint="default"/>
      </w:rPr>
    </w:lvl>
    <w:lvl w:ilvl="1" w:tplc="705ACDAA">
      <w:start w:val="1"/>
      <w:numFmt w:val="bullet"/>
      <w:lvlText w:val="o"/>
      <w:lvlJc w:val="left"/>
      <w:pPr>
        <w:ind w:left="1440" w:hanging="360"/>
      </w:pPr>
      <w:rPr>
        <w:rFonts w:ascii="Courier New" w:hAnsi="Courier New" w:hint="default"/>
      </w:rPr>
    </w:lvl>
    <w:lvl w:ilvl="2" w:tplc="9668AA6E">
      <w:start w:val="1"/>
      <w:numFmt w:val="bullet"/>
      <w:lvlText w:val=""/>
      <w:lvlJc w:val="left"/>
      <w:pPr>
        <w:ind w:left="2160" w:hanging="360"/>
      </w:pPr>
      <w:rPr>
        <w:rFonts w:ascii="Wingdings" w:hAnsi="Wingdings" w:hint="default"/>
      </w:rPr>
    </w:lvl>
    <w:lvl w:ilvl="3" w:tplc="CD04BC84">
      <w:start w:val="1"/>
      <w:numFmt w:val="bullet"/>
      <w:lvlText w:val=""/>
      <w:lvlJc w:val="left"/>
      <w:pPr>
        <w:ind w:left="2880" w:hanging="360"/>
      </w:pPr>
      <w:rPr>
        <w:rFonts w:ascii="Symbol" w:hAnsi="Symbol" w:hint="default"/>
      </w:rPr>
    </w:lvl>
    <w:lvl w:ilvl="4" w:tplc="A5D8D9EA">
      <w:start w:val="1"/>
      <w:numFmt w:val="bullet"/>
      <w:lvlText w:val="o"/>
      <w:lvlJc w:val="left"/>
      <w:pPr>
        <w:ind w:left="3600" w:hanging="360"/>
      </w:pPr>
      <w:rPr>
        <w:rFonts w:ascii="Courier New" w:hAnsi="Courier New" w:hint="default"/>
      </w:rPr>
    </w:lvl>
    <w:lvl w:ilvl="5" w:tplc="72245830">
      <w:start w:val="1"/>
      <w:numFmt w:val="bullet"/>
      <w:lvlText w:val=""/>
      <w:lvlJc w:val="left"/>
      <w:pPr>
        <w:ind w:left="4320" w:hanging="360"/>
      </w:pPr>
      <w:rPr>
        <w:rFonts w:ascii="Wingdings" w:hAnsi="Wingdings" w:hint="default"/>
      </w:rPr>
    </w:lvl>
    <w:lvl w:ilvl="6" w:tplc="A9302CE0">
      <w:start w:val="1"/>
      <w:numFmt w:val="bullet"/>
      <w:lvlText w:val=""/>
      <w:lvlJc w:val="left"/>
      <w:pPr>
        <w:ind w:left="5040" w:hanging="360"/>
      </w:pPr>
      <w:rPr>
        <w:rFonts w:ascii="Symbol" w:hAnsi="Symbol" w:hint="default"/>
      </w:rPr>
    </w:lvl>
    <w:lvl w:ilvl="7" w:tplc="18DAA82E">
      <w:start w:val="1"/>
      <w:numFmt w:val="bullet"/>
      <w:lvlText w:val="o"/>
      <w:lvlJc w:val="left"/>
      <w:pPr>
        <w:ind w:left="5760" w:hanging="360"/>
      </w:pPr>
      <w:rPr>
        <w:rFonts w:ascii="Courier New" w:hAnsi="Courier New" w:hint="default"/>
      </w:rPr>
    </w:lvl>
    <w:lvl w:ilvl="8" w:tplc="6DB2E7B6">
      <w:start w:val="1"/>
      <w:numFmt w:val="bullet"/>
      <w:lvlText w:val=""/>
      <w:lvlJc w:val="left"/>
      <w:pPr>
        <w:ind w:left="6480" w:hanging="360"/>
      </w:pPr>
      <w:rPr>
        <w:rFonts w:ascii="Wingdings" w:hAnsi="Wingdings" w:hint="default"/>
      </w:rPr>
    </w:lvl>
  </w:abstractNum>
  <w:abstractNum w:abstractNumId="166" w15:restartNumberingAfterBreak="0">
    <w:nsid w:val="70373B03"/>
    <w:multiLevelType w:val="multilevel"/>
    <w:tmpl w:val="5170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0E96857"/>
    <w:multiLevelType w:val="hybridMultilevel"/>
    <w:tmpl w:val="4BC64D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7140D17E"/>
    <w:multiLevelType w:val="hybridMultilevel"/>
    <w:tmpl w:val="FFFFFFFF"/>
    <w:lvl w:ilvl="0" w:tplc="9B7C49B6">
      <w:start w:val="1"/>
      <w:numFmt w:val="bullet"/>
      <w:lvlText w:val=""/>
      <w:lvlJc w:val="left"/>
      <w:pPr>
        <w:ind w:left="720" w:hanging="360"/>
      </w:pPr>
      <w:rPr>
        <w:rFonts w:ascii="Symbol" w:hAnsi="Symbol" w:hint="default"/>
      </w:rPr>
    </w:lvl>
    <w:lvl w:ilvl="1" w:tplc="26BC5964">
      <w:start w:val="1"/>
      <w:numFmt w:val="bullet"/>
      <w:lvlText w:val="o"/>
      <w:lvlJc w:val="left"/>
      <w:pPr>
        <w:ind w:left="1440" w:hanging="360"/>
      </w:pPr>
      <w:rPr>
        <w:rFonts w:ascii="Courier New" w:hAnsi="Courier New" w:hint="default"/>
      </w:rPr>
    </w:lvl>
    <w:lvl w:ilvl="2" w:tplc="E456681E">
      <w:start w:val="1"/>
      <w:numFmt w:val="bullet"/>
      <w:lvlText w:val=""/>
      <w:lvlJc w:val="left"/>
      <w:pPr>
        <w:ind w:left="2160" w:hanging="360"/>
      </w:pPr>
      <w:rPr>
        <w:rFonts w:ascii="Wingdings" w:hAnsi="Wingdings" w:hint="default"/>
      </w:rPr>
    </w:lvl>
    <w:lvl w:ilvl="3" w:tplc="BB7E6BD8">
      <w:start w:val="1"/>
      <w:numFmt w:val="bullet"/>
      <w:lvlText w:val=""/>
      <w:lvlJc w:val="left"/>
      <w:pPr>
        <w:ind w:left="2880" w:hanging="360"/>
      </w:pPr>
      <w:rPr>
        <w:rFonts w:ascii="Symbol" w:hAnsi="Symbol" w:hint="default"/>
      </w:rPr>
    </w:lvl>
    <w:lvl w:ilvl="4" w:tplc="C854ECE0">
      <w:start w:val="1"/>
      <w:numFmt w:val="bullet"/>
      <w:lvlText w:val="o"/>
      <w:lvlJc w:val="left"/>
      <w:pPr>
        <w:ind w:left="3600" w:hanging="360"/>
      </w:pPr>
      <w:rPr>
        <w:rFonts w:ascii="Courier New" w:hAnsi="Courier New" w:hint="default"/>
      </w:rPr>
    </w:lvl>
    <w:lvl w:ilvl="5" w:tplc="E9D65B42">
      <w:start w:val="1"/>
      <w:numFmt w:val="bullet"/>
      <w:lvlText w:val=""/>
      <w:lvlJc w:val="left"/>
      <w:pPr>
        <w:ind w:left="4320" w:hanging="360"/>
      </w:pPr>
      <w:rPr>
        <w:rFonts w:ascii="Wingdings" w:hAnsi="Wingdings" w:hint="default"/>
      </w:rPr>
    </w:lvl>
    <w:lvl w:ilvl="6" w:tplc="5A12E8D2">
      <w:start w:val="1"/>
      <w:numFmt w:val="bullet"/>
      <w:lvlText w:val=""/>
      <w:lvlJc w:val="left"/>
      <w:pPr>
        <w:ind w:left="5040" w:hanging="360"/>
      </w:pPr>
      <w:rPr>
        <w:rFonts w:ascii="Symbol" w:hAnsi="Symbol" w:hint="default"/>
      </w:rPr>
    </w:lvl>
    <w:lvl w:ilvl="7" w:tplc="7402EA18">
      <w:start w:val="1"/>
      <w:numFmt w:val="bullet"/>
      <w:lvlText w:val="o"/>
      <w:lvlJc w:val="left"/>
      <w:pPr>
        <w:ind w:left="5760" w:hanging="360"/>
      </w:pPr>
      <w:rPr>
        <w:rFonts w:ascii="Courier New" w:hAnsi="Courier New" w:hint="default"/>
      </w:rPr>
    </w:lvl>
    <w:lvl w:ilvl="8" w:tplc="23002260">
      <w:start w:val="1"/>
      <w:numFmt w:val="bullet"/>
      <w:lvlText w:val=""/>
      <w:lvlJc w:val="left"/>
      <w:pPr>
        <w:ind w:left="6480" w:hanging="360"/>
      </w:pPr>
      <w:rPr>
        <w:rFonts w:ascii="Wingdings" w:hAnsi="Wingdings" w:hint="default"/>
      </w:rPr>
    </w:lvl>
  </w:abstractNum>
  <w:abstractNum w:abstractNumId="169" w15:restartNumberingAfterBreak="0">
    <w:nsid w:val="726316FA"/>
    <w:multiLevelType w:val="multilevel"/>
    <w:tmpl w:val="733C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E2469E"/>
    <w:multiLevelType w:val="hybridMultilevel"/>
    <w:tmpl w:val="FFFFFFFF"/>
    <w:lvl w:ilvl="0" w:tplc="63C86724">
      <w:start w:val="1"/>
      <w:numFmt w:val="bullet"/>
      <w:lvlText w:val=""/>
      <w:lvlJc w:val="left"/>
      <w:pPr>
        <w:ind w:left="720" w:hanging="360"/>
      </w:pPr>
      <w:rPr>
        <w:rFonts w:ascii="Symbol" w:hAnsi="Symbol" w:hint="default"/>
      </w:rPr>
    </w:lvl>
    <w:lvl w:ilvl="1" w:tplc="5164D472">
      <w:start w:val="1"/>
      <w:numFmt w:val="bullet"/>
      <w:lvlText w:val="o"/>
      <w:lvlJc w:val="left"/>
      <w:pPr>
        <w:ind w:left="1440" w:hanging="360"/>
      </w:pPr>
      <w:rPr>
        <w:rFonts w:ascii="Courier New" w:hAnsi="Courier New" w:hint="default"/>
      </w:rPr>
    </w:lvl>
    <w:lvl w:ilvl="2" w:tplc="9D400710">
      <w:start w:val="1"/>
      <w:numFmt w:val="bullet"/>
      <w:lvlText w:val=""/>
      <w:lvlJc w:val="left"/>
      <w:pPr>
        <w:ind w:left="2160" w:hanging="360"/>
      </w:pPr>
      <w:rPr>
        <w:rFonts w:ascii="Wingdings" w:hAnsi="Wingdings" w:hint="default"/>
      </w:rPr>
    </w:lvl>
    <w:lvl w:ilvl="3" w:tplc="42D08446">
      <w:start w:val="1"/>
      <w:numFmt w:val="bullet"/>
      <w:lvlText w:val=""/>
      <w:lvlJc w:val="left"/>
      <w:pPr>
        <w:ind w:left="2880" w:hanging="360"/>
      </w:pPr>
      <w:rPr>
        <w:rFonts w:ascii="Symbol" w:hAnsi="Symbol" w:hint="default"/>
      </w:rPr>
    </w:lvl>
    <w:lvl w:ilvl="4" w:tplc="14788DC0">
      <w:start w:val="1"/>
      <w:numFmt w:val="bullet"/>
      <w:lvlText w:val="o"/>
      <w:lvlJc w:val="left"/>
      <w:pPr>
        <w:ind w:left="3600" w:hanging="360"/>
      </w:pPr>
      <w:rPr>
        <w:rFonts w:ascii="Courier New" w:hAnsi="Courier New" w:hint="default"/>
      </w:rPr>
    </w:lvl>
    <w:lvl w:ilvl="5" w:tplc="71B0CBAC">
      <w:start w:val="1"/>
      <w:numFmt w:val="bullet"/>
      <w:lvlText w:val=""/>
      <w:lvlJc w:val="left"/>
      <w:pPr>
        <w:ind w:left="4320" w:hanging="360"/>
      </w:pPr>
      <w:rPr>
        <w:rFonts w:ascii="Wingdings" w:hAnsi="Wingdings" w:hint="default"/>
      </w:rPr>
    </w:lvl>
    <w:lvl w:ilvl="6" w:tplc="11C280E8">
      <w:start w:val="1"/>
      <w:numFmt w:val="bullet"/>
      <w:lvlText w:val=""/>
      <w:lvlJc w:val="left"/>
      <w:pPr>
        <w:ind w:left="5040" w:hanging="360"/>
      </w:pPr>
      <w:rPr>
        <w:rFonts w:ascii="Symbol" w:hAnsi="Symbol" w:hint="default"/>
      </w:rPr>
    </w:lvl>
    <w:lvl w:ilvl="7" w:tplc="D10AF6C0">
      <w:start w:val="1"/>
      <w:numFmt w:val="bullet"/>
      <w:lvlText w:val="o"/>
      <w:lvlJc w:val="left"/>
      <w:pPr>
        <w:ind w:left="5760" w:hanging="360"/>
      </w:pPr>
      <w:rPr>
        <w:rFonts w:ascii="Courier New" w:hAnsi="Courier New" w:hint="default"/>
      </w:rPr>
    </w:lvl>
    <w:lvl w:ilvl="8" w:tplc="B86C8A92">
      <w:start w:val="1"/>
      <w:numFmt w:val="bullet"/>
      <w:lvlText w:val=""/>
      <w:lvlJc w:val="left"/>
      <w:pPr>
        <w:ind w:left="6480" w:hanging="360"/>
      </w:pPr>
      <w:rPr>
        <w:rFonts w:ascii="Wingdings" w:hAnsi="Wingdings" w:hint="default"/>
      </w:rPr>
    </w:lvl>
  </w:abstractNum>
  <w:abstractNum w:abstractNumId="171" w15:restartNumberingAfterBreak="0">
    <w:nsid w:val="72E418A4"/>
    <w:multiLevelType w:val="hybridMultilevel"/>
    <w:tmpl w:val="FFFFFFFF"/>
    <w:lvl w:ilvl="0" w:tplc="3F90E502">
      <w:start w:val="1"/>
      <w:numFmt w:val="bullet"/>
      <w:lvlText w:val=""/>
      <w:lvlJc w:val="left"/>
      <w:pPr>
        <w:ind w:left="720" w:hanging="360"/>
      </w:pPr>
      <w:rPr>
        <w:rFonts w:ascii="Symbol" w:hAnsi="Symbol" w:hint="default"/>
      </w:rPr>
    </w:lvl>
    <w:lvl w:ilvl="1" w:tplc="279AAACE">
      <w:start w:val="1"/>
      <w:numFmt w:val="bullet"/>
      <w:lvlText w:val="o"/>
      <w:lvlJc w:val="left"/>
      <w:pPr>
        <w:ind w:left="1440" w:hanging="360"/>
      </w:pPr>
      <w:rPr>
        <w:rFonts w:ascii="Courier New" w:hAnsi="Courier New" w:hint="default"/>
      </w:rPr>
    </w:lvl>
    <w:lvl w:ilvl="2" w:tplc="1A62A616">
      <w:start w:val="1"/>
      <w:numFmt w:val="bullet"/>
      <w:lvlText w:val=""/>
      <w:lvlJc w:val="left"/>
      <w:pPr>
        <w:ind w:left="2160" w:hanging="360"/>
      </w:pPr>
      <w:rPr>
        <w:rFonts w:ascii="Wingdings" w:hAnsi="Wingdings" w:hint="default"/>
      </w:rPr>
    </w:lvl>
    <w:lvl w:ilvl="3" w:tplc="3FDE7F4E">
      <w:start w:val="1"/>
      <w:numFmt w:val="bullet"/>
      <w:lvlText w:val=""/>
      <w:lvlJc w:val="left"/>
      <w:pPr>
        <w:ind w:left="2880" w:hanging="360"/>
      </w:pPr>
      <w:rPr>
        <w:rFonts w:ascii="Symbol" w:hAnsi="Symbol" w:hint="default"/>
      </w:rPr>
    </w:lvl>
    <w:lvl w:ilvl="4" w:tplc="4FDC2470">
      <w:start w:val="1"/>
      <w:numFmt w:val="bullet"/>
      <w:lvlText w:val="o"/>
      <w:lvlJc w:val="left"/>
      <w:pPr>
        <w:ind w:left="3600" w:hanging="360"/>
      </w:pPr>
      <w:rPr>
        <w:rFonts w:ascii="Courier New" w:hAnsi="Courier New" w:hint="default"/>
      </w:rPr>
    </w:lvl>
    <w:lvl w:ilvl="5" w:tplc="40C8A594">
      <w:start w:val="1"/>
      <w:numFmt w:val="bullet"/>
      <w:lvlText w:val=""/>
      <w:lvlJc w:val="left"/>
      <w:pPr>
        <w:ind w:left="4320" w:hanging="360"/>
      </w:pPr>
      <w:rPr>
        <w:rFonts w:ascii="Wingdings" w:hAnsi="Wingdings" w:hint="default"/>
      </w:rPr>
    </w:lvl>
    <w:lvl w:ilvl="6" w:tplc="93C80044">
      <w:start w:val="1"/>
      <w:numFmt w:val="bullet"/>
      <w:lvlText w:val=""/>
      <w:lvlJc w:val="left"/>
      <w:pPr>
        <w:ind w:left="5040" w:hanging="360"/>
      </w:pPr>
      <w:rPr>
        <w:rFonts w:ascii="Symbol" w:hAnsi="Symbol" w:hint="default"/>
      </w:rPr>
    </w:lvl>
    <w:lvl w:ilvl="7" w:tplc="ABF8BD8C">
      <w:start w:val="1"/>
      <w:numFmt w:val="bullet"/>
      <w:lvlText w:val="o"/>
      <w:lvlJc w:val="left"/>
      <w:pPr>
        <w:ind w:left="5760" w:hanging="360"/>
      </w:pPr>
      <w:rPr>
        <w:rFonts w:ascii="Courier New" w:hAnsi="Courier New" w:hint="default"/>
      </w:rPr>
    </w:lvl>
    <w:lvl w:ilvl="8" w:tplc="1B10BA62">
      <w:start w:val="1"/>
      <w:numFmt w:val="bullet"/>
      <w:lvlText w:val=""/>
      <w:lvlJc w:val="left"/>
      <w:pPr>
        <w:ind w:left="6480" w:hanging="360"/>
      </w:pPr>
      <w:rPr>
        <w:rFonts w:ascii="Wingdings" w:hAnsi="Wingdings" w:hint="default"/>
      </w:rPr>
    </w:lvl>
  </w:abstractNum>
  <w:abstractNum w:abstractNumId="172" w15:restartNumberingAfterBreak="0">
    <w:nsid w:val="734B102C"/>
    <w:multiLevelType w:val="hybridMultilevel"/>
    <w:tmpl w:val="FFFFFFFF"/>
    <w:lvl w:ilvl="0" w:tplc="B0A2DA9E">
      <w:start w:val="1"/>
      <w:numFmt w:val="bullet"/>
      <w:lvlText w:val=""/>
      <w:lvlJc w:val="left"/>
      <w:pPr>
        <w:ind w:left="720" w:hanging="360"/>
      </w:pPr>
      <w:rPr>
        <w:rFonts w:ascii="Symbol" w:hAnsi="Symbol" w:hint="default"/>
      </w:rPr>
    </w:lvl>
    <w:lvl w:ilvl="1" w:tplc="667075F2">
      <w:start w:val="1"/>
      <w:numFmt w:val="bullet"/>
      <w:lvlText w:val="o"/>
      <w:lvlJc w:val="left"/>
      <w:pPr>
        <w:ind w:left="1440" w:hanging="360"/>
      </w:pPr>
      <w:rPr>
        <w:rFonts w:ascii="Courier New" w:hAnsi="Courier New" w:hint="default"/>
      </w:rPr>
    </w:lvl>
    <w:lvl w:ilvl="2" w:tplc="692E9EC2">
      <w:start w:val="1"/>
      <w:numFmt w:val="bullet"/>
      <w:lvlText w:val=""/>
      <w:lvlJc w:val="left"/>
      <w:pPr>
        <w:ind w:left="2160" w:hanging="360"/>
      </w:pPr>
      <w:rPr>
        <w:rFonts w:ascii="Wingdings" w:hAnsi="Wingdings" w:hint="default"/>
      </w:rPr>
    </w:lvl>
    <w:lvl w:ilvl="3" w:tplc="EF2AE542">
      <w:start w:val="1"/>
      <w:numFmt w:val="bullet"/>
      <w:lvlText w:val=""/>
      <w:lvlJc w:val="left"/>
      <w:pPr>
        <w:ind w:left="2880" w:hanging="360"/>
      </w:pPr>
      <w:rPr>
        <w:rFonts w:ascii="Symbol" w:hAnsi="Symbol" w:hint="default"/>
      </w:rPr>
    </w:lvl>
    <w:lvl w:ilvl="4" w:tplc="9208E4AE">
      <w:start w:val="1"/>
      <w:numFmt w:val="bullet"/>
      <w:lvlText w:val="o"/>
      <w:lvlJc w:val="left"/>
      <w:pPr>
        <w:ind w:left="3600" w:hanging="360"/>
      </w:pPr>
      <w:rPr>
        <w:rFonts w:ascii="Courier New" w:hAnsi="Courier New" w:hint="default"/>
      </w:rPr>
    </w:lvl>
    <w:lvl w:ilvl="5" w:tplc="957C467E">
      <w:start w:val="1"/>
      <w:numFmt w:val="bullet"/>
      <w:lvlText w:val=""/>
      <w:lvlJc w:val="left"/>
      <w:pPr>
        <w:ind w:left="4320" w:hanging="360"/>
      </w:pPr>
      <w:rPr>
        <w:rFonts w:ascii="Wingdings" w:hAnsi="Wingdings" w:hint="default"/>
      </w:rPr>
    </w:lvl>
    <w:lvl w:ilvl="6" w:tplc="A81844C4">
      <w:start w:val="1"/>
      <w:numFmt w:val="bullet"/>
      <w:lvlText w:val=""/>
      <w:lvlJc w:val="left"/>
      <w:pPr>
        <w:ind w:left="5040" w:hanging="360"/>
      </w:pPr>
      <w:rPr>
        <w:rFonts w:ascii="Symbol" w:hAnsi="Symbol" w:hint="default"/>
      </w:rPr>
    </w:lvl>
    <w:lvl w:ilvl="7" w:tplc="8EBC3B0E">
      <w:start w:val="1"/>
      <w:numFmt w:val="bullet"/>
      <w:lvlText w:val="o"/>
      <w:lvlJc w:val="left"/>
      <w:pPr>
        <w:ind w:left="5760" w:hanging="360"/>
      </w:pPr>
      <w:rPr>
        <w:rFonts w:ascii="Courier New" w:hAnsi="Courier New" w:hint="default"/>
      </w:rPr>
    </w:lvl>
    <w:lvl w:ilvl="8" w:tplc="E9C235BE">
      <w:start w:val="1"/>
      <w:numFmt w:val="bullet"/>
      <w:lvlText w:val=""/>
      <w:lvlJc w:val="left"/>
      <w:pPr>
        <w:ind w:left="6480" w:hanging="360"/>
      </w:pPr>
      <w:rPr>
        <w:rFonts w:ascii="Wingdings" w:hAnsi="Wingdings" w:hint="default"/>
      </w:rPr>
    </w:lvl>
  </w:abstractNum>
  <w:abstractNum w:abstractNumId="173" w15:restartNumberingAfterBreak="0">
    <w:nsid w:val="74410BDD"/>
    <w:multiLevelType w:val="hybridMultilevel"/>
    <w:tmpl w:val="FFFFFFFF"/>
    <w:lvl w:ilvl="0" w:tplc="79DC705A">
      <w:start w:val="1"/>
      <w:numFmt w:val="bullet"/>
      <w:lvlText w:val=""/>
      <w:lvlJc w:val="left"/>
      <w:pPr>
        <w:ind w:left="720" w:hanging="360"/>
      </w:pPr>
      <w:rPr>
        <w:rFonts w:ascii="Symbol" w:hAnsi="Symbol" w:hint="default"/>
      </w:rPr>
    </w:lvl>
    <w:lvl w:ilvl="1" w:tplc="86C6E864">
      <w:start w:val="1"/>
      <w:numFmt w:val="bullet"/>
      <w:lvlText w:val="o"/>
      <w:lvlJc w:val="left"/>
      <w:pPr>
        <w:ind w:left="1440" w:hanging="360"/>
      </w:pPr>
      <w:rPr>
        <w:rFonts w:ascii="Courier New" w:hAnsi="Courier New" w:hint="default"/>
      </w:rPr>
    </w:lvl>
    <w:lvl w:ilvl="2" w:tplc="DD84B0AC">
      <w:start w:val="1"/>
      <w:numFmt w:val="bullet"/>
      <w:lvlText w:val=""/>
      <w:lvlJc w:val="left"/>
      <w:pPr>
        <w:ind w:left="2160" w:hanging="360"/>
      </w:pPr>
      <w:rPr>
        <w:rFonts w:ascii="Wingdings" w:hAnsi="Wingdings" w:hint="default"/>
      </w:rPr>
    </w:lvl>
    <w:lvl w:ilvl="3" w:tplc="3E34B0E8">
      <w:start w:val="1"/>
      <w:numFmt w:val="bullet"/>
      <w:lvlText w:val=""/>
      <w:lvlJc w:val="left"/>
      <w:pPr>
        <w:ind w:left="2880" w:hanging="360"/>
      </w:pPr>
      <w:rPr>
        <w:rFonts w:ascii="Symbol" w:hAnsi="Symbol" w:hint="default"/>
      </w:rPr>
    </w:lvl>
    <w:lvl w:ilvl="4" w:tplc="46327EE6">
      <w:start w:val="1"/>
      <w:numFmt w:val="bullet"/>
      <w:lvlText w:val="o"/>
      <w:lvlJc w:val="left"/>
      <w:pPr>
        <w:ind w:left="3600" w:hanging="360"/>
      </w:pPr>
      <w:rPr>
        <w:rFonts w:ascii="Courier New" w:hAnsi="Courier New" w:hint="default"/>
      </w:rPr>
    </w:lvl>
    <w:lvl w:ilvl="5" w:tplc="DDACB6DA">
      <w:start w:val="1"/>
      <w:numFmt w:val="bullet"/>
      <w:lvlText w:val=""/>
      <w:lvlJc w:val="left"/>
      <w:pPr>
        <w:ind w:left="4320" w:hanging="360"/>
      </w:pPr>
      <w:rPr>
        <w:rFonts w:ascii="Wingdings" w:hAnsi="Wingdings" w:hint="default"/>
      </w:rPr>
    </w:lvl>
    <w:lvl w:ilvl="6" w:tplc="3D509E62">
      <w:start w:val="1"/>
      <w:numFmt w:val="bullet"/>
      <w:lvlText w:val=""/>
      <w:lvlJc w:val="left"/>
      <w:pPr>
        <w:ind w:left="5040" w:hanging="360"/>
      </w:pPr>
      <w:rPr>
        <w:rFonts w:ascii="Symbol" w:hAnsi="Symbol" w:hint="default"/>
      </w:rPr>
    </w:lvl>
    <w:lvl w:ilvl="7" w:tplc="A5A4EEB6">
      <w:start w:val="1"/>
      <w:numFmt w:val="bullet"/>
      <w:lvlText w:val="o"/>
      <w:lvlJc w:val="left"/>
      <w:pPr>
        <w:ind w:left="5760" w:hanging="360"/>
      </w:pPr>
      <w:rPr>
        <w:rFonts w:ascii="Courier New" w:hAnsi="Courier New" w:hint="default"/>
      </w:rPr>
    </w:lvl>
    <w:lvl w:ilvl="8" w:tplc="67EA0F0A">
      <w:start w:val="1"/>
      <w:numFmt w:val="bullet"/>
      <w:lvlText w:val=""/>
      <w:lvlJc w:val="left"/>
      <w:pPr>
        <w:ind w:left="6480" w:hanging="360"/>
      </w:pPr>
      <w:rPr>
        <w:rFonts w:ascii="Wingdings" w:hAnsi="Wingdings" w:hint="default"/>
      </w:rPr>
    </w:lvl>
  </w:abstractNum>
  <w:abstractNum w:abstractNumId="174" w15:restartNumberingAfterBreak="0">
    <w:nsid w:val="77B8CDBE"/>
    <w:multiLevelType w:val="hybridMultilevel"/>
    <w:tmpl w:val="FFFFFFFF"/>
    <w:lvl w:ilvl="0" w:tplc="2FC0506A">
      <w:start w:val="1"/>
      <w:numFmt w:val="decimal"/>
      <w:lvlText w:val=""/>
      <w:lvlJc w:val="left"/>
      <w:pPr>
        <w:ind w:left="720" w:hanging="360"/>
      </w:pPr>
      <w:rPr>
        <w:rFonts w:ascii="Symbol" w:hAnsi="Symbol" w:hint="default"/>
      </w:rPr>
    </w:lvl>
    <w:lvl w:ilvl="1" w:tplc="514EAB3E">
      <w:start w:val="1"/>
      <w:numFmt w:val="bullet"/>
      <w:lvlText w:val="o"/>
      <w:lvlJc w:val="left"/>
      <w:pPr>
        <w:ind w:left="1440" w:hanging="360"/>
      </w:pPr>
      <w:rPr>
        <w:rFonts w:ascii="Courier New" w:hAnsi="Courier New" w:hint="default"/>
      </w:rPr>
    </w:lvl>
    <w:lvl w:ilvl="2" w:tplc="16C4A448">
      <w:start w:val="1"/>
      <w:numFmt w:val="bullet"/>
      <w:lvlText w:val=""/>
      <w:lvlJc w:val="left"/>
      <w:pPr>
        <w:ind w:left="2160" w:hanging="360"/>
      </w:pPr>
      <w:rPr>
        <w:rFonts w:ascii="Wingdings" w:hAnsi="Wingdings" w:hint="default"/>
      </w:rPr>
    </w:lvl>
    <w:lvl w:ilvl="3" w:tplc="EE92FFB2">
      <w:start w:val="1"/>
      <w:numFmt w:val="bullet"/>
      <w:lvlText w:val=""/>
      <w:lvlJc w:val="left"/>
      <w:pPr>
        <w:ind w:left="2880" w:hanging="360"/>
      </w:pPr>
      <w:rPr>
        <w:rFonts w:ascii="Symbol" w:hAnsi="Symbol" w:hint="default"/>
      </w:rPr>
    </w:lvl>
    <w:lvl w:ilvl="4" w:tplc="04BAC244">
      <w:start w:val="1"/>
      <w:numFmt w:val="bullet"/>
      <w:lvlText w:val="o"/>
      <w:lvlJc w:val="left"/>
      <w:pPr>
        <w:ind w:left="3600" w:hanging="360"/>
      </w:pPr>
      <w:rPr>
        <w:rFonts w:ascii="Courier New" w:hAnsi="Courier New" w:hint="default"/>
      </w:rPr>
    </w:lvl>
    <w:lvl w:ilvl="5" w:tplc="28EC728E">
      <w:start w:val="1"/>
      <w:numFmt w:val="bullet"/>
      <w:lvlText w:val=""/>
      <w:lvlJc w:val="left"/>
      <w:pPr>
        <w:ind w:left="4320" w:hanging="360"/>
      </w:pPr>
      <w:rPr>
        <w:rFonts w:ascii="Wingdings" w:hAnsi="Wingdings" w:hint="default"/>
      </w:rPr>
    </w:lvl>
    <w:lvl w:ilvl="6" w:tplc="31A6321E">
      <w:start w:val="1"/>
      <w:numFmt w:val="bullet"/>
      <w:lvlText w:val=""/>
      <w:lvlJc w:val="left"/>
      <w:pPr>
        <w:ind w:left="5040" w:hanging="360"/>
      </w:pPr>
      <w:rPr>
        <w:rFonts w:ascii="Symbol" w:hAnsi="Symbol" w:hint="default"/>
      </w:rPr>
    </w:lvl>
    <w:lvl w:ilvl="7" w:tplc="0C9C1DA8">
      <w:start w:val="1"/>
      <w:numFmt w:val="bullet"/>
      <w:lvlText w:val="o"/>
      <w:lvlJc w:val="left"/>
      <w:pPr>
        <w:ind w:left="5760" w:hanging="360"/>
      </w:pPr>
      <w:rPr>
        <w:rFonts w:ascii="Courier New" w:hAnsi="Courier New" w:hint="default"/>
      </w:rPr>
    </w:lvl>
    <w:lvl w:ilvl="8" w:tplc="288CD6EA">
      <w:start w:val="1"/>
      <w:numFmt w:val="bullet"/>
      <w:lvlText w:val=""/>
      <w:lvlJc w:val="left"/>
      <w:pPr>
        <w:ind w:left="6480" w:hanging="360"/>
      </w:pPr>
      <w:rPr>
        <w:rFonts w:ascii="Wingdings" w:hAnsi="Wingdings" w:hint="default"/>
      </w:rPr>
    </w:lvl>
  </w:abstractNum>
  <w:abstractNum w:abstractNumId="175" w15:restartNumberingAfterBreak="0">
    <w:nsid w:val="77D58CC3"/>
    <w:multiLevelType w:val="hybridMultilevel"/>
    <w:tmpl w:val="FFFFFFFF"/>
    <w:lvl w:ilvl="0" w:tplc="49BC493C">
      <w:start w:val="1"/>
      <w:numFmt w:val="decimal"/>
      <w:lvlText w:val="%1."/>
      <w:lvlJc w:val="left"/>
      <w:pPr>
        <w:ind w:left="720" w:hanging="360"/>
      </w:pPr>
    </w:lvl>
    <w:lvl w:ilvl="1" w:tplc="0F688DB2">
      <w:start w:val="1"/>
      <w:numFmt w:val="lowerLetter"/>
      <w:lvlText w:val="%2."/>
      <w:lvlJc w:val="left"/>
      <w:pPr>
        <w:ind w:left="1440" w:hanging="360"/>
      </w:pPr>
    </w:lvl>
    <w:lvl w:ilvl="2" w:tplc="904648AA">
      <w:start w:val="1"/>
      <w:numFmt w:val="lowerRoman"/>
      <w:lvlText w:val="%3."/>
      <w:lvlJc w:val="right"/>
      <w:pPr>
        <w:ind w:left="2160" w:hanging="180"/>
      </w:pPr>
    </w:lvl>
    <w:lvl w:ilvl="3" w:tplc="0AD61A72">
      <w:start w:val="1"/>
      <w:numFmt w:val="decimal"/>
      <w:lvlText w:val="%4."/>
      <w:lvlJc w:val="left"/>
      <w:pPr>
        <w:ind w:left="2880" w:hanging="360"/>
      </w:pPr>
    </w:lvl>
    <w:lvl w:ilvl="4" w:tplc="E5CA22A0">
      <w:start w:val="1"/>
      <w:numFmt w:val="lowerLetter"/>
      <w:lvlText w:val="%5."/>
      <w:lvlJc w:val="left"/>
      <w:pPr>
        <w:ind w:left="3600" w:hanging="360"/>
      </w:pPr>
    </w:lvl>
    <w:lvl w:ilvl="5" w:tplc="A31AC9A2">
      <w:start w:val="1"/>
      <w:numFmt w:val="lowerRoman"/>
      <w:lvlText w:val="%6."/>
      <w:lvlJc w:val="right"/>
      <w:pPr>
        <w:ind w:left="4320" w:hanging="180"/>
      </w:pPr>
    </w:lvl>
    <w:lvl w:ilvl="6" w:tplc="C44C12AA">
      <w:start w:val="1"/>
      <w:numFmt w:val="decimal"/>
      <w:lvlText w:val="%7."/>
      <w:lvlJc w:val="left"/>
      <w:pPr>
        <w:ind w:left="5040" w:hanging="360"/>
      </w:pPr>
    </w:lvl>
    <w:lvl w:ilvl="7" w:tplc="46186928">
      <w:start w:val="1"/>
      <w:numFmt w:val="lowerLetter"/>
      <w:lvlText w:val="%8."/>
      <w:lvlJc w:val="left"/>
      <w:pPr>
        <w:ind w:left="5760" w:hanging="360"/>
      </w:pPr>
    </w:lvl>
    <w:lvl w:ilvl="8" w:tplc="8FDA209C">
      <w:start w:val="1"/>
      <w:numFmt w:val="lowerRoman"/>
      <w:lvlText w:val="%9."/>
      <w:lvlJc w:val="right"/>
      <w:pPr>
        <w:ind w:left="6480" w:hanging="180"/>
      </w:pPr>
    </w:lvl>
  </w:abstractNum>
  <w:abstractNum w:abstractNumId="176" w15:restartNumberingAfterBreak="0">
    <w:nsid w:val="77DD9C6D"/>
    <w:multiLevelType w:val="hybridMultilevel"/>
    <w:tmpl w:val="FFFFFFFF"/>
    <w:lvl w:ilvl="0" w:tplc="E80A5E58">
      <w:start w:val="1"/>
      <w:numFmt w:val="bullet"/>
      <w:lvlText w:val=""/>
      <w:lvlJc w:val="left"/>
      <w:pPr>
        <w:ind w:left="720" w:hanging="360"/>
      </w:pPr>
      <w:rPr>
        <w:rFonts w:ascii="Symbol" w:hAnsi="Symbol" w:hint="default"/>
      </w:rPr>
    </w:lvl>
    <w:lvl w:ilvl="1" w:tplc="AA4E0A3E">
      <w:start w:val="1"/>
      <w:numFmt w:val="bullet"/>
      <w:lvlText w:val="o"/>
      <w:lvlJc w:val="left"/>
      <w:pPr>
        <w:ind w:left="1440" w:hanging="360"/>
      </w:pPr>
      <w:rPr>
        <w:rFonts w:ascii="Courier New" w:hAnsi="Courier New" w:hint="default"/>
      </w:rPr>
    </w:lvl>
    <w:lvl w:ilvl="2" w:tplc="3A786772">
      <w:start w:val="1"/>
      <w:numFmt w:val="bullet"/>
      <w:lvlText w:val=""/>
      <w:lvlJc w:val="left"/>
      <w:pPr>
        <w:ind w:left="2160" w:hanging="360"/>
      </w:pPr>
      <w:rPr>
        <w:rFonts w:ascii="Wingdings" w:hAnsi="Wingdings" w:hint="default"/>
      </w:rPr>
    </w:lvl>
    <w:lvl w:ilvl="3" w:tplc="1BD8B468">
      <w:start w:val="1"/>
      <w:numFmt w:val="bullet"/>
      <w:lvlText w:val=""/>
      <w:lvlJc w:val="left"/>
      <w:pPr>
        <w:ind w:left="2880" w:hanging="360"/>
      </w:pPr>
      <w:rPr>
        <w:rFonts w:ascii="Symbol" w:hAnsi="Symbol" w:hint="default"/>
      </w:rPr>
    </w:lvl>
    <w:lvl w:ilvl="4" w:tplc="AD508282">
      <w:start w:val="1"/>
      <w:numFmt w:val="bullet"/>
      <w:lvlText w:val="o"/>
      <w:lvlJc w:val="left"/>
      <w:pPr>
        <w:ind w:left="3600" w:hanging="360"/>
      </w:pPr>
      <w:rPr>
        <w:rFonts w:ascii="Courier New" w:hAnsi="Courier New" w:hint="default"/>
      </w:rPr>
    </w:lvl>
    <w:lvl w:ilvl="5" w:tplc="2C36A208">
      <w:start w:val="1"/>
      <w:numFmt w:val="bullet"/>
      <w:lvlText w:val=""/>
      <w:lvlJc w:val="left"/>
      <w:pPr>
        <w:ind w:left="4320" w:hanging="360"/>
      </w:pPr>
      <w:rPr>
        <w:rFonts w:ascii="Wingdings" w:hAnsi="Wingdings" w:hint="default"/>
      </w:rPr>
    </w:lvl>
    <w:lvl w:ilvl="6" w:tplc="7B666CEC">
      <w:start w:val="1"/>
      <w:numFmt w:val="bullet"/>
      <w:lvlText w:val=""/>
      <w:lvlJc w:val="left"/>
      <w:pPr>
        <w:ind w:left="5040" w:hanging="360"/>
      </w:pPr>
      <w:rPr>
        <w:rFonts w:ascii="Symbol" w:hAnsi="Symbol" w:hint="default"/>
      </w:rPr>
    </w:lvl>
    <w:lvl w:ilvl="7" w:tplc="2D2C5FFE">
      <w:start w:val="1"/>
      <w:numFmt w:val="bullet"/>
      <w:lvlText w:val="o"/>
      <w:lvlJc w:val="left"/>
      <w:pPr>
        <w:ind w:left="5760" w:hanging="360"/>
      </w:pPr>
      <w:rPr>
        <w:rFonts w:ascii="Courier New" w:hAnsi="Courier New" w:hint="default"/>
      </w:rPr>
    </w:lvl>
    <w:lvl w:ilvl="8" w:tplc="0BDC5A76">
      <w:start w:val="1"/>
      <w:numFmt w:val="bullet"/>
      <w:lvlText w:val=""/>
      <w:lvlJc w:val="left"/>
      <w:pPr>
        <w:ind w:left="6480" w:hanging="360"/>
      </w:pPr>
      <w:rPr>
        <w:rFonts w:ascii="Wingdings" w:hAnsi="Wingdings" w:hint="default"/>
      </w:rPr>
    </w:lvl>
  </w:abstractNum>
  <w:abstractNum w:abstractNumId="177" w15:restartNumberingAfterBreak="0">
    <w:nsid w:val="785E8362"/>
    <w:multiLevelType w:val="hybridMultilevel"/>
    <w:tmpl w:val="FFFFFFFF"/>
    <w:lvl w:ilvl="0" w:tplc="060414C6">
      <w:start w:val="1"/>
      <w:numFmt w:val="bullet"/>
      <w:lvlText w:val=""/>
      <w:lvlJc w:val="left"/>
      <w:pPr>
        <w:ind w:left="720" w:hanging="360"/>
      </w:pPr>
      <w:rPr>
        <w:rFonts w:ascii="Symbol" w:hAnsi="Symbol" w:hint="default"/>
      </w:rPr>
    </w:lvl>
    <w:lvl w:ilvl="1" w:tplc="4EA81292">
      <w:start w:val="1"/>
      <w:numFmt w:val="bullet"/>
      <w:lvlText w:val="o"/>
      <w:lvlJc w:val="left"/>
      <w:pPr>
        <w:ind w:left="1440" w:hanging="360"/>
      </w:pPr>
      <w:rPr>
        <w:rFonts w:ascii="Courier New" w:hAnsi="Courier New" w:hint="default"/>
      </w:rPr>
    </w:lvl>
    <w:lvl w:ilvl="2" w:tplc="DBD4E926">
      <w:start w:val="1"/>
      <w:numFmt w:val="bullet"/>
      <w:lvlText w:val=""/>
      <w:lvlJc w:val="left"/>
      <w:pPr>
        <w:ind w:left="2160" w:hanging="360"/>
      </w:pPr>
      <w:rPr>
        <w:rFonts w:ascii="Wingdings" w:hAnsi="Wingdings" w:hint="default"/>
      </w:rPr>
    </w:lvl>
    <w:lvl w:ilvl="3" w:tplc="1BA62544">
      <w:start w:val="1"/>
      <w:numFmt w:val="bullet"/>
      <w:lvlText w:val=""/>
      <w:lvlJc w:val="left"/>
      <w:pPr>
        <w:ind w:left="2880" w:hanging="360"/>
      </w:pPr>
      <w:rPr>
        <w:rFonts w:ascii="Symbol" w:hAnsi="Symbol" w:hint="default"/>
      </w:rPr>
    </w:lvl>
    <w:lvl w:ilvl="4" w:tplc="EC38AC32">
      <w:start w:val="1"/>
      <w:numFmt w:val="bullet"/>
      <w:lvlText w:val="o"/>
      <w:lvlJc w:val="left"/>
      <w:pPr>
        <w:ind w:left="3600" w:hanging="360"/>
      </w:pPr>
      <w:rPr>
        <w:rFonts w:ascii="Courier New" w:hAnsi="Courier New" w:hint="default"/>
      </w:rPr>
    </w:lvl>
    <w:lvl w:ilvl="5" w:tplc="A5DEDA72">
      <w:start w:val="1"/>
      <w:numFmt w:val="bullet"/>
      <w:lvlText w:val=""/>
      <w:lvlJc w:val="left"/>
      <w:pPr>
        <w:ind w:left="4320" w:hanging="360"/>
      </w:pPr>
      <w:rPr>
        <w:rFonts w:ascii="Wingdings" w:hAnsi="Wingdings" w:hint="default"/>
      </w:rPr>
    </w:lvl>
    <w:lvl w:ilvl="6" w:tplc="DABCE21E">
      <w:start w:val="1"/>
      <w:numFmt w:val="bullet"/>
      <w:lvlText w:val=""/>
      <w:lvlJc w:val="left"/>
      <w:pPr>
        <w:ind w:left="5040" w:hanging="360"/>
      </w:pPr>
      <w:rPr>
        <w:rFonts w:ascii="Symbol" w:hAnsi="Symbol" w:hint="default"/>
      </w:rPr>
    </w:lvl>
    <w:lvl w:ilvl="7" w:tplc="450AED92">
      <w:start w:val="1"/>
      <w:numFmt w:val="bullet"/>
      <w:lvlText w:val="o"/>
      <w:lvlJc w:val="left"/>
      <w:pPr>
        <w:ind w:left="5760" w:hanging="360"/>
      </w:pPr>
      <w:rPr>
        <w:rFonts w:ascii="Courier New" w:hAnsi="Courier New" w:hint="default"/>
      </w:rPr>
    </w:lvl>
    <w:lvl w:ilvl="8" w:tplc="C3E82700">
      <w:start w:val="1"/>
      <w:numFmt w:val="bullet"/>
      <w:lvlText w:val=""/>
      <w:lvlJc w:val="left"/>
      <w:pPr>
        <w:ind w:left="6480" w:hanging="360"/>
      </w:pPr>
      <w:rPr>
        <w:rFonts w:ascii="Wingdings" w:hAnsi="Wingdings" w:hint="default"/>
      </w:rPr>
    </w:lvl>
  </w:abstractNum>
  <w:abstractNum w:abstractNumId="178" w15:restartNumberingAfterBreak="0">
    <w:nsid w:val="78A93125"/>
    <w:multiLevelType w:val="hybridMultilevel"/>
    <w:tmpl w:val="FFFFFFFF"/>
    <w:lvl w:ilvl="0" w:tplc="F79CBEF6">
      <w:start w:val="1"/>
      <w:numFmt w:val="decimal"/>
      <w:lvlText w:val=""/>
      <w:lvlJc w:val="left"/>
      <w:pPr>
        <w:ind w:left="360" w:hanging="360"/>
      </w:pPr>
      <w:rPr>
        <w:rFonts w:ascii="Symbol" w:hAnsi="Symbol" w:hint="default"/>
      </w:rPr>
    </w:lvl>
    <w:lvl w:ilvl="1" w:tplc="64685C9A">
      <w:start w:val="1"/>
      <w:numFmt w:val="bullet"/>
      <w:lvlText w:val="o"/>
      <w:lvlJc w:val="left"/>
      <w:pPr>
        <w:ind w:left="1080" w:hanging="360"/>
      </w:pPr>
      <w:rPr>
        <w:rFonts w:ascii="Courier New" w:hAnsi="Courier New" w:hint="default"/>
      </w:rPr>
    </w:lvl>
    <w:lvl w:ilvl="2" w:tplc="02C0E218">
      <w:start w:val="1"/>
      <w:numFmt w:val="bullet"/>
      <w:lvlText w:val=""/>
      <w:lvlJc w:val="left"/>
      <w:pPr>
        <w:ind w:left="1800" w:hanging="360"/>
      </w:pPr>
      <w:rPr>
        <w:rFonts w:ascii="Wingdings" w:hAnsi="Wingdings" w:hint="default"/>
      </w:rPr>
    </w:lvl>
    <w:lvl w:ilvl="3" w:tplc="39083A8A">
      <w:start w:val="1"/>
      <w:numFmt w:val="bullet"/>
      <w:lvlText w:val=""/>
      <w:lvlJc w:val="left"/>
      <w:pPr>
        <w:ind w:left="2520" w:hanging="360"/>
      </w:pPr>
      <w:rPr>
        <w:rFonts w:ascii="Symbol" w:hAnsi="Symbol" w:hint="default"/>
      </w:rPr>
    </w:lvl>
    <w:lvl w:ilvl="4" w:tplc="540473A4">
      <w:start w:val="1"/>
      <w:numFmt w:val="bullet"/>
      <w:lvlText w:val="o"/>
      <w:lvlJc w:val="left"/>
      <w:pPr>
        <w:ind w:left="3240" w:hanging="360"/>
      </w:pPr>
      <w:rPr>
        <w:rFonts w:ascii="Courier New" w:hAnsi="Courier New" w:hint="default"/>
      </w:rPr>
    </w:lvl>
    <w:lvl w:ilvl="5" w:tplc="D71E38C2">
      <w:start w:val="1"/>
      <w:numFmt w:val="bullet"/>
      <w:lvlText w:val=""/>
      <w:lvlJc w:val="left"/>
      <w:pPr>
        <w:ind w:left="3960" w:hanging="360"/>
      </w:pPr>
      <w:rPr>
        <w:rFonts w:ascii="Wingdings" w:hAnsi="Wingdings" w:hint="default"/>
      </w:rPr>
    </w:lvl>
    <w:lvl w:ilvl="6" w:tplc="B82AA31A">
      <w:start w:val="1"/>
      <w:numFmt w:val="bullet"/>
      <w:lvlText w:val=""/>
      <w:lvlJc w:val="left"/>
      <w:pPr>
        <w:ind w:left="4680" w:hanging="360"/>
      </w:pPr>
      <w:rPr>
        <w:rFonts w:ascii="Symbol" w:hAnsi="Symbol" w:hint="default"/>
      </w:rPr>
    </w:lvl>
    <w:lvl w:ilvl="7" w:tplc="BFCA46DC">
      <w:start w:val="1"/>
      <w:numFmt w:val="bullet"/>
      <w:lvlText w:val="o"/>
      <w:lvlJc w:val="left"/>
      <w:pPr>
        <w:ind w:left="5400" w:hanging="360"/>
      </w:pPr>
      <w:rPr>
        <w:rFonts w:ascii="Courier New" w:hAnsi="Courier New" w:hint="default"/>
      </w:rPr>
    </w:lvl>
    <w:lvl w:ilvl="8" w:tplc="CF98B8E4">
      <w:start w:val="1"/>
      <w:numFmt w:val="bullet"/>
      <w:lvlText w:val=""/>
      <w:lvlJc w:val="left"/>
      <w:pPr>
        <w:ind w:left="6120" w:hanging="360"/>
      </w:pPr>
      <w:rPr>
        <w:rFonts w:ascii="Wingdings" w:hAnsi="Wingdings" w:hint="default"/>
      </w:rPr>
    </w:lvl>
  </w:abstractNum>
  <w:abstractNum w:abstractNumId="179" w15:restartNumberingAfterBreak="0">
    <w:nsid w:val="795AB9A8"/>
    <w:multiLevelType w:val="hybridMultilevel"/>
    <w:tmpl w:val="FFFFFFFF"/>
    <w:lvl w:ilvl="0" w:tplc="1A569D02">
      <w:start w:val="1"/>
      <w:numFmt w:val="bullet"/>
      <w:lvlText w:val=""/>
      <w:lvlJc w:val="left"/>
      <w:pPr>
        <w:ind w:left="720" w:hanging="360"/>
      </w:pPr>
      <w:rPr>
        <w:rFonts w:ascii="Symbol" w:hAnsi="Symbol" w:hint="default"/>
      </w:rPr>
    </w:lvl>
    <w:lvl w:ilvl="1" w:tplc="F6F8092A">
      <w:start w:val="1"/>
      <w:numFmt w:val="bullet"/>
      <w:lvlText w:val="o"/>
      <w:lvlJc w:val="left"/>
      <w:pPr>
        <w:ind w:left="1440" w:hanging="360"/>
      </w:pPr>
      <w:rPr>
        <w:rFonts w:ascii="Courier New" w:hAnsi="Courier New" w:hint="default"/>
      </w:rPr>
    </w:lvl>
    <w:lvl w:ilvl="2" w:tplc="ECD657F6">
      <w:start w:val="1"/>
      <w:numFmt w:val="bullet"/>
      <w:lvlText w:val=""/>
      <w:lvlJc w:val="left"/>
      <w:pPr>
        <w:ind w:left="2160" w:hanging="360"/>
      </w:pPr>
      <w:rPr>
        <w:rFonts w:ascii="Wingdings" w:hAnsi="Wingdings" w:hint="default"/>
      </w:rPr>
    </w:lvl>
    <w:lvl w:ilvl="3" w:tplc="E3ACF9D4">
      <w:start w:val="1"/>
      <w:numFmt w:val="bullet"/>
      <w:lvlText w:val=""/>
      <w:lvlJc w:val="left"/>
      <w:pPr>
        <w:ind w:left="2880" w:hanging="360"/>
      </w:pPr>
      <w:rPr>
        <w:rFonts w:ascii="Symbol" w:hAnsi="Symbol" w:hint="default"/>
      </w:rPr>
    </w:lvl>
    <w:lvl w:ilvl="4" w:tplc="E82803B2">
      <w:start w:val="1"/>
      <w:numFmt w:val="bullet"/>
      <w:lvlText w:val="o"/>
      <w:lvlJc w:val="left"/>
      <w:pPr>
        <w:ind w:left="3600" w:hanging="360"/>
      </w:pPr>
      <w:rPr>
        <w:rFonts w:ascii="Courier New" w:hAnsi="Courier New" w:hint="default"/>
      </w:rPr>
    </w:lvl>
    <w:lvl w:ilvl="5" w:tplc="05CCB2F0">
      <w:start w:val="1"/>
      <w:numFmt w:val="bullet"/>
      <w:lvlText w:val=""/>
      <w:lvlJc w:val="left"/>
      <w:pPr>
        <w:ind w:left="4320" w:hanging="360"/>
      </w:pPr>
      <w:rPr>
        <w:rFonts w:ascii="Wingdings" w:hAnsi="Wingdings" w:hint="default"/>
      </w:rPr>
    </w:lvl>
    <w:lvl w:ilvl="6" w:tplc="4A76EFF2">
      <w:start w:val="1"/>
      <w:numFmt w:val="bullet"/>
      <w:lvlText w:val=""/>
      <w:lvlJc w:val="left"/>
      <w:pPr>
        <w:ind w:left="5040" w:hanging="360"/>
      </w:pPr>
      <w:rPr>
        <w:rFonts w:ascii="Symbol" w:hAnsi="Symbol" w:hint="default"/>
      </w:rPr>
    </w:lvl>
    <w:lvl w:ilvl="7" w:tplc="D4487560">
      <w:start w:val="1"/>
      <w:numFmt w:val="bullet"/>
      <w:lvlText w:val="o"/>
      <w:lvlJc w:val="left"/>
      <w:pPr>
        <w:ind w:left="5760" w:hanging="360"/>
      </w:pPr>
      <w:rPr>
        <w:rFonts w:ascii="Courier New" w:hAnsi="Courier New" w:hint="default"/>
      </w:rPr>
    </w:lvl>
    <w:lvl w:ilvl="8" w:tplc="44F6EABA">
      <w:start w:val="1"/>
      <w:numFmt w:val="bullet"/>
      <w:lvlText w:val=""/>
      <w:lvlJc w:val="left"/>
      <w:pPr>
        <w:ind w:left="6480" w:hanging="360"/>
      </w:pPr>
      <w:rPr>
        <w:rFonts w:ascii="Wingdings" w:hAnsi="Wingdings" w:hint="default"/>
      </w:rPr>
    </w:lvl>
  </w:abstractNum>
  <w:abstractNum w:abstractNumId="180" w15:restartNumberingAfterBreak="0">
    <w:nsid w:val="79822870"/>
    <w:multiLevelType w:val="hybridMultilevel"/>
    <w:tmpl w:val="FFFFFFFF"/>
    <w:lvl w:ilvl="0" w:tplc="35E87E02">
      <w:start w:val="1"/>
      <w:numFmt w:val="decimal"/>
      <w:lvlText w:val="%1."/>
      <w:lvlJc w:val="left"/>
      <w:pPr>
        <w:ind w:left="720" w:hanging="360"/>
      </w:pPr>
    </w:lvl>
    <w:lvl w:ilvl="1" w:tplc="9F029364">
      <w:start w:val="1"/>
      <w:numFmt w:val="lowerLetter"/>
      <w:lvlText w:val="%2."/>
      <w:lvlJc w:val="left"/>
      <w:pPr>
        <w:ind w:left="1440" w:hanging="360"/>
      </w:pPr>
    </w:lvl>
    <w:lvl w:ilvl="2" w:tplc="F2B2305C">
      <w:start w:val="1"/>
      <w:numFmt w:val="lowerRoman"/>
      <w:lvlText w:val="%3."/>
      <w:lvlJc w:val="right"/>
      <w:pPr>
        <w:ind w:left="2160" w:hanging="180"/>
      </w:pPr>
    </w:lvl>
    <w:lvl w:ilvl="3" w:tplc="A16092EA">
      <w:start w:val="1"/>
      <w:numFmt w:val="decimal"/>
      <w:lvlText w:val="%4."/>
      <w:lvlJc w:val="left"/>
      <w:pPr>
        <w:ind w:left="2880" w:hanging="360"/>
      </w:pPr>
    </w:lvl>
    <w:lvl w:ilvl="4" w:tplc="AF2CAE28">
      <w:start w:val="1"/>
      <w:numFmt w:val="lowerLetter"/>
      <w:lvlText w:val="%5."/>
      <w:lvlJc w:val="left"/>
      <w:pPr>
        <w:ind w:left="3600" w:hanging="360"/>
      </w:pPr>
    </w:lvl>
    <w:lvl w:ilvl="5" w:tplc="E8DCD26C">
      <w:start w:val="1"/>
      <w:numFmt w:val="lowerRoman"/>
      <w:lvlText w:val="%6."/>
      <w:lvlJc w:val="right"/>
      <w:pPr>
        <w:ind w:left="4320" w:hanging="180"/>
      </w:pPr>
    </w:lvl>
    <w:lvl w:ilvl="6" w:tplc="05DE6DE8">
      <w:start w:val="1"/>
      <w:numFmt w:val="decimal"/>
      <w:lvlText w:val="%7."/>
      <w:lvlJc w:val="left"/>
      <w:pPr>
        <w:ind w:left="5040" w:hanging="360"/>
      </w:pPr>
    </w:lvl>
    <w:lvl w:ilvl="7" w:tplc="CAA4740A">
      <w:start w:val="1"/>
      <w:numFmt w:val="lowerLetter"/>
      <w:lvlText w:val="%8."/>
      <w:lvlJc w:val="left"/>
      <w:pPr>
        <w:ind w:left="5760" w:hanging="360"/>
      </w:pPr>
    </w:lvl>
    <w:lvl w:ilvl="8" w:tplc="1BB694DC">
      <w:start w:val="1"/>
      <w:numFmt w:val="lowerRoman"/>
      <w:lvlText w:val="%9."/>
      <w:lvlJc w:val="right"/>
      <w:pPr>
        <w:ind w:left="6480" w:hanging="180"/>
      </w:pPr>
    </w:lvl>
  </w:abstractNum>
  <w:abstractNum w:abstractNumId="181" w15:restartNumberingAfterBreak="0">
    <w:nsid w:val="7A821F42"/>
    <w:multiLevelType w:val="multilevel"/>
    <w:tmpl w:val="BCA8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10AD1A"/>
    <w:multiLevelType w:val="hybridMultilevel"/>
    <w:tmpl w:val="FFFFFFFF"/>
    <w:lvl w:ilvl="0" w:tplc="B22E3AC6">
      <w:start w:val="1"/>
      <w:numFmt w:val="bullet"/>
      <w:lvlText w:val=""/>
      <w:lvlJc w:val="left"/>
      <w:pPr>
        <w:ind w:left="720" w:hanging="360"/>
      </w:pPr>
      <w:rPr>
        <w:rFonts w:ascii="Symbol" w:hAnsi="Symbol" w:hint="default"/>
      </w:rPr>
    </w:lvl>
    <w:lvl w:ilvl="1" w:tplc="43C65700">
      <w:start w:val="1"/>
      <w:numFmt w:val="bullet"/>
      <w:lvlText w:val="o"/>
      <w:lvlJc w:val="left"/>
      <w:pPr>
        <w:ind w:left="1440" w:hanging="360"/>
      </w:pPr>
      <w:rPr>
        <w:rFonts w:ascii="Courier New" w:hAnsi="Courier New" w:hint="default"/>
      </w:rPr>
    </w:lvl>
    <w:lvl w:ilvl="2" w:tplc="2D80F676">
      <w:start w:val="1"/>
      <w:numFmt w:val="bullet"/>
      <w:lvlText w:val=""/>
      <w:lvlJc w:val="left"/>
      <w:pPr>
        <w:ind w:left="2160" w:hanging="360"/>
      </w:pPr>
      <w:rPr>
        <w:rFonts w:ascii="Wingdings" w:hAnsi="Wingdings" w:hint="default"/>
      </w:rPr>
    </w:lvl>
    <w:lvl w:ilvl="3" w:tplc="A1DE6F5A">
      <w:start w:val="1"/>
      <w:numFmt w:val="bullet"/>
      <w:lvlText w:val=""/>
      <w:lvlJc w:val="left"/>
      <w:pPr>
        <w:ind w:left="2880" w:hanging="360"/>
      </w:pPr>
      <w:rPr>
        <w:rFonts w:ascii="Symbol" w:hAnsi="Symbol" w:hint="default"/>
      </w:rPr>
    </w:lvl>
    <w:lvl w:ilvl="4" w:tplc="6644A900">
      <w:start w:val="1"/>
      <w:numFmt w:val="bullet"/>
      <w:lvlText w:val="o"/>
      <w:lvlJc w:val="left"/>
      <w:pPr>
        <w:ind w:left="3600" w:hanging="360"/>
      </w:pPr>
      <w:rPr>
        <w:rFonts w:ascii="Courier New" w:hAnsi="Courier New" w:hint="default"/>
      </w:rPr>
    </w:lvl>
    <w:lvl w:ilvl="5" w:tplc="E5C69DC0">
      <w:start w:val="1"/>
      <w:numFmt w:val="bullet"/>
      <w:lvlText w:val=""/>
      <w:lvlJc w:val="left"/>
      <w:pPr>
        <w:ind w:left="4320" w:hanging="360"/>
      </w:pPr>
      <w:rPr>
        <w:rFonts w:ascii="Wingdings" w:hAnsi="Wingdings" w:hint="default"/>
      </w:rPr>
    </w:lvl>
    <w:lvl w:ilvl="6" w:tplc="68E4562E">
      <w:start w:val="1"/>
      <w:numFmt w:val="bullet"/>
      <w:lvlText w:val=""/>
      <w:lvlJc w:val="left"/>
      <w:pPr>
        <w:ind w:left="5040" w:hanging="360"/>
      </w:pPr>
      <w:rPr>
        <w:rFonts w:ascii="Symbol" w:hAnsi="Symbol" w:hint="default"/>
      </w:rPr>
    </w:lvl>
    <w:lvl w:ilvl="7" w:tplc="906ADD60">
      <w:start w:val="1"/>
      <w:numFmt w:val="bullet"/>
      <w:lvlText w:val="o"/>
      <w:lvlJc w:val="left"/>
      <w:pPr>
        <w:ind w:left="5760" w:hanging="360"/>
      </w:pPr>
      <w:rPr>
        <w:rFonts w:ascii="Courier New" w:hAnsi="Courier New" w:hint="default"/>
      </w:rPr>
    </w:lvl>
    <w:lvl w:ilvl="8" w:tplc="47D050CC">
      <w:start w:val="1"/>
      <w:numFmt w:val="bullet"/>
      <w:lvlText w:val=""/>
      <w:lvlJc w:val="left"/>
      <w:pPr>
        <w:ind w:left="6480" w:hanging="360"/>
      </w:pPr>
      <w:rPr>
        <w:rFonts w:ascii="Wingdings" w:hAnsi="Wingdings" w:hint="default"/>
      </w:rPr>
    </w:lvl>
  </w:abstractNum>
  <w:abstractNum w:abstractNumId="183" w15:restartNumberingAfterBreak="0">
    <w:nsid w:val="7D3E4F55"/>
    <w:multiLevelType w:val="hybridMultilevel"/>
    <w:tmpl w:val="FFFFFFFF"/>
    <w:lvl w:ilvl="0" w:tplc="B08A297E">
      <w:start w:val="1"/>
      <w:numFmt w:val="decimal"/>
      <w:lvlText w:val="%1."/>
      <w:lvlJc w:val="left"/>
      <w:pPr>
        <w:ind w:left="720" w:hanging="360"/>
      </w:pPr>
    </w:lvl>
    <w:lvl w:ilvl="1" w:tplc="31B68D4A">
      <w:start w:val="1"/>
      <w:numFmt w:val="lowerLetter"/>
      <w:lvlText w:val="%2."/>
      <w:lvlJc w:val="left"/>
      <w:pPr>
        <w:ind w:left="1440" w:hanging="360"/>
      </w:pPr>
    </w:lvl>
    <w:lvl w:ilvl="2" w:tplc="D68C4B46">
      <w:start w:val="1"/>
      <w:numFmt w:val="lowerRoman"/>
      <w:lvlText w:val="%3."/>
      <w:lvlJc w:val="right"/>
      <w:pPr>
        <w:ind w:left="2160" w:hanging="180"/>
      </w:pPr>
    </w:lvl>
    <w:lvl w:ilvl="3" w:tplc="280A7B02">
      <w:start w:val="1"/>
      <w:numFmt w:val="decimal"/>
      <w:lvlText w:val="%4."/>
      <w:lvlJc w:val="left"/>
      <w:pPr>
        <w:ind w:left="2880" w:hanging="360"/>
      </w:pPr>
    </w:lvl>
    <w:lvl w:ilvl="4" w:tplc="89786C74">
      <w:start w:val="1"/>
      <w:numFmt w:val="lowerLetter"/>
      <w:lvlText w:val="%5."/>
      <w:lvlJc w:val="left"/>
      <w:pPr>
        <w:ind w:left="3600" w:hanging="360"/>
      </w:pPr>
    </w:lvl>
    <w:lvl w:ilvl="5" w:tplc="0DA61D94">
      <w:start w:val="1"/>
      <w:numFmt w:val="lowerRoman"/>
      <w:lvlText w:val="%6."/>
      <w:lvlJc w:val="right"/>
      <w:pPr>
        <w:ind w:left="4320" w:hanging="180"/>
      </w:pPr>
    </w:lvl>
    <w:lvl w:ilvl="6" w:tplc="38DE1D16">
      <w:start w:val="1"/>
      <w:numFmt w:val="decimal"/>
      <w:lvlText w:val="%7."/>
      <w:lvlJc w:val="left"/>
      <w:pPr>
        <w:ind w:left="5040" w:hanging="360"/>
      </w:pPr>
    </w:lvl>
    <w:lvl w:ilvl="7" w:tplc="5498E05C">
      <w:start w:val="1"/>
      <w:numFmt w:val="lowerLetter"/>
      <w:lvlText w:val="%8."/>
      <w:lvlJc w:val="left"/>
      <w:pPr>
        <w:ind w:left="5760" w:hanging="360"/>
      </w:pPr>
    </w:lvl>
    <w:lvl w:ilvl="8" w:tplc="D744D334">
      <w:start w:val="1"/>
      <w:numFmt w:val="lowerRoman"/>
      <w:lvlText w:val="%9."/>
      <w:lvlJc w:val="right"/>
      <w:pPr>
        <w:ind w:left="6480" w:hanging="180"/>
      </w:pPr>
    </w:lvl>
  </w:abstractNum>
  <w:abstractNum w:abstractNumId="184" w15:restartNumberingAfterBreak="0">
    <w:nsid w:val="7E1E4786"/>
    <w:multiLevelType w:val="hybridMultilevel"/>
    <w:tmpl w:val="FFFFFFFF"/>
    <w:lvl w:ilvl="0" w:tplc="758ABBF8">
      <w:start w:val="1"/>
      <w:numFmt w:val="bullet"/>
      <w:lvlText w:val=""/>
      <w:lvlJc w:val="left"/>
      <w:pPr>
        <w:ind w:left="720" w:hanging="360"/>
      </w:pPr>
      <w:rPr>
        <w:rFonts w:ascii="Symbol" w:hAnsi="Symbol" w:hint="default"/>
      </w:rPr>
    </w:lvl>
    <w:lvl w:ilvl="1" w:tplc="89AE550E">
      <w:start w:val="1"/>
      <w:numFmt w:val="bullet"/>
      <w:lvlText w:val="o"/>
      <w:lvlJc w:val="left"/>
      <w:pPr>
        <w:ind w:left="1440" w:hanging="360"/>
      </w:pPr>
      <w:rPr>
        <w:rFonts w:ascii="Courier New" w:hAnsi="Courier New" w:hint="default"/>
      </w:rPr>
    </w:lvl>
    <w:lvl w:ilvl="2" w:tplc="7AA23C50">
      <w:start w:val="1"/>
      <w:numFmt w:val="bullet"/>
      <w:lvlText w:val=""/>
      <w:lvlJc w:val="left"/>
      <w:pPr>
        <w:ind w:left="2160" w:hanging="360"/>
      </w:pPr>
      <w:rPr>
        <w:rFonts w:ascii="Wingdings" w:hAnsi="Wingdings" w:hint="default"/>
      </w:rPr>
    </w:lvl>
    <w:lvl w:ilvl="3" w:tplc="3084C5E8">
      <w:start w:val="1"/>
      <w:numFmt w:val="bullet"/>
      <w:lvlText w:val=""/>
      <w:lvlJc w:val="left"/>
      <w:pPr>
        <w:ind w:left="2880" w:hanging="360"/>
      </w:pPr>
      <w:rPr>
        <w:rFonts w:ascii="Symbol" w:hAnsi="Symbol" w:hint="default"/>
      </w:rPr>
    </w:lvl>
    <w:lvl w:ilvl="4" w:tplc="C6C4E9B0">
      <w:start w:val="1"/>
      <w:numFmt w:val="bullet"/>
      <w:lvlText w:val="o"/>
      <w:lvlJc w:val="left"/>
      <w:pPr>
        <w:ind w:left="3600" w:hanging="360"/>
      </w:pPr>
      <w:rPr>
        <w:rFonts w:ascii="Courier New" w:hAnsi="Courier New" w:hint="default"/>
      </w:rPr>
    </w:lvl>
    <w:lvl w:ilvl="5" w:tplc="893A10B2">
      <w:start w:val="1"/>
      <w:numFmt w:val="bullet"/>
      <w:lvlText w:val=""/>
      <w:lvlJc w:val="left"/>
      <w:pPr>
        <w:ind w:left="4320" w:hanging="360"/>
      </w:pPr>
      <w:rPr>
        <w:rFonts w:ascii="Wingdings" w:hAnsi="Wingdings" w:hint="default"/>
      </w:rPr>
    </w:lvl>
    <w:lvl w:ilvl="6" w:tplc="CCE60E2E">
      <w:start w:val="1"/>
      <w:numFmt w:val="bullet"/>
      <w:lvlText w:val=""/>
      <w:lvlJc w:val="left"/>
      <w:pPr>
        <w:ind w:left="5040" w:hanging="360"/>
      </w:pPr>
      <w:rPr>
        <w:rFonts w:ascii="Symbol" w:hAnsi="Symbol" w:hint="default"/>
      </w:rPr>
    </w:lvl>
    <w:lvl w:ilvl="7" w:tplc="568E0CEC">
      <w:start w:val="1"/>
      <w:numFmt w:val="bullet"/>
      <w:lvlText w:val="o"/>
      <w:lvlJc w:val="left"/>
      <w:pPr>
        <w:ind w:left="5760" w:hanging="360"/>
      </w:pPr>
      <w:rPr>
        <w:rFonts w:ascii="Courier New" w:hAnsi="Courier New" w:hint="default"/>
      </w:rPr>
    </w:lvl>
    <w:lvl w:ilvl="8" w:tplc="F9943854">
      <w:start w:val="1"/>
      <w:numFmt w:val="bullet"/>
      <w:lvlText w:val=""/>
      <w:lvlJc w:val="left"/>
      <w:pPr>
        <w:ind w:left="6480" w:hanging="360"/>
      </w:pPr>
      <w:rPr>
        <w:rFonts w:ascii="Wingdings" w:hAnsi="Wingdings" w:hint="default"/>
      </w:rPr>
    </w:lvl>
  </w:abstractNum>
  <w:num w:numId="1" w16cid:durableId="892501385">
    <w:abstractNumId w:val="23"/>
  </w:num>
  <w:num w:numId="2" w16cid:durableId="1862165481">
    <w:abstractNumId w:val="122"/>
  </w:num>
  <w:num w:numId="3" w16cid:durableId="1344745062">
    <w:abstractNumId w:val="62"/>
  </w:num>
  <w:num w:numId="4" w16cid:durableId="2090878715">
    <w:abstractNumId w:val="84"/>
  </w:num>
  <w:num w:numId="5" w16cid:durableId="387606032">
    <w:abstractNumId w:val="28"/>
  </w:num>
  <w:num w:numId="6" w16cid:durableId="1073696811">
    <w:abstractNumId w:val="21"/>
  </w:num>
  <w:num w:numId="7" w16cid:durableId="2041860870">
    <w:abstractNumId w:val="26"/>
  </w:num>
  <w:num w:numId="8" w16cid:durableId="2001304800">
    <w:abstractNumId w:val="49"/>
  </w:num>
  <w:num w:numId="9" w16cid:durableId="1697121291">
    <w:abstractNumId w:val="89"/>
  </w:num>
  <w:num w:numId="10" w16cid:durableId="2007980022">
    <w:abstractNumId w:val="99"/>
  </w:num>
  <w:num w:numId="11" w16cid:durableId="1228372405">
    <w:abstractNumId w:val="36"/>
  </w:num>
  <w:num w:numId="12" w16cid:durableId="99227103">
    <w:abstractNumId w:val="54"/>
  </w:num>
  <w:num w:numId="13" w16cid:durableId="1753119519">
    <w:abstractNumId w:val="111"/>
  </w:num>
  <w:num w:numId="14" w16cid:durableId="1872642947">
    <w:abstractNumId w:val="157"/>
  </w:num>
  <w:num w:numId="15" w16cid:durableId="430318244">
    <w:abstractNumId w:val="172"/>
  </w:num>
  <w:num w:numId="16" w16cid:durableId="1960837942">
    <w:abstractNumId w:val="88"/>
  </w:num>
  <w:num w:numId="17" w16cid:durableId="247036308">
    <w:abstractNumId w:val="85"/>
  </w:num>
  <w:num w:numId="18" w16cid:durableId="169682929">
    <w:abstractNumId w:val="170"/>
  </w:num>
  <w:num w:numId="19" w16cid:durableId="779567172">
    <w:abstractNumId w:val="60"/>
  </w:num>
  <w:num w:numId="20" w16cid:durableId="1494374262">
    <w:abstractNumId w:val="12"/>
  </w:num>
  <w:num w:numId="21" w16cid:durableId="1684093985">
    <w:abstractNumId w:val="121"/>
  </w:num>
  <w:num w:numId="22" w16cid:durableId="1076366766">
    <w:abstractNumId w:val="50"/>
  </w:num>
  <w:num w:numId="23" w16cid:durableId="533539133">
    <w:abstractNumId w:val="66"/>
  </w:num>
  <w:num w:numId="24" w16cid:durableId="1557203696">
    <w:abstractNumId w:val="156"/>
  </w:num>
  <w:num w:numId="25" w16cid:durableId="117645533">
    <w:abstractNumId w:val="176"/>
  </w:num>
  <w:num w:numId="26" w16cid:durableId="389621460">
    <w:abstractNumId w:val="39"/>
  </w:num>
  <w:num w:numId="27" w16cid:durableId="895122975">
    <w:abstractNumId w:val="177"/>
  </w:num>
  <w:num w:numId="28" w16cid:durableId="163665284">
    <w:abstractNumId w:val="115"/>
  </w:num>
  <w:num w:numId="29" w16cid:durableId="1975016643">
    <w:abstractNumId w:val="11"/>
  </w:num>
  <w:num w:numId="30" w16cid:durableId="1337004242">
    <w:abstractNumId w:val="55"/>
  </w:num>
  <w:num w:numId="31" w16cid:durableId="1781147053">
    <w:abstractNumId w:val="126"/>
  </w:num>
  <w:num w:numId="32" w16cid:durableId="715619370">
    <w:abstractNumId w:val="19"/>
  </w:num>
  <w:num w:numId="33" w16cid:durableId="2000888395">
    <w:abstractNumId w:val="53"/>
  </w:num>
  <w:num w:numId="34" w16cid:durableId="1979264406">
    <w:abstractNumId w:val="143"/>
  </w:num>
  <w:num w:numId="35" w16cid:durableId="925265705">
    <w:abstractNumId w:val="107"/>
  </w:num>
  <w:num w:numId="36" w16cid:durableId="413549691">
    <w:abstractNumId w:val="71"/>
  </w:num>
  <w:num w:numId="37" w16cid:durableId="749809539">
    <w:abstractNumId w:val="41"/>
  </w:num>
  <w:num w:numId="38" w16cid:durableId="129179769">
    <w:abstractNumId w:val="68"/>
  </w:num>
  <w:num w:numId="39" w16cid:durableId="187573307">
    <w:abstractNumId w:val="101"/>
  </w:num>
  <w:num w:numId="40" w16cid:durableId="939215774">
    <w:abstractNumId w:val="38"/>
  </w:num>
  <w:num w:numId="41" w16cid:durableId="271282765">
    <w:abstractNumId w:val="15"/>
  </w:num>
  <w:num w:numId="42" w16cid:durableId="896402390">
    <w:abstractNumId w:val="106"/>
  </w:num>
  <w:num w:numId="43" w16cid:durableId="1701080617">
    <w:abstractNumId w:val="65"/>
  </w:num>
  <w:num w:numId="44" w16cid:durableId="505290276">
    <w:abstractNumId w:val="63"/>
  </w:num>
  <w:num w:numId="45" w16cid:durableId="337925745">
    <w:abstractNumId w:val="9"/>
  </w:num>
  <w:num w:numId="46" w16cid:durableId="351541613">
    <w:abstractNumId w:val="30"/>
  </w:num>
  <w:num w:numId="47" w16cid:durableId="1630238821">
    <w:abstractNumId w:val="35"/>
  </w:num>
  <w:num w:numId="48" w16cid:durableId="617490019">
    <w:abstractNumId w:val="140"/>
  </w:num>
  <w:num w:numId="49" w16cid:durableId="1063257030">
    <w:abstractNumId w:val="59"/>
  </w:num>
  <w:num w:numId="50" w16cid:durableId="1164668158">
    <w:abstractNumId w:val="46"/>
  </w:num>
  <w:num w:numId="51" w16cid:durableId="361788029">
    <w:abstractNumId w:val="175"/>
  </w:num>
  <w:num w:numId="52" w16cid:durableId="308752303">
    <w:abstractNumId w:val="117"/>
  </w:num>
  <w:num w:numId="53" w16cid:durableId="1348365042">
    <w:abstractNumId w:val="180"/>
  </w:num>
  <w:num w:numId="54" w16cid:durableId="574515062">
    <w:abstractNumId w:val="17"/>
  </w:num>
  <w:num w:numId="55" w16cid:durableId="1977760701">
    <w:abstractNumId w:val="142"/>
  </w:num>
  <w:num w:numId="56" w16cid:durableId="1097598335">
    <w:abstractNumId w:val="129"/>
  </w:num>
  <w:num w:numId="57" w16cid:durableId="1231769587">
    <w:abstractNumId w:val="75"/>
  </w:num>
  <w:num w:numId="58" w16cid:durableId="23750557">
    <w:abstractNumId w:val="109"/>
  </w:num>
  <w:num w:numId="59" w16cid:durableId="380903331">
    <w:abstractNumId w:val="144"/>
  </w:num>
  <w:num w:numId="60" w16cid:durableId="1933272205">
    <w:abstractNumId w:val="112"/>
  </w:num>
  <w:num w:numId="61" w16cid:durableId="1406762426">
    <w:abstractNumId w:val="162"/>
  </w:num>
  <w:num w:numId="62" w16cid:durableId="1554728174">
    <w:abstractNumId w:val="163"/>
  </w:num>
  <w:num w:numId="63" w16cid:durableId="1124039800">
    <w:abstractNumId w:val="96"/>
  </w:num>
  <w:num w:numId="64" w16cid:durableId="310138951">
    <w:abstractNumId w:val="150"/>
  </w:num>
  <w:num w:numId="65" w16cid:durableId="1669362111">
    <w:abstractNumId w:val="82"/>
  </w:num>
  <w:num w:numId="66" w16cid:durableId="1034698647">
    <w:abstractNumId w:val="20"/>
  </w:num>
  <w:num w:numId="67" w16cid:durableId="595208737">
    <w:abstractNumId w:val="86"/>
  </w:num>
  <w:num w:numId="68" w16cid:durableId="469982386">
    <w:abstractNumId w:val="14"/>
  </w:num>
  <w:num w:numId="69" w16cid:durableId="1618440071">
    <w:abstractNumId w:val="183"/>
  </w:num>
  <w:num w:numId="70" w16cid:durableId="1611275199">
    <w:abstractNumId w:val="184"/>
  </w:num>
  <w:num w:numId="71" w16cid:durableId="1534419692">
    <w:abstractNumId w:val="118"/>
  </w:num>
  <w:num w:numId="72" w16cid:durableId="1477382744">
    <w:abstractNumId w:val="18"/>
  </w:num>
  <w:num w:numId="73" w16cid:durableId="533468092">
    <w:abstractNumId w:val="173"/>
  </w:num>
  <w:num w:numId="74" w16cid:durableId="494956083">
    <w:abstractNumId w:val="151"/>
  </w:num>
  <w:num w:numId="75" w16cid:durableId="332494521">
    <w:abstractNumId w:val="152"/>
  </w:num>
  <w:num w:numId="76" w16cid:durableId="290869788">
    <w:abstractNumId w:val="67"/>
  </w:num>
  <w:num w:numId="77" w16cid:durableId="1698698386">
    <w:abstractNumId w:val="133"/>
  </w:num>
  <w:num w:numId="78" w16cid:durableId="1424766584">
    <w:abstractNumId w:val="139"/>
  </w:num>
  <w:num w:numId="79" w16cid:durableId="709570876">
    <w:abstractNumId w:val="100"/>
  </w:num>
  <w:num w:numId="80" w16cid:durableId="789739061">
    <w:abstractNumId w:val="123"/>
  </w:num>
  <w:num w:numId="81" w16cid:durableId="143550928">
    <w:abstractNumId w:val="165"/>
  </w:num>
  <w:num w:numId="82" w16cid:durableId="2103144538">
    <w:abstractNumId w:val="48"/>
  </w:num>
  <w:num w:numId="83" w16cid:durableId="1152404191">
    <w:abstractNumId w:val="132"/>
  </w:num>
  <w:num w:numId="84" w16cid:durableId="1263874423">
    <w:abstractNumId w:val="33"/>
  </w:num>
  <w:num w:numId="85" w16cid:durableId="2014262132">
    <w:abstractNumId w:val="8"/>
  </w:num>
  <w:num w:numId="86" w16cid:durableId="55395815">
    <w:abstractNumId w:val="6"/>
  </w:num>
  <w:num w:numId="87" w16cid:durableId="244530972">
    <w:abstractNumId w:val="5"/>
  </w:num>
  <w:num w:numId="88" w16cid:durableId="1930311068">
    <w:abstractNumId w:val="4"/>
  </w:num>
  <w:num w:numId="89" w16cid:durableId="1329212007">
    <w:abstractNumId w:val="7"/>
  </w:num>
  <w:num w:numId="90" w16cid:durableId="1143617368">
    <w:abstractNumId w:val="3"/>
  </w:num>
  <w:num w:numId="91" w16cid:durableId="1514882241">
    <w:abstractNumId w:val="2"/>
  </w:num>
  <w:num w:numId="92" w16cid:durableId="1873030805">
    <w:abstractNumId w:val="1"/>
  </w:num>
  <w:num w:numId="93" w16cid:durableId="1164586346">
    <w:abstractNumId w:val="0"/>
  </w:num>
  <w:num w:numId="94" w16cid:durableId="671639970">
    <w:abstractNumId w:val="77"/>
  </w:num>
  <w:num w:numId="95" w16cid:durableId="1162043583">
    <w:abstractNumId w:val="120"/>
  </w:num>
  <w:num w:numId="96" w16cid:durableId="162667976">
    <w:abstractNumId w:val="167"/>
  </w:num>
  <w:num w:numId="97" w16cid:durableId="54620553">
    <w:abstractNumId w:val="148"/>
  </w:num>
  <w:num w:numId="98" w16cid:durableId="1481189415">
    <w:abstractNumId w:val="43"/>
  </w:num>
  <w:num w:numId="99" w16cid:durableId="2110587088">
    <w:abstractNumId w:val="147"/>
  </w:num>
  <w:num w:numId="100" w16cid:durableId="2069643929">
    <w:abstractNumId w:val="83"/>
  </w:num>
  <w:num w:numId="101" w16cid:durableId="1947420836">
    <w:abstractNumId w:val="27"/>
  </w:num>
  <w:num w:numId="102" w16cid:durableId="200558978">
    <w:abstractNumId w:val="179"/>
  </w:num>
  <w:num w:numId="103" w16cid:durableId="1234122151">
    <w:abstractNumId w:val="8"/>
  </w:num>
  <w:num w:numId="104" w16cid:durableId="2094928274">
    <w:abstractNumId w:val="97"/>
  </w:num>
  <w:num w:numId="105" w16cid:durableId="321272970">
    <w:abstractNumId w:val="110"/>
  </w:num>
  <w:num w:numId="106" w16cid:durableId="2085033472">
    <w:abstractNumId w:val="44"/>
  </w:num>
  <w:num w:numId="107" w16cid:durableId="429279377">
    <w:abstractNumId w:val="174"/>
  </w:num>
  <w:num w:numId="108" w16cid:durableId="532885792">
    <w:abstractNumId w:val="80"/>
  </w:num>
  <w:num w:numId="109" w16cid:durableId="286665399">
    <w:abstractNumId w:val="74"/>
  </w:num>
  <w:num w:numId="110" w16cid:durableId="1913004668">
    <w:abstractNumId w:val="182"/>
  </w:num>
  <w:num w:numId="111" w16cid:durableId="1098409067">
    <w:abstractNumId w:val="164"/>
  </w:num>
  <w:num w:numId="112" w16cid:durableId="1910537798">
    <w:abstractNumId w:val="168"/>
  </w:num>
  <w:num w:numId="113" w16cid:durableId="777993888">
    <w:abstractNumId w:val="47"/>
  </w:num>
  <w:num w:numId="114" w16cid:durableId="637801770">
    <w:abstractNumId w:val="178"/>
  </w:num>
  <w:num w:numId="115" w16cid:durableId="599684525">
    <w:abstractNumId w:val="76"/>
  </w:num>
  <w:num w:numId="116" w16cid:durableId="574358394">
    <w:abstractNumId w:val="149"/>
  </w:num>
  <w:num w:numId="117" w16cid:durableId="2146192124">
    <w:abstractNumId w:val="94"/>
  </w:num>
  <w:num w:numId="118" w16cid:durableId="1674186623">
    <w:abstractNumId w:val="24"/>
  </w:num>
  <w:num w:numId="119" w16cid:durableId="199051235">
    <w:abstractNumId w:val="125"/>
  </w:num>
  <w:num w:numId="120" w16cid:durableId="1143699374">
    <w:abstractNumId w:val="131"/>
  </w:num>
  <w:num w:numId="121" w16cid:durableId="1845894859">
    <w:abstractNumId w:val="134"/>
  </w:num>
  <w:num w:numId="122" w16cid:durableId="554699333">
    <w:abstractNumId w:val="128"/>
  </w:num>
  <w:num w:numId="123" w16cid:durableId="2033024596">
    <w:abstractNumId w:val="171"/>
  </w:num>
  <w:num w:numId="124" w16cid:durableId="1126004705">
    <w:abstractNumId w:val="57"/>
  </w:num>
  <w:num w:numId="125" w16cid:durableId="312176778">
    <w:abstractNumId w:val="161"/>
  </w:num>
  <w:num w:numId="126" w16cid:durableId="1049720900">
    <w:abstractNumId w:val="154"/>
  </w:num>
  <w:num w:numId="127" w16cid:durableId="2039774963">
    <w:abstractNumId w:val="58"/>
  </w:num>
  <w:num w:numId="128" w16cid:durableId="1614552421">
    <w:abstractNumId w:val="136"/>
  </w:num>
  <w:num w:numId="129" w16cid:durableId="2141340721">
    <w:abstractNumId w:val="79"/>
  </w:num>
  <w:num w:numId="130" w16cid:durableId="625621221">
    <w:abstractNumId w:val="31"/>
  </w:num>
  <w:num w:numId="131" w16cid:durableId="831724845">
    <w:abstractNumId w:val="42"/>
  </w:num>
  <w:num w:numId="132" w16cid:durableId="115757236">
    <w:abstractNumId w:val="87"/>
  </w:num>
  <w:num w:numId="133" w16cid:durableId="789470033">
    <w:abstractNumId w:val="155"/>
  </w:num>
  <w:num w:numId="134" w16cid:durableId="1114208165">
    <w:abstractNumId w:val="29"/>
  </w:num>
  <w:num w:numId="135" w16cid:durableId="42146824">
    <w:abstractNumId w:val="116"/>
  </w:num>
  <w:num w:numId="136" w16cid:durableId="534584064">
    <w:abstractNumId w:val="159"/>
  </w:num>
  <w:num w:numId="137" w16cid:durableId="529270431">
    <w:abstractNumId w:val="103"/>
  </w:num>
  <w:num w:numId="138" w16cid:durableId="369259151">
    <w:abstractNumId w:val="146"/>
  </w:num>
  <w:num w:numId="139" w16cid:durableId="831797800">
    <w:abstractNumId w:val="70"/>
  </w:num>
  <w:num w:numId="140" w16cid:durableId="394355950">
    <w:abstractNumId w:val="95"/>
  </w:num>
  <w:num w:numId="141" w16cid:durableId="1973318112">
    <w:abstractNumId w:val="114"/>
  </w:num>
  <w:num w:numId="142" w16cid:durableId="1851485026">
    <w:abstractNumId w:val="81"/>
  </w:num>
  <w:num w:numId="143" w16cid:durableId="1982271720">
    <w:abstractNumId w:val="130"/>
  </w:num>
  <w:num w:numId="144" w16cid:durableId="2054693569">
    <w:abstractNumId w:val="127"/>
  </w:num>
  <w:num w:numId="145" w16cid:durableId="815074052">
    <w:abstractNumId w:val="108"/>
  </w:num>
  <w:num w:numId="146" w16cid:durableId="447431464">
    <w:abstractNumId w:val="37"/>
  </w:num>
  <w:num w:numId="147" w16cid:durableId="1707289236">
    <w:abstractNumId w:val="10"/>
  </w:num>
  <w:num w:numId="148" w16cid:durableId="1146318266">
    <w:abstractNumId w:val="61"/>
  </w:num>
  <w:num w:numId="149" w16cid:durableId="280693024">
    <w:abstractNumId w:val="40"/>
  </w:num>
  <w:num w:numId="150" w16cid:durableId="1191408923">
    <w:abstractNumId w:val="16"/>
  </w:num>
  <w:num w:numId="151" w16cid:durableId="1052926188">
    <w:abstractNumId w:val="25"/>
  </w:num>
  <w:num w:numId="152" w16cid:durableId="717358435">
    <w:abstractNumId w:val="45"/>
  </w:num>
  <w:num w:numId="153" w16cid:durableId="262105846">
    <w:abstractNumId w:val="104"/>
  </w:num>
  <w:num w:numId="154" w16cid:durableId="298388486">
    <w:abstractNumId w:val="64"/>
  </w:num>
  <w:num w:numId="155" w16cid:durableId="1132988625">
    <w:abstractNumId w:val="92"/>
  </w:num>
  <w:num w:numId="156" w16cid:durableId="843475333">
    <w:abstractNumId w:val="34"/>
  </w:num>
  <w:num w:numId="157" w16cid:durableId="1969625882">
    <w:abstractNumId w:val="166"/>
  </w:num>
  <w:num w:numId="158" w16cid:durableId="1892108987">
    <w:abstractNumId w:val="138"/>
  </w:num>
  <w:num w:numId="159" w16cid:durableId="209074237">
    <w:abstractNumId w:val="51"/>
  </w:num>
  <w:num w:numId="160" w16cid:durableId="2124880351">
    <w:abstractNumId w:val="72"/>
  </w:num>
  <w:num w:numId="161" w16cid:durableId="1358234659">
    <w:abstractNumId w:val="141"/>
  </w:num>
  <w:num w:numId="162" w16cid:durableId="1850481544">
    <w:abstractNumId w:val="145"/>
  </w:num>
  <w:num w:numId="163" w16cid:durableId="1103383614">
    <w:abstractNumId w:val="137"/>
  </w:num>
  <w:num w:numId="164" w16cid:durableId="1988318002">
    <w:abstractNumId w:val="90"/>
  </w:num>
  <w:num w:numId="165" w16cid:durableId="1414203633">
    <w:abstractNumId w:val="32"/>
  </w:num>
  <w:num w:numId="166" w16cid:durableId="515118051">
    <w:abstractNumId w:val="93"/>
  </w:num>
  <w:num w:numId="167" w16cid:durableId="1522738246">
    <w:abstractNumId w:val="13"/>
  </w:num>
  <w:num w:numId="168" w16cid:durableId="694891568">
    <w:abstractNumId w:val="52"/>
  </w:num>
  <w:num w:numId="169" w16cid:durableId="101651915">
    <w:abstractNumId w:val="73"/>
  </w:num>
  <w:num w:numId="170" w16cid:durableId="2107532324">
    <w:abstractNumId w:val="105"/>
  </w:num>
  <w:num w:numId="171" w16cid:durableId="815924673">
    <w:abstractNumId w:val="98"/>
  </w:num>
  <w:num w:numId="172" w16cid:durableId="977077846">
    <w:abstractNumId w:val="153"/>
  </w:num>
  <w:num w:numId="173" w16cid:durableId="731392400">
    <w:abstractNumId w:val="158"/>
  </w:num>
  <w:num w:numId="174" w16cid:durableId="1284656052">
    <w:abstractNumId w:val="69"/>
  </w:num>
  <w:num w:numId="175" w16cid:durableId="254174082">
    <w:abstractNumId w:val="91"/>
  </w:num>
  <w:num w:numId="176" w16cid:durableId="1886596098">
    <w:abstractNumId w:val="102"/>
  </w:num>
  <w:num w:numId="177" w16cid:durableId="164788142">
    <w:abstractNumId w:val="169"/>
  </w:num>
  <w:num w:numId="178" w16cid:durableId="848762415">
    <w:abstractNumId w:val="78"/>
  </w:num>
  <w:num w:numId="179" w16cid:durableId="1403679767">
    <w:abstractNumId w:val="119"/>
  </w:num>
  <w:num w:numId="180" w16cid:durableId="1882129341">
    <w:abstractNumId w:val="181"/>
  </w:num>
  <w:num w:numId="181" w16cid:durableId="1872572775">
    <w:abstractNumId w:val="56"/>
  </w:num>
  <w:num w:numId="182" w16cid:durableId="432091712">
    <w:abstractNumId w:val="124"/>
  </w:num>
  <w:num w:numId="183" w16cid:durableId="176425423">
    <w:abstractNumId w:val="22"/>
  </w:num>
  <w:num w:numId="184" w16cid:durableId="1041248717">
    <w:abstractNumId w:val="113"/>
  </w:num>
  <w:num w:numId="185" w16cid:durableId="1859342732">
    <w:abstractNumId w:val="135"/>
  </w:num>
  <w:num w:numId="186" w16cid:durableId="1910340288">
    <w:abstractNumId w:val="160"/>
  </w:num>
  <w:numIdMacAtCleanup w:val="1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Daffern (NCE R)">
    <w15:presenceInfo w15:providerId="AD" w15:userId="S::john.daffern@bt.com::037a29e3-cc31-4aaf-b150-3665361569d4"/>
  </w15:person>
  <w15:person w15:author="Sophie Ward (NPHE4 R)">
    <w15:presenceInfo w15:providerId="AD" w15:userId="S::sophie.3.ward@bt.com::ce9a1d45-cc94-4c0b-a6d8-ef78f1ce3705"/>
  </w15:person>
  <w15:person w15:author="Deepa Packirisamy (NCE C)">
    <w15:presenceInfo w15:providerId="AD" w15:userId="S::deepa.packirisamy@bt.com::975031ad-3f47-4ecb-b938-1f669b5b35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88"/>
    <w:rsid w:val="00000282"/>
    <w:rsid w:val="00001020"/>
    <w:rsid w:val="0000157F"/>
    <w:rsid w:val="000019FC"/>
    <w:rsid w:val="00001B61"/>
    <w:rsid w:val="00001DDE"/>
    <w:rsid w:val="00002281"/>
    <w:rsid w:val="00002813"/>
    <w:rsid w:val="00002D34"/>
    <w:rsid w:val="00003948"/>
    <w:rsid w:val="0000478E"/>
    <w:rsid w:val="00006526"/>
    <w:rsid w:val="00006538"/>
    <w:rsid w:val="0000688F"/>
    <w:rsid w:val="00006E01"/>
    <w:rsid w:val="0000736B"/>
    <w:rsid w:val="00007E15"/>
    <w:rsid w:val="00007FBB"/>
    <w:rsid w:val="00011449"/>
    <w:rsid w:val="000118A5"/>
    <w:rsid w:val="00011DDB"/>
    <w:rsid w:val="000127E6"/>
    <w:rsid w:val="00012D39"/>
    <w:rsid w:val="00013A5C"/>
    <w:rsid w:val="00013FEE"/>
    <w:rsid w:val="00014D3D"/>
    <w:rsid w:val="000154AE"/>
    <w:rsid w:val="000158F5"/>
    <w:rsid w:val="00015EA9"/>
    <w:rsid w:val="000161A2"/>
    <w:rsid w:val="000166F2"/>
    <w:rsid w:val="00016716"/>
    <w:rsid w:val="00016BC6"/>
    <w:rsid w:val="00016C0B"/>
    <w:rsid w:val="00016C68"/>
    <w:rsid w:val="00017565"/>
    <w:rsid w:val="00017892"/>
    <w:rsid w:val="00017A6B"/>
    <w:rsid w:val="00020223"/>
    <w:rsid w:val="00020283"/>
    <w:rsid w:val="00020435"/>
    <w:rsid w:val="00020448"/>
    <w:rsid w:val="00020D9C"/>
    <w:rsid w:val="00020EF4"/>
    <w:rsid w:val="00020F28"/>
    <w:rsid w:val="0002127C"/>
    <w:rsid w:val="00021755"/>
    <w:rsid w:val="000219E3"/>
    <w:rsid w:val="000223E2"/>
    <w:rsid w:val="0002292C"/>
    <w:rsid w:val="000235DA"/>
    <w:rsid w:val="00023DD7"/>
    <w:rsid w:val="00023FBC"/>
    <w:rsid w:val="00024106"/>
    <w:rsid w:val="00024561"/>
    <w:rsid w:val="000248B3"/>
    <w:rsid w:val="00024BAB"/>
    <w:rsid w:val="000253D1"/>
    <w:rsid w:val="00025692"/>
    <w:rsid w:val="00025736"/>
    <w:rsid w:val="00025C69"/>
    <w:rsid w:val="00025D2D"/>
    <w:rsid w:val="0002642D"/>
    <w:rsid w:val="0002656B"/>
    <w:rsid w:val="00026965"/>
    <w:rsid w:val="000269C7"/>
    <w:rsid w:val="00026A00"/>
    <w:rsid w:val="00026C42"/>
    <w:rsid w:val="000276D3"/>
    <w:rsid w:val="00027A1F"/>
    <w:rsid w:val="00027C6A"/>
    <w:rsid w:val="00030107"/>
    <w:rsid w:val="0003058D"/>
    <w:rsid w:val="00030677"/>
    <w:rsid w:val="00030E07"/>
    <w:rsid w:val="00031F84"/>
    <w:rsid w:val="00032554"/>
    <w:rsid w:val="00033412"/>
    <w:rsid w:val="00033FD0"/>
    <w:rsid w:val="000344EC"/>
    <w:rsid w:val="000345C9"/>
    <w:rsid w:val="00034616"/>
    <w:rsid w:val="000347CD"/>
    <w:rsid w:val="00034EA8"/>
    <w:rsid w:val="000353CC"/>
    <w:rsid w:val="00035A53"/>
    <w:rsid w:val="00035B12"/>
    <w:rsid w:val="00035CB6"/>
    <w:rsid w:val="00036E5A"/>
    <w:rsid w:val="00036E6F"/>
    <w:rsid w:val="00037598"/>
    <w:rsid w:val="00037A54"/>
    <w:rsid w:val="00037E8C"/>
    <w:rsid w:val="00037EC1"/>
    <w:rsid w:val="000404CE"/>
    <w:rsid w:val="0004086E"/>
    <w:rsid w:val="00040C8F"/>
    <w:rsid w:val="00041219"/>
    <w:rsid w:val="000412BF"/>
    <w:rsid w:val="0004166F"/>
    <w:rsid w:val="00041720"/>
    <w:rsid w:val="000420AE"/>
    <w:rsid w:val="000421AA"/>
    <w:rsid w:val="00042DE4"/>
    <w:rsid w:val="00042F58"/>
    <w:rsid w:val="00042FAC"/>
    <w:rsid w:val="00042FE8"/>
    <w:rsid w:val="00043A21"/>
    <w:rsid w:val="00043AF0"/>
    <w:rsid w:val="00044621"/>
    <w:rsid w:val="000447A5"/>
    <w:rsid w:val="0004520C"/>
    <w:rsid w:val="00045268"/>
    <w:rsid w:val="00045707"/>
    <w:rsid w:val="00045F36"/>
    <w:rsid w:val="00046225"/>
    <w:rsid w:val="00046341"/>
    <w:rsid w:val="00046CA7"/>
    <w:rsid w:val="00047A13"/>
    <w:rsid w:val="00047BC1"/>
    <w:rsid w:val="00047D9D"/>
    <w:rsid w:val="00050352"/>
    <w:rsid w:val="00050E0B"/>
    <w:rsid w:val="000512F3"/>
    <w:rsid w:val="00051A11"/>
    <w:rsid w:val="00051F61"/>
    <w:rsid w:val="00052178"/>
    <w:rsid w:val="00052F67"/>
    <w:rsid w:val="000535C4"/>
    <w:rsid w:val="0005401D"/>
    <w:rsid w:val="0005478B"/>
    <w:rsid w:val="000548FC"/>
    <w:rsid w:val="00054C27"/>
    <w:rsid w:val="00054D58"/>
    <w:rsid w:val="00054EE1"/>
    <w:rsid w:val="00055BA1"/>
    <w:rsid w:val="00055C43"/>
    <w:rsid w:val="00056439"/>
    <w:rsid w:val="000572D5"/>
    <w:rsid w:val="00057BA9"/>
    <w:rsid w:val="0006063C"/>
    <w:rsid w:val="0006093B"/>
    <w:rsid w:val="00060B67"/>
    <w:rsid w:val="000615C0"/>
    <w:rsid w:val="000616C4"/>
    <w:rsid w:val="00061AEE"/>
    <w:rsid w:val="00061C7B"/>
    <w:rsid w:val="00061DB0"/>
    <w:rsid w:val="000621FF"/>
    <w:rsid w:val="0006242D"/>
    <w:rsid w:val="000627F0"/>
    <w:rsid w:val="000628CD"/>
    <w:rsid w:val="00062A64"/>
    <w:rsid w:val="000634A5"/>
    <w:rsid w:val="000635D2"/>
    <w:rsid w:val="0006425D"/>
    <w:rsid w:val="00064835"/>
    <w:rsid w:val="00064F26"/>
    <w:rsid w:val="0006548C"/>
    <w:rsid w:val="0006614B"/>
    <w:rsid w:val="00066476"/>
    <w:rsid w:val="0006676B"/>
    <w:rsid w:val="0006689F"/>
    <w:rsid w:val="00066DDB"/>
    <w:rsid w:val="00066EB0"/>
    <w:rsid w:val="00066FEC"/>
    <w:rsid w:val="000700B2"/>
    <w:rsid w:val="00070B33"/>
    <w:rsid w:val="00070D63"/>
    <w:rsid w:val="00070F7A"/>
    <w:rsid w:val="000713E9"/>
    <w:rsid w:val="000717FB"/>
    <w:rsid w:val="0007277C"/>
    <w:rsid w:val="00073785"/>
    <w:rsid w:val="000738CF"/>
    <w:rsid w:val="00073A88"/>
    <w:rsid w:val="00073A9C"/>
    <w:rsid w:val="0007493E"/>
    <w:rsid w:val="00074AB4"/>
    <w:rsid w:val="00074F3C"/>
    <w:rsid w:val="000751DD"/>
    <w:rsid w:val="000751ED"/>
    <w:rsid w:val="00075653"/>
    <w:rsid w:val="00076043"/>
    <w:rsid w:val="000765DF"/>
    <w:rsid w:val="00076973"/>
    <w:rsid w:val="00076B04"/>
    <w:rsid w:val="00076EB4"/>
    <w:rsid w:val="00076F39"/>
    <w:rsid w:val="00076FAF"/>
    <w:rsid w:val="000771E7"/>
    <w:rsid w:val="000776DF"/>
    <w:rsid w:val="00077861"/>
    <w:rsid w:val="00077AAD"/>
    <w:rsid w:val="00077DE8"/>
    <w:rsid w:val="00081216"/>
    <w:rsid w:val="00081BA4"/>
    <w:rsid w:val="0008268C"/>
    <w:rsid w:val="00083773"/>
    <w:rsid w:val="00083B16"/>
    <w:rsid w:val="000844B7"/>
    <w:rsid w:val="00084E7E"/>
    <w:rsid w:val="00084F6A"/>
    <w:rsid w:val="00085789"/>
    <w:rsid w:val="00085B01"/>
    <w:rsid w:val="00085E97"/>
    <w:rsid w:val="00086725"/>
    <w:rsid w:val="00086DDC"/>
    <w:rsid w:val="0008759C"/>
    <w:rsid w:val="00087B62"/>
    <w:rsid w:val="0009002B"/>
    <w:rsid w:val="0009064F"/>
    <w:rsid w:val="00090A7A"/>
    <w:rsid w:val="00090EFE"/>
    <w:rsid w:val="00090F16"/>
    <w:rsid w:val="000913D1"/>
    <w:rsid w:val="000916CF"/>
    <w:rsid w:val="00091F88"/>
    <w:rsid w:val="00092141"/>
    <w:rsid w:val="00092396"/>
    <w:rsid w:val="000926EA"/>
    <w:rsid w:val="0009270A"/>
    <w:rsid w:val="000929A8"/>
    <w:rsid w:val="00092D99"/>
    <w:rsid w:val="00092E97"/>
    <w:rsid w:val="000931B1"/>
    <w:rsid w:val="00093240"/>
    <w:rsid w:val="00093E49"/>
    <w:rsid w:val="00093F5D"/>
    <w:rsid w:val="00094270"/>
    <w:rsid w:val="00095163"/>
    <w:rsid w:val="00095ABB"/>
    <w:rsid w:val="000961AC"/>
    <w:rsid w:val="00096FF3"/>
    <w:rsid w:val="00097139"/>
    <w:rsid w:val="00097885"/>
    <w:rsid w:val="000A0785"/>
    <w:rsid w:val="000A0ABC"/>
    <w:rsid w:val="000A1207"/>
    <w:rsid w:val="000A149F"/>
    <w:rsid w:val="000A197B"/>
    <w:rsid w:val="000A2AD6"/>
    <w:rsid w:val="000A4969"/>
    <w:rsid w:val="000A49DC"/>
    <w:rsid w:val="000A4B94"/>
    <w:rsid w:val="000A4BEF"/>
    <w:rsid w:val="000A4D1F"/>
    <w:rsid w:val="000A5359"/>
    <w:rsid w:val="000A546A"/>
    <w:rsid w:val="000A5A21"/>
    <w:rsid w:val="000A5BAB"/>
    <w:rsid w:val="000A6100"/>
    <w:rsid w:val="000A6131"/>
    <w:rsid w:val="000A62CD"/>
    <w:rsid w:val="000A6A80"/>
    <w:rsid w:val="000A6BAE"/>
    <w:rsid w:val="000A6D2D"/>
    <w:rsid w:val="000A746B"/>
    <w:rsid w:val="000A78FA"/>
    <w:rsid w:val="000A7B6A"/>
    <w:rsid w:val="000B021B"/>
    <w:rsid w:val="000B068F"/>
    <w:rsid w:val="000B0875"/>
    <w:rsid w:val="000B1054"/>
    <w:rsid w:val="000B242F"/>
    <w:rsid w:val="000B27C5"/>
    <w:rsid w:val="000B2D16"/>
    <w:rsid w:val="000B2E96"/>
    <w:rsid w:val="000B2FF9"/>
    <w:rsid w:val="000B3059"/>
    <w:rsid w:val="000B3265"/>
    <w:rsid w:val="000B3496"/>
    <w:rsid w:val="000B3CC3"/>
    <w:rsid w:val="000B3D53"/>
    <w:rsid w:val="000B3FF5"/>
    <w:rsid w:val="000B4FBF"/>
    <w:rsid w:val="000B54B1"/>
    <w:rsid w:val="000B55BE"/>
    <w:rsid w:val="000B59C0"/>
    <w:rsid w:val="000B5EAF"/>
    <w:rsid w:val="000B6CDF"/>
    <w:rsid w:val="000B70E5"/>
    <w:rsid w:val="000B70FD"/>
    <w:rsid w:val="000B75BC"/>
    <w:rsid w:val="000B78EC"/>
    <w:rsid w:val="000C0308"/>
    <w:rsid w:val="000C080A"/>
    <w:rsid w:val="000C0AE9"/>
    <w:rsid w:val="000C0D21"/>
    <w:rsid w:val="000C1944"/>
    <w:rsid w:val="000C35DB"/>
    <w:rsid w:val="000C386E"/>
    <w:rsid w:val="000C3FC8"/>
    <w:rsid w:val="000C4998"/>
    <w:rsid w:val="000C4BFA"/>
    <w:rsid w:val="000C4C37"/>
    <w:rsid w:val="000C5158"/>
    <w:rsid w:val="000C52C0"/>
    <w:rsid w:val="000C5F78"/>
    <w:rsid w:val="000C6887"/>
    <w:rsid w:val="000C6A2A"/>
    <w:rsid w:val="000C6D02"/>
    <w:rsid w:val="000C6D0B"/>
    <w:rsid w:val="000C7001"/>
    <w:rsid w:val="000C712B"/>
    <w:rsid w:val="000C7E57"/>
    <w:rsid w:val="000D0498"/>
    <w:rsid w:val="000D0688"/>
    <w:rsid w:val="000D0CA6"/>
    <w:rsid w:val="000D1D2B"/>
    <w:rsid w:val="000D1DB7"/>
    <w:rsid w:val="000D224F"/>
    <w:rsid w:val="000D2354"/>
    <w:rsid w:val="000D2B3E"/>
    <w:rsid w:val="000D2C2C"/>
    <w:rsid w:val="000D2C3F"/>
    <w:rsid w:val="000D310A"/>
    <w:rsid w:val="000D3421"/>
    <w:rsid w:val="000D48B3"/>
    <w:rsid w:val="000D4968"/>
    <w:rsid w:val="000D4BBC"/>
    <w:rsid w:val="000D4BDB"/>
    <w:rsid w:val="000D4E6A"/>
    <w:rsid w:val="000D50A2"/>
    <w:rsid w:val="000D5113"/>
    <w:rsid w:val="000D51C6"/>
    <w:rsid w:val="000D5285"/>
    <w:rsid w:val="000D5BA5"/>
    <w:rsid w:val="000D5D24"/>
    <w:rsid w:val="000D65BE"/>
    <w:rsid w:val="000D673E"/>
    <w:rsid w:val="000D67A7"/>
    <w:rsid w:val="000D6B76"/>
    <w:rsid w:val="000D7216"/>
    <w:rsid w:val="000D7373"/>
    <w:rsid w:val="000E0272"/>
    <w:rsid w:val="000E0CEB"/>
    <w:rsid w:val="000E14BF"/>
    <w:rsid w:val="000E14E6"/>
    <w:rsid w:val="000E21BE"/>
    <w:rsid w:val="000E24E2"/>
    <w:rsid w:val="000E2A9E"/>
    <w:rsid w:val="000E3E4B"/>
    <w:rsid w:val="000E46BC"/>
    <w:rsid w:val="000E51C9"/>
    <w:rsid w:val="000E557C"/>
    <w:rsid w:val="000E5607"/>
    <w:rsid w:val="000E588C"/>
    <w:rsid w:val="000E5E43"/>
    <w:rsid w:val="000E64BA"/>
    <w:rsid w:val="000E6662"/>
    <w:rsid w:val="000E66E8"/>
    <w:rsid w:val="000E6992"/>
    <w:rsid w:val="000E6EEC"/>
    <w:rsid w:val="000E71D6"/>
    <w:rsid w:val="000E7E43"/>
    <w:rsid w:val="000F01E2"/>
    <w:rsid w:val="000F02C6"/>
    <w:rsid w:val="000F0312"/>
    <w:rsid w:val="000F11C7"/>
    <w:rsid w:val="000F20B4"/>
    <w:rsid w:val="000F21E9"/>
    <w:rsid w:val="000F243E"/>
    <w:rsid w:val="000F2BC3"/>
    <w:rsid w:val="000F2C11"/>
    <w:rsid w:val="000F3282"/>
    <w:rsid w:val="000F3664"/>
    <w:rsid w:val="000F487D"/>
    <w:rsid w:val="000F4A0D"/>
    <w:rsid w:val="000F559E"/>
    <w:rsid w:val="000F5C20"/>
    <w:rsid w:val="000F6D0F"/>
    <w:rsid w:val="000F6E3F"/>
    <w:rsid w:val="000F701B"/>
    <w:rsid w:val="000F7054"/>
    <w:rsid w:val="000F7834"/>
    <w:rsid w:val="0010007B"/>
    <w:rsid w:val="001000C9"/>
    <w:rsid w:val="00100927"/>
    <w:rsid w:val="00100FF0"/>
    <w:rsid w:val="001015AF"/>
    <w:rsid w:val="001015B5"/>
    <w:rsid w:val="00101C22"/>
    <w:rsid w:val="00101CC4"/>
    <w:rsid w:val="0010211F"/>
    <w:rsid w:val="00102216"/>
    <w:rsid w:val="001022C2"/>
    <w:rsid w:val="0010241C"/>
    <w:rsid w:val="00102D40"/>
    <w:rsid w:val="00102F9F"/>
    <w:rsid w:val="001030EF"/>
    <w:rsid w:val="00103286"/>
    <w:rsid w:val="00103C69"/>
    <w:rsid w:val="00103EB0"/>
    <w:rsid w:val="00103FD7"/>
    <w:rsid w:val="00104E8C"/>
    <w:rsid w:val="001051DB"/>
    <w:rsid w:val="001055C7"/>
    <w:rsid w:val="001058EC"/>
    <w:rsid w:val="001059C9"/>
    <w:rsid w:val="00105A29"/>
    <w:rsid w:val="00105E45"/>
    <w:rsid w:val="00106102"/>
    <w:rsid w:val="001065CF"/>
    <w:rsid w:val="00106647"/>
    <w:rsid w:val="00106797"/>
    <w:rsid w:val="0010779F"/>
    <w:rsid w:val="00107E07"/>
    <w:rsid w:val="00110A38"/>
    <w:rsid w:val="00111805"/>
    <w:rsid w:val="00111865"/>
    <w:rsid w:val="001119B2"/>
    <w:rsid w:val="00111A7D"/>
    <w:rsid w:val="0011285F"/>
    <w:rsid w:val="0011355E"/>
    <w:rsid w:val="00113779"/>
    <w:rsid w:val="00113D95"/>
    <w:rsid w:val="001142D1"/>
    <w:rsid w:val="001146BA"/>
    <w:rsid w:val="00114D0A"/>
    <w:rsid w:val="00114E6B"/>
    <w:rsid w:val="0011529E"/>
    <w:rsid w:val="0011560B"/>
    <w:rsid w:val="00115D78"/>
    <w:rsid w:val="00116574"/>
    <w:rsid w:val="0011722D"/>
    <w:rsid w:val="00117250"/>
    <w:rsid w:val="0011759C"/>
    <w:rsid w:val="00117700"/>
    <w:rsid w:val="00117844"/>
    <w:rsid w:val="001179E7"/>
    <w:rsid w:val="00117D2E"/>
    <w:rsid w:val="00117D32"/>
    <w:rsid w:val="00120383"/>
    <w:rsid w:val="00120DBF"/>
    <w:rsid w:val="0012112E"/>
    <w:rsid w:val="001217DD"/>
    <w:rsid w:val="00121A1F"/>
    <w:rsid w:val="00121A9E"/>
    <w:rsid w:val="00121F8B"/>
    <w:rsid w:val="00122349"/>
    <w:rsid w:val="00122938"/>
    <w:rsid w:val="00122D39"/>
    <w:rsid w:val="0012380C"/>
    <w:rsid w:val="001239DF"/>
    <w:rsid w:val="00123C21"/>
    <w:rsid w:val="00123D78"/>
    <w:rsid w:val="0012440A"/>
    <w:rsid w:val="00124BAB"/>
    <w:rsid w:val="00124D36"/>
    <w:rsid w:val="00124E15"/>
    <w:rsid w:val="00124EFD"/>
    <w:rsid w:val="0012504A"/>
    <w:rsid w:val="00125415"/>
    <w:rsid w:val="0012565E"/>
    <w:rsid w:val="001258F9"/>
    <w:rsid w:val="00126549"/>
    <w:rsid w:val="00126FB8"/>
    <w:rsid w:val="0012766A"/>
    <w:rsid w:val="00127B39"/>
    <w:rsid w:val="00127BB1"/>
    <w:rsid w:val="0013065A"/>
    <w:rsid w:val="00130761"/>
    <w:rsid w:val="00130C89"/>
    <w:rsid w:val="001313D2"/>
    <w:rsid w:val="001319BA"/>
    <w:rsid w:val="00131C03"/>
    <w:rsid w:val="00131D2C"/>
    <w:rsid w:val="001321E7"/>
    <w:rsid w:val="00132270"/>
    <w:rsid w:val="001327F0"/>
    <w:rsid w:val="00132875"/>
    <w:rsid w:val="001328F6"/>
    <w:rsid w:val="00132D07"/>
    <w:rsid w:val="00132E80"/>
    <w:rsid w:val="00133F9D"/>
    <w:rsid w:val="00133FD9"/>
    <w:rsid w:val="001341BB"/>
    <w:rsid w:val="00134741"/>
    <w:rsid w:val="001357C0"/>
    <w:rsid w:val="001357D9"/>
    <w:rsid w:val="0013587C"/>
    <w:rsid w:val="001361D4"/>
    <w:rsid w:val="00136AAD"/>
    <w:rsid w:val="00136C7D"/>
    <w:rsid w:val="00136CEE"/>
    <w:rsid w:val="001370DA"/>
    <w:rsid w:val="001373B0"/>
    <w:rsid w:val="001374BF"/>
    <w:rsid w:val="00137F48"/>
    <w:rsid w:val="001400F7"/>
    <w:rsid w:val="001405F9"/>
    <w:rsid w:val="001406C9"/>
    <w:rsid w:val="00140937"/>
    <w:rsid w:val="00140E78"/>
    <w:rsid w:val="00140FC2"/>
    <w:rsid w:val="00141DA6"/>
    <w:rsid w:val="00142BDF"/>
    <w:rsid w:val="0014304D"/>
    <w:rsid w:val="00143309"/>
    <w:rsid w:val="00143774"/>
    <w:rsid w:val="0014383A"/>
    <w:rsid w:val="00143CE7"/>
    <w:rsid w:val="00144055"/>
    <w:rsid w:val="00144453"/>
    <w:rsid w:val="00145264"/>
    <w:rsid w:val="001455BB"/>
    <w:rsid w:val="00145612"/>
    <w:rsid w:val="00145D13"/>
    <w:rsid w:val="001462FD"/>
    <w:rsid w:val="00146DDD"/>
    <w:rsid w:val="00146DE7"/>
    <w:rsid w:val="00147070"/>
    <w:rsid w:val="001471DC"/>
    <w:rsid w:val="00147251"/>
    <w:rsid w:val="00147CF1"/>
    <w:rsid w:val="00147DA6"/>
    <w:rsid w:val="00147F38"/>
    <w:rsid w:val="0015074B"/>
    <w:rsid w:val="001509EC"/>
    <w:rsid w:val="001511F1"/>
    <w:rsid w:val="001516A9"/>
    <w:rsid w:val="0015184C"/>
    <w:rsid w:val="0015225C"/>
    <w:rsid w:val="001526A3"/>
    <w:rsid w:val="00152C1C"/>
    <w:rsid w:val="0015317C"/>
    <w:rsid w:val="001534DC"/>
    <w:rsid w:val="001537C1"/>
    <w:rsid w:val="0015453B"/>
    <w:rsid w:val="001553CC"/>
    <w:rsid w:val="00155802"/>
    <w:rsid w:val="00155BAD"/>
    <w:rsid w:val="00155DA4"/>
    <w:rsid w:val="00156580"/>
    <w:rsid w:val="00156AFE"/>
    <w:rsid w:val="00160442"/>
    <w:rsid w:val="00160E59"/>
    <w:rsid w:val="00160F8E"/>
    <w:rsid w:val="00161363"/>
    <w:rsid w:val="00161C66"/>
    <w:rsid w:val="00161EC0"/>
    <w:rsid w:val="001622B8"/>
    <w:rsid w:val="001626BA"/>
    <w:rsid w:val="00162767"/>
    <w:rsid w:val="00162891"/>
    <w:rsid w:val="00162FA8"/>
    <w:rsid w:val="00163475"/>
    <w:rsid w:val="001635DE"/>
    <w:rsid w:val="001636BF"/>
    <w:rsid w:val="00163BCB"/>
    <w:rsid w:val="00163F00"/>
    <w:rsid w:val="00163F32"/>
    <w:rsid w:val="001641B6"/>
    <w:rsid w:val="001642D5"/>
    <w:rsid w:val="001643E9"/>
    <w:rsid w:val="00164F33"/>
    <w:rsid w:val="00165072"/>
    <w:rsid w:val="001651BC"/>
    <w:rsid w:val="00165364"/>
    <w:rsid w:val="0016550C"/>
    <w:rsid w:val="00165F7C"/>
    <w:rsid w:val="001665EE"/>
    <w:rsid w:val="0016663C"/>
    <w:rsid w:val="001669A1"/>
    <w:rsid w:val="00166C90"/>
    <w:rsid w:val="00167779"/>
    <w:rsid w:val="0016796C"/>
    <w:rsid w:val="001679B7"/>
    <w:rsid w:val="001679FD"/>
    <w:rsid w:val="00167A86"/>
    <w:rsid w:val="0017010B"/>
    <w:rsid w:val="001702C0"/>
    <w:rsid w:val="00170300"/>
    <w:rsid w:val="00170776"/>
    <w:rsid w:val="00170B62"/>
    <w:rsid w:val="00170E3C"/>
    <w:rsid w:val="0017118E"/>
    <w:rsid w:val="00171AA3"/>
    <w:rsid w:val="00171B74"/>
    <w:rsid w:val="00173552"/>
    <w:rsid w:val="00173C02"/>
    <w:rsid w:val="00173EFB"/>
    <w:rsid w:val="00174337"/>
    <w:rsid w:val="0017476C"/>
    <w:rsid w:val="0017485C"/>
    <w:rsid w:val="00175166"/>
    <w:rsid w:val="001751A8"/>
    <w:rsid w:val="001753C9"/>
    <w:rsid w:val="00175ABC"/>
    <w:rsid w:val="0017621C"/>
    <w:rsid w:val="00176DD5"/>
    <w:rsid w:val="00176F45"/>
    <w:rsid w:val="00177A55"/>
    <w:rsid w:val="0018019E"/>
    <w:rsid w:val="00181457"/>
    <w:rsid w:val="001814CB"/>
    <w:rsid w:val="0018168C"/>
    <w:rsid w:val="001817E6"/>
    <w:rsid w:val="00181CD0"/>
    <w:rsid w:val="00181FC1"/>
    <w:rsid w:val="0018283E"/>
    <w:rsid w:val="00182F9F"/>
    <w:rsid w:val="0018314A"/>
    <w:rsid w:val="001833FA"/>
    <w:rsid w:val="0018388D"/>
    <w:rsid w:val="00183B70"/>
    <w:rsid w:val="00183D55"/>
    <w:rsid w:val="0018409C"/>
    <w:rsid w:val="0018464D"/>
    <w:rsid w:val="00184799"/>
    <w:rsid w:val="00184B65"/>
    <w:rsid w:val="001851B2"/>
    <w:rsid w:val="001854FB"/>
    <w:rsid w:val="00185A54"/>
    <w:rsid w:val="00185D84"/>
    <w:rsid w:val="0018658D"/>
    <w:rsid w:val="001865BD"/>
    <w:rsid w:val="0018686F"/>
    <w:rsid w:val="00186C6C"/>
    <w:rsid w:val="0018733F"/>
    <w:rsid w:val="00187634"/>
    <w:rsid w:val="001876BF"/>
    <w:rsid w:val="001879F8"/>
    <w:rsid w:val="00187FE1"/>
    <w:rsid w:val="00190233"/>
    <w:rsid w:val="00190453"/>
    <w:rsid w:val="00190BC1"/>
    <w:rsid w:val="00190C08"/>
    <w:rsid w:val="00190EC5"/>
    <w:rsid w:val="0019120E"/>
    <w:rsid w:val="00191461"/>
    <w:rsid w:val="001914FB"/>
    <w:rsid w:val="00192AA1"/>
    <w:rsid w:val="00192C26"/>
    <w:rsid w:val="001934EA"/>
    <w:rsid w:val="00193789"/>
    <w:rsid w:val="0019407B"/>
    <w:rsid w:val="001946E2"/>
    <w:rsid w:val="00194D59"/>
    <w:rsid w:val="00195979"/>
    <w:rsid w:val="00195AC7"/>
    <w:rsid w:val="00195EC0"/>
    <w:rsid w:val="00196032"/>
    <w:rsid w:val="0019659F"/>
    <w:rsid w:val="001966EC"/>
    <w:rsid w:val="00197414"/>
    <w:rsid w:val="0019748E"/>
    <w:rsid w:val="00197534"/>
    <w:rsid w:val="0019798B"/>
    <w:rsid w:val="001979F6"/>
    <w:rsid w:val="001A0354"/>
    <w:rsid w:val="001A03AA"/>
    <w:rsid w:val="001A04B9"/>
    <w:rsid w:val="001A0EC5"/>
    <w:rsid w:val="001A1662"/>
    <w:rsid w:val="001A1A90"/>
    <w:rsid w:val="001A1B6B"/>
    <w:rsid w:val="001A2173"/>
    <w:rsid w:val="001A233E"/>
    <w:rsid w:val="001A27C3"/>
    <w:rsid w:val="001A27FE"/>
    <w:rsid w:val="001A2B48"/>
    <w:rsid w:val="001A36A7"/>
    <w:rsid w:val="001A3A9E"/>
    <w:rsid w:val="001A59DC"/>
    <w:rsid w:val="001A6BEB"/>
    <w:rsid w:val="001A728E"/>
    <w:rsid w:val="001B04FC"/>
    <w:rsid w:val="001B0502"/>
    <w:rsid w:val="001B1F3B"/>
    <w:rsid w:val="001B1FA8"/>
    <w:rsid w:val="001B22AF"/>
    <w:rsid w:val="001B2411"/>
    <w:rsid w:val="001B2452"/>
    <w:rsid w:val="001B2C51"/>
    <w:rsid w:val="001B2F08"/>
    <w:rsid w:val="001B35D0"/>
    <w:rsid w:val="001B35F0"/>
    <w:rsid w:val="001B3634"/>
    <w:rsid w:val="001B3765"/>
    <w:rsid w:val="001B4CA5"/>
    <w:rsid w:val="001B5595"/>
    <w:rsid w:val="001B5B56"/>
    <w:rsid w:val="001B5B61"/>
    <w:rsid w:val="001B70C8"/>
    <w:rsid w:val="001B780B"/>
    <w:rsid w:val="001B7B03"/>
    <w:rsid w:val="001C03F3"/>
    <w:rsid w:val="001C0556"/>
    <w:rsid w:val="001C0598"/>
    <w:rsid w:val="001C0811"/>
    <w:rsid w:val="001C0ADE"/>
    <w:rsid w:val="001C1016"/>
    <w:rsid w:val="001C1292"/>
    <w:rsid w:val="001C12CD"/>
    <w:rsid w:val="001C1626"/>
    <w:rsid w:val="001C20D4"/>
    <w:rsid w:val="001C2616"/>
    <w:rsid w:val="001C2EE3"/>
    <w:rsid w:val="001C3787"/>
    <w:rsid w:val="001C4554"/>
    <w:rsid w:val="001C4E71"/>
    <w:rsid w:val="001C526D"/>
    <w:rsid w:val="001C6188"/>
    <w:rsid w:val="001C65DD"/>
    <w:rsid w:val="001C6888"/>
    <w:rsid w:val="001C6AB9"/>
    <w:rsid w:val="001C6FA0"/>
    <w:rsid w:val="001C7213"/>
    <w:rsid w:val="001C74BD"/>
    <w:rsid w:val="001C775F"/>
    <w:rsid w:val="001C7E69"/>
    <w:rsid w:val="001D0350"/>
    <w:rsid w:val="001D0699"/>
    <w:rsid w:val="001D0A03"/>
    <w:rsid w:val="001D0CFA"/>
    <w:rsid w:val="001D0EF8"/>
    <w:rsid w:val="001D0FC8"/>
    <w:rsid w:val="001D109D"/>
    <w:rsid w:val="001D30E4"/>
    <w:rsid w:val="001D32B8"/>
    <w:rsid w:val="001D352E"/>
    <w:rsid w:val="001D3F84"/>
    <w:rsid w:val="001D3FA8"/>
    <w:rsid w:val="001D40BF"/>
    <w:rsid w:val="001D4C52"/>
    <w:rsid w:val="001D503E"/>
    <w:rsid w:val="001D50C1"/>
    <w:rsid w:val="001D59C0"/>
    <w:rsid w:val="001D6300"/>
    <w:rsid w:val="001D6334"/>
    <w:rsid w:val="001D640B"/>
    <w:rsid w:val="001D6420"/>
    <w:rsid w:val="001D6614"/>
    <w:rsid w:val="001D6806"/>
    <w:rsid w:val="001D6C2C"/>
    <w:rsid w:val="001D7220"/>
    <w:rsid w:val="001D7999"/>
    <w:rsid w:val="001D7DCB"/>
    <w:rsid w:val="001E0EF1"/>
    <w:rsid w:val="001E1328"/>
    <w:rsid w:val="001E18C4"/>
    <w:rsid w:val="001E231E"/>
    <w:rsid w:val="001E2351"/>
    <w:rsid w:val="001E2D4C"/>
    <w:rsid w:val="001E2D5F"/>
    <w:rsid w:val="001E3846"/>
    <w:rsid w:val="001E384B"/>
    <w:rsid w:val="001E4970"/>
    <w:rsid w:val="001E53B8"/>
    <w:rsid w:val="001E542D"/>
    <w:rsid w:val="001E5470"/>
    <w:rsid w:val="001E55A8"/>
    <w:rsid w:val="001E595C"/>
    <w:rsid w:val="001E6788"/>
    <w:rsid w:val="001E688D"/>
    <w:rsid w:val="001E6D7C"/>
    <w:rsid w:val="001E6F4B"/>
    <w:rsid w:val="001E7533"/>
    <w:rsid w:val="001E765D"/>
    <w:rsid w:val="001E7B07"/>
    <w:rsid w:val="001F014B"/>
    <w:rsid w:val="001F0616"/>
    <w:rsid w:val="001F0AE0"/>
    <w:rsid w:val="001F0E7D"/>
    <w:rsid w:val="001F0EB6"/>
    <w:rsid w:val="001F0F38"/>
    <w:rsid w:val="001F177C"/>
    <w:rsid w:val="001F1C8A"/>
    <w:rsid w:val="001F1F27"/>
    <w:rsid w:val="001F221B"/>
    <w:rsid w:val="001F2277"/>
    <w:rsid w:val="001F265F"/>
    <w:rsid w:val="001F2FFE"/>
    <w:rsid w:val="001F318C"/>
    <w:rsid w:val="001F3250"/>
    <w:rsid w:val="001F335A"/>
    <w:rsid w:val="001F348D"/>
    <w:rsid w:val="001F3AAC"/>
    <w:rsid w:val="001F3D25"/>
    <w:rsid w:val="001F4B30"/>
    <w:rsid w:val="001F6195"/>
    <w:rsid w:val="001F7EF6"/>
    <w:rsid w:val="001F7F4E"/>
    <w:rsid w:val="001FD520"/>
    <w:rsid w:val="0020020A"/>
    <w:rsid w:val="00200750"/>
    <w:rsid w:val="00200961"/>
    <w:rsid w:val="00200CC8"/>
    <w:rsid w:val="00201511"/>
    <w:rsid w:val="0020161E"/>
    <w:rsid w:val="00201B29"/>
    <w:rsid w:val="00201EB9"/>
    <w:rsid w:val="0020243A"/>
    <w:rsid w:val="00202B24"/>
    <w:rsid w:val="00202BEC"/>
    <w:rsid w:val="00203D21"/>
    <w:rsid w:val="00203DE8"/>
    <w:rsid w:val="00204796"/>
    <w:rsid w:val="00204A87"/>
    <w:rsid w:val="00205583"/>
    <w:rsid w:val="002056EA"/>
    <w:rsid w:val="00205E86"/>
    <w:rsid w:val="002068E6"/>
    <w:rsid w:val="002071F9"/>
    <w:rsid w:val="00210653"/>
    <w:rsid w:val="00210687"/>
    <w:rsid w:val="00211352"/>
    <w:rsid w:val="00211604"/>
    <w:rsid w:val="00212034"/>
    <w:rsid w:val="0021265C"/>
    <w:rsid w:val="0021267C"/>
    <w:rsid w:val="002129EB"/>
    <w:rsid w:val="00212AC0"/>
    <w:rsid w:val="00214244"/>
    <w:rsid w:val="002149B4"/>
    <w:rsid w:val="00214A2F"/>
    <w:rsid w:val="00214B81"/>
    <w:rsid w:val="00214E84"/>
    <w:rsid w:val="0021547B"/>
    <w:rsid w:val="002158D4"/>
    <w:rsid w:val="00215D8C"/>
    <w:rsid w:val="00216301"/>
    <w:rsid w:val="002164F2"/>
    <w:rsid w:val="0021687D"/>
    <w:rsid w:val="00216AB0"/>
    <w:rsid w:val="00216BC8"/>
    <w:rsid w:val="002174DF"/>
    <w:rsid w:val="00217871"/>
    <w:rsid w:val="0022032B"/>
    <w:rsid w:val="0022092B"/>
    <w:rsid w:val="00220B18"/>
    <w:rsid w:val="00221183"/>
    <w:rsid w:val="00221705"/>
    <w:rsid w:val="00221896"/>
    <w:rsid w:val="0022194A"/>
    <w:rsid w:val="00221F4D"/>
    <w:rsid w:val="002221BB"/>
    <w:rsid w:val="00222434"/>
    <w:rsid w:val="0022281F"/>
    <w:rsid w:val="00222D4A"/>
    <w:rsid w:val="00222FA1"/>
    <w:rsid w:val="0022300E"/>
    <w:rsid w:val="002231EE"/>
    <w:rsid w:val="002232AC"/>
    <w:rsid w:val="00223514"/>
    <w:rsid w:val="0022555E"/>
    <w:rsid w:val="002259A1"/>
    <w:rsid w:val="002259C1"/>
    <w:rsid w:val="00226206"/>
    <w:rsid w:val="0022624C"/>
    <w:rsid w:val="00226438"/>
    <w:rsid w:val="00226F29"/>
    <w:rsid w:val="00227260"/>
    <w:rsid w:val="002272D7"/>
    <w:rsid w:val="00227362"/>
    <w:rsid w:val="00227834"/>
    <w:rsid w:val="00227FD3"/>
    <w:rsid w:val="00230196"/>
    <w:rsid w:val="0023045B"/>
    <w:rsid w:val="00230462"/>
    <w:rsid w:val="00230C20"/>
    <w:rsid w:val="002311D3"/>
    <w:rsid w:val="00231DE2"/>
    <w:rsid w:val="002321CA"/>
    <w:rsid w:val="002327B3"/>
    <w:rsid w:val="00232876"/>
    <w:rsid w:val="002328AA"/>
    <w:rsid w:val="00232973"/>
    <w:rsid w:val="00232BF9"/>
    <w:rsid w:val="00233255"/>
    <w:rsid w:val="002335A1"/>
    <w:rsid w:val="002336E6"/>
    <w:rsid w:val="00233819"/>
    <w:rsid w:val="00233C52"/>
    <w:rsid w:val="00233F96"/>
    <w:rsid w:val="002340B9"/>
    <w:rsid w:val="00234AC5"/>
    <w:rsid w:val="00234AC8"/>
    <w:rsid w:val="002353FF"/>
    <w:rsid w:val="00235571"/>
    <w:rsid w:val="00235932"/>
    <w:rsid w:val="00235937"/>
    <w:rsid w:val="0023654D"/>
    <w:rsid w:val="002367FC"/>
    <w:rsid w:val="002369B6"/>
    <w:rsid w:val="00236CF5"/>
    <w:rsid w:val="00237933"/>
    <w:rsid w:val="00237988"/>
    <w:rsid w:val="00237F7A"/>
    <w:rsid w:val="00240461"/>
    <w:rsid w:val="002406C2"/>
    <w:rsid w:val="002413A2"/>
    <w:rsid w:val="002415AF"/>
    <w:rsid w:val="002415C8"/>
    <w:rsid w:val="0024247E"/>
    <w:rsid w:val="00242FA5"/>
    <w:rsid w:val="0024336F"/>
    <w:rsid w:val="002433F3"/>
    <w:rsid w:val="00243F60"/>
    <w:rsid w:val="00244266"/>
    <w:rsid w:val="0024445B"/>
    <w:rsid w:val="002448E7"/>
    <w:rsid w:val="00246742"/>
    <w:rsid w:val="002467D9"/>
    <w:rsid w:val="002468C2"/>
    <w:rsid w:val="00246FE9"/>
    <w:rsid w:val="00247CF9"/>
    <w:rsid w:val="00247F69"/>
    <w:rsid w:val="0025006F"/>
    <w:rsid w:val="00250214"/>
    <w:rsid w:val="002502D3"/>
    <w:rsid w:val="00251121"/>
    <w:rsid w:val="0025115E"/>
    <w:rsid w:val="00251C9E"/>
    <w:rsid w:val="00252388"/>
    <w:rsid w:val="00252687"/>
    <w:rsid w:val="002526D0"/>
    <w:rsid w:val="00253935"/>
    <w:rsid w:val="00253B24"/>
    <w:rsid w:val="00253BFB"/>
    <w:rsid w:val="00253FFF"/>
    <w:rsid w:val="002547B2"/>
    <w:rsid w:val="0025492F"/>
    <w:rsid w:val="00254A17"/>
    <w:rsid w:val="00254B04"/>
    <w:rsid w:val="00254BB3"/>
    <w:rsid w:val="00254E99"/>
    <w:rsid w:val="0025519D"/>
    <w:rsid w:val="002559DE"/>
    <w:rsid w:val="00255B7E"/>
    <w:rsid w:val="00256068"/>
    <w:rsid w:val="0025607E"/>
    <w:rsid w:val="002562FF"/>
    <w:rsid w:val="002566BD"/>
    <w:rsid w:val="00257227"/>
    <w:rsid w:val="00257299"/>
    <w:rsid w:val="00257CF3"/>
    <w:rsid w:val="00260082"/>
    <w:rsid w:val="00261A23"/>
    <w:rsid w:val="00261BEC"/>
    <w:rsid w:val="002622C6"/>
    <w:rsid w:val="002627D7"/>
    <w:rsid w:val="002628C1"/>
    <w:rsid w:val="0026323E"/>
    <w:rsid w:val="00263A46"/>
    <w:rsid w:val="00263ED6"/>
    <w:rsid w:val="00263FEB"/>
    <w:rsid w:val="00264002"/>
    <w:rsid w:val="00264029"/>
    <w:rsid w:val="00264DA3"/>
    <w:rsid w:val="0026530D"/>
    <w:rsid w:val="00265638"/>
    <w:rsid w:val="00265930"/>
    <w:rsid w:val="00265F7C"/>
    <w:rsid w:val="0026623C"/>
    <w:rsid w:val="00266DA0"/>
    <w:rsid w:val="00267021"/>
    <w:rsid w:val="002674FC"/>
    <w:rsid w:val="00267FF1"/>
    <w:rsid w:val="0027001E"/>
    <w:rsid w:val="002704E0"/>
    <w:rsid w:val="002708C4"/>
    <w:rsid w:val="00270AF1"/>
    <w:rsid w:val="00270D5B"/>
    <w:rsid w:val="0027183D"/>
    <w:rsid w:val="00271F30"/>
    <w:rsid w:val="002724F2"/>
    <w:rsid w:val="002725AF"/>
    <w:rsid w:val="002729B6"/>
    <w:rsid w:val="00272D9A"/>
    <w:rsid w:val="00272DB2"/>
    <w:rsid w:val="002731EA"/>
    <w:rsid w:val="00273261"/>
    <w:rsid w:val="0027406B"/>
    <w:rsid w:val="00274CFF"/>
    <w:rsid w:val="0027568C"/>
    <w:rsid w:val="00275E49"/>
    <w:rsid w:val="00276146"/>
    <w:rsid w:val="00276503"/>
    <w:rsid w:val="002767F8"/>
    <w:rsid w:val="00276901"/>
    <w:rsid w:val="00276AB1"/>
    <w:rsid w:val="00276D33"/>
    <w:rsid w:val="00277038"/>
    <w:rsid w:val="00277078"/>
    <w:rsid w:val="0027719F"/>
    <w:rsid w:val="002774F1"/>
    <w:rsid w:val="002777D7"/>
    <w:rsid w:val="00277893"/>
    <w:rsid w:val="0028007B"/>
    <w:rsid w:val="00280093"/>
    <w:rsid w:val="002800B0"/>
    <w:rsid w:val="00280E73"/>
    <w:rsid w:val="00280EA1"/>
    <w:rsid w:val="00281050"/>
    <w:rsid w:val="0028126A"/>
    <w:rsid w:val="002824CC"/>
    <w:rsid w:val="00283410"/>
    <w:rsid w:val="0028353E"/>
    <w:rsid w:val="00283664"/>
    <w:rsid w:val="0028384B"/>
    <w:rsid w:val="00283CDA"/>
    <w:rsid w:val="00283E02"/>
    <w:rsid w:val="00283FF3"/>
    <w:rsid w:val="00284600"/>
    <w:rsid w:val="0028519E"/>
    <w:rsid w:val="002853D2"/>
    <w:rsid w:val="00285451"/>
    <w:rsid w:val="00285613"/>
    <w:rsid w:val="002857C3"/>
    <w:rsid w:val="00285866"/>
    <w:rsid w:val="002858DD"/>
    <w:rsid w:val="00285FBF"/>
    <w:rsid w:val="00286209"/>
    <w:rsid w:val="002864C9"/>
    <w:rsid w:val="0028675F"/>
    <w:rsid w:val="00286AE2"/>
    <w:rsid w:val="002871F8"/>
    <w:rsid w:val="002876B9"/>
    <w:rsid w:val="002877AE"/>
    <w:rsid w:val="00287B97"/>
    <w:rsid w:val="0029016C"/>
    <w:rsid w:val="00290369"/>
    <w:rsid w:val="0029040B"/>
    <w:rsid w:val="0029050E"/>
    <w:rsid w:val="00290AEC"/>
    <w:rsid w:val="00290DD0"/>
    <w:rsid w:val="00291111"/>
    <w:rsid w:val="002913DF"/>
    <w:rsid w:val="00291812"/>
    <w:rsid w:val="00291B31"/>
    <w:rsid w:val="00292166"/>
    <w:rsid w:val="0029255F"/>
    <w:rsid w:val="0029296F"/>
    <w:rsid w:val="00292C25"/>
    <w:rsid w:val="00292F02"/>
    <w:rsid w:val="002935D2"/>
    <w:rsid w:val="00293A0D"/>
    <w:rsid w:val="00293CB3"/>
    <w:rsid w:val="00293DFD"/>
    <w:rsid w:val="0029451A"/>
    <w:rsid w:val="00294955"/>
    <w:rsid w:val="00294B66"/>
    <w:rsid w:val="0029578B"/>
    <w:rsid w:val="0029585E"/>
    <w:rsid w:val="00295C0F"/>
    <w:rsid w:val="00295D7D"/>
    <w:rsid w:val="0029639D"/>
    <w:rsid w:val="0029688C"/>
    <w:rsid w:val="002968C4"/>
    <w:rsid w:val="00297298"/>
    <w:rsid w:val="002978EC"/>
    <w:rsid w:val="002A0561"/>
    <w:rsid w:val="002A07A8"/>
    <w:rsid w:val="002A1400"/>
    <w:rsid w:val="002A1A80"/>
    <w:rsid w:val="002A1B9A"/>
    <w:rsid w:val="002A201E"/>
    <w:rsid w:val="002A2589"/>
    <w:rsid w:val="002A26C7"/>
    <w:rsid w:val="002A2A1F"/>
    <w:rsid w:val="002A355C"/>
    <w:rsid w:val="002A3560"/>
    <w:rsid w:val="002A3835"/>
    <w:rsid w:val="002A3C4E"/>
    <w:rsid w:val="002A3EB6"/>
    <w:rsid w:val="002A3F8A"/>
    <w:rsid w:val="002A448E"/>
    <w:rsid w:val="002A4743"/>
    <w:rsid w:val="002A49BC"/>
    <w:rsid w:val="002A4BA4"/>
    <w:rsid w:val="002A51F3"/>
    <w:rsid w:val="002A52BF"/>
    <w:rsid w:val="002A57A2"/>
    <w:rsid w:val="002A6385"/>
    <w:rsid w:val="002A648F"/>
    <w:rsid w:val="002A6544"/>
    <w:rsid w:val="002A6A6D"/>
    <w:rsid w:val="002A6E8C"/>
    <w:rsid w:val="002A71AE"/>
    <w:rsid w:val="002A7389"/>
    <w:rsid w:val="002B0584"/>
    <w:rsid w:val="002B0737"/>
    <w:rsid w:val="002B07DC"/>
    <w:rsid w:val="002B12E7"/>
    <w:rsid w:val="002B1822"/>
    <w:rsid w:val="002B1B33"/>
    <w:rsid w:val="002B2CC3"/>
    <w:rsid w:val="002B2FD4"/>
    <w:rsid w:val="002B444E"/>
    <w:rsid w:val="002B65FB"/>
    <w:rsid w:val="002B6A0F"/>
    <w:rsid w:val="002B6DC8"/>
    <w:rsid w:val="002B7504"/>
    <w:rsid w:val="002B7609"/>
    <w:rsid w:val="002B7B65"/>
    <w:rsid w:val="002B7BC0"/>
    <w:rsid w:val="002C043D"/>
    <w:rsid w:val="002C0AF6"/>
    <w:rsid w:val="002C100D"/>
    <w:rsid w:val="002C185D"/>
    <w:rsid w:val="002C18AC"/>
    <w:rsid w:val="002C1F8B"/>
    <w:rsid w:val="002C2108"/>
    <w:rsid w:val="002C2286"/>
    <w:rsid w:val="002C2518"/>
    <w:rsid w:val="002C26DC"/>
    <w:rsid w:val="002C293E"/>
    <w:rsid w:val="002C297D"/>
    <w:rsid w:val="002C2AFA"/>
    <w:rsid w:val="002C2C77"/>
    <w:rsid w:val="002C2FE3"/>
    <w:rsid w:val="002C340B"/>
    <w:rsid w:val="002C3998"/>
    <w:rsid w:val="002C3ABC"/>
    <w:rsid w:val="002C40BA"/>
    <w:rsid w:val="002C4425"/>
    <w:rsid w:val="002C5619"/>
    <w:rsid w:val="002C6240"/>
    <w:rsid w:val="002C6372"/>
    <w:rsid w:val="002C6AAE"/>
    <w:rsid w:val="002C6AE4"/>
    <w:rsid w:val="002C70D4"/>
    <w:rsid w:val="002C734C"/>
    <w:rsid w:val="002C73E8"/>
    <w:rsid w:val="002C799E"/>
    <w:rsid w:val="002C79FA"/>
    <w:rsid w:val="002C7B06"/>
    <w:rsid w:val="002D06C8"/>
    <w:rsid w:val="002D0C28"/>
    <w:rsid w:val="002D120A"/>
    <w:rsid w:val="002D1301"/>
    <w:rsid w:val="002D132A"/>
    <w:rsid w:val="002D166D"/>
    <w:rsid w:val="002D194A"/>
    <w:rsid w:val="002D23FE"/>
    <w:rsid w:val="002D2EAB"/>
    <w:rsid w:val="002D34E1"/>
    <w:rsid w:val="002D35DE"/>
    <w:rsid w:val="002D4812"/>
    <w:rsid w:val="002D5272"/>
    <w:rsid w:val="002D64CB"/>
    <w:rsid w:val="002D6D3C"/>
    <w:rsid w:val="002D73D6"/>
    <w:rsid w:val="002D77D0"/>
    <w:rsid w:val="002D7A4A"/>
    <w:rsid w:val="002E086C"/>
    <w:rsid w:val="002E08D5"/>
    <w:rsid w:val="002E0C49"/>
    <w:rsid w:val="002E20C0"/>
    <w:rsid w:val="002E2524"/>
    <w:rsid w:val="002E2D62"/>
    <w:rsid w:val="002E2D9C"/>
    <w:rsid w:val="002E3659"/>
    <w:rsid w:val="002E398C"/>
    <w:rsid w:val="002E4111"/>
    <w:rsid w:val="002E44AD"/>
    <w:rsid w:val="002E4853"/>
    <w:rsid w:val="002E4FBF"/>
    <w:rsid w:val="002E5C0E"/>
    <w:rsid w:val="002E5E3F"/>
    <w:rsid w:val="002E5F1D"/>
    <w:rsid w:val="002E606F"/>
    <w:rsid w:val="002E6527"/>
    <w:rsid w:val="002E72F4"/>
    <w:rsid w:val="002E752B"/>
    <w:rsid w:val="002E7898"/>
    <w:rsid w:val="002E7A5D"/>
    <w:rsid w:val="002E7BED"/>
    <w:rsid w:val="002F0AEC"/>
    <w:rsid w:val="002F0BFA"/>
    <w:rsid w:val="002F104F"/>
    <w:rsid w:val="002F124B"/>
    <w:rsid w:val="002F126F"/>
    <w:rsid w:val="002F141A"/>
    <w:rsid w:val="002F202F"/>
    <w:rsid w:val="002F2661"/>
    <w:rsid w:val="002F2E7D"/>
    <w:rsid w:val="002F3234"/>
    <w:rsid w:val="002F3525"/>
    <w:rsid w:val="002F3689"/>
    <w:rsid w:val="002F3694"/>
    <w:rsid w:val="002F44A9"/>
    <w:rsid w:val="002F44E5"/>
    <w:rsid w:val="002F461F"/>
    <w:rsid w:val="002F472D"/>
    <w:rsid w:val="002F49CC"/>
    <w:rsid w:val="002F4CC5"/>
    <w:rsid w:val="002F4FFB"/>
    <w:rsid w:val="002F51D2"/>
    <w:rsid w:val="002F5208"/>
    <w:rsid w:val="002F52C2"/>
    <w:rsid w:val="002F6910"/>
    <w:rsid w:val="002F6AA8"/>
    <w:rsid w:val="002F6B8D"/>
    <w:rsid w:val="002F6F27"/>
    <w:rsid w:val="002F6F52"/>
    <w:rsid w:val="00300A5F"/>
    <w:rsid w:val="00300C3E"/>
    <w:rsid w:val="00300C57"/>
    <w:rsid w:val="0030103C"/>
    <w:rsid w:val="00301528"/>
    <w:rsid w:val="00301657"/>
    <w:rsid w:val="003017B5"/>
    <w:rsid w:val="00301A8C"/>
    <w:rsid w:val="00301EF0"/>
    <w:rsid w:val="003027F2"/>
    <w:rsid w:val="00302B71"/>
    <w:rsid w:val="00302CE4"/>
    <w:rsid w:val="0030358B"/>
    <w:rsid w:val="00303720"/>
    <w:rsid w:val="003038BE"/>
    <w:rsid w:val="003039D0"/>
    <w:rsid w:val="00304536"/>
    <w:rsid w:val="0030457C"/>
    <w:rsid w:val="00304A09"/>
    <w:rsid w:val="00304A94"/>
    <w:rsid w:val="00304BB6"/>
    <w:rsid w:val="00304F20"/>
    <w:rsid w:val="00305528"/>
    <w:rsid w:val="00305C15"/>
    <w:rsid w:val="0030632F"/>
    <w:rsid w:val="003068E1"/>
    <w:rsid w:val="003069BA"/>
    <w:rsid w:val="003073A4"/>
    <w:rsid w:val="0030745B"/>
    <w:rsid w:val="003074E8"/>
    <w:rsid w:val="00307D1E"/>
    <w:rsid w:val="003100CF"/>
    <w:rsid w:val="003109A9"/>
    <w:rsid w:val="00310F48"/>
    <w:rsid w:val="003120B5"/>
    <w:rsid w:val="0031227E"/>
    <w:rsid w:val="00312FB8"/>
    <w:rsid w:val="003138C2"/>
    <w:rsid w:val="00313E80"/>
    <w:rsid w:val="00313EBA"/>
    <w:rsid w:val="00314049"/>
    <w:rsid w:val="003144E9"/>
    <w:rsid w:val="00314515"/>
    <w:rsid w:val="00314802"/>
    <w:rsid w:val="003151B6"/>
    <w:rsid w:val="0031547D"/>
    <w:rsid w:val="003157B1"/>
    <w:rsid w:val="00315CE4"/>
    <w:rsid w:val="00315FF3"/>
    <w:rsid w:val="00316244"/>
    <w:rsid w:val="00316E97"/>
    <w:rsid w:val="003173D8"/>
    <w:rsid w:val="003177B6"/>
    <w:rsid w:val="003177D0"/>
    <w:rsid w:val="0031789E"/>
    <w:rsid w:val="0031798B"/>
    <w:rsid w:val="00317B29"/>
    <w:rsid w:val="00317CB1"/>
    <w:rsid w:val="00320775"/>
    <w:rsid w:val="0032083F"/>
    <w:rsid w:val="00320DFD"/>
    <w:rsid w:val="00321027"/>
    <w:rsid w:val="0032116B"/>
    <w:rsid w:val="0032119E"/>
    <w:rsid w:val="0032224B"/>
    <w:rsid w:val="003222D3"/>
    <w:rsid w:val="00322B07"/>
    <w:rsid w:val="00322B7B"/>
    <w:rsid w:val="00322F96"/>
    <w:rsid w:val="00323255"/>
    <w:rsid w:val="003235D7"/>
    <w:rsid w:val="00323613"/>
    <w:rsid w:val="0032397A"/>
    <w:rsid w:val="00323F61"/>
    <w:rsid w:val="00324141"/>
    <w:rsid w:val="00324DBB"/>
    <w:rsid w:val="00325A2A"/>
    <w:rsid w:val="00325A9A"/>
    <w:rsid w:val="003263FE"/>
    <w:rsid w:val="003264C5"/>
    <w:rsid w:val="0032674E"/>
    <w:rsid w:val="00326F90"/>
    <w:rsid w:val="00327172"/>
    <w:rsid w:val="00327B31"/>
    <w:rsid w:val="00327F11"/>
    <w:rsid w:val="003311DE"/>
    <w:rsid w:val="00331840"/>
    <w:rsid w:val="00331911"/>
    <w:rsid w:val="00331D5D"/>
    <w:rsid w:val="00332494"/>
    <w:rsid w:val="00332634"/>
    <w:rsid w:val="0033275E"/>
    <w:rsid w:val="003329D6"/>
    <w:rsid w:val="00332CE6"/>
    <w:rsid w:val="00333033"/>
    <w:rsid w:val="00333077"/>
    <w:rsid w:val="003334CC"/>
    <w:rsid w:val="0033351C"/>
    <w:rsid w:val="003338C7"/>
    <w:rsid w:val="00333952"/>
    <w:rsid w:val="00334E8D"/>
    <w:rsid w:val="003351B3"/>
    <w:rsid w:val="003356A0"/>
    <w:rsid w:val="003368C3"/>
    <w:rsid w:val="003369B8"/>
    <w:rsid w:val="00337551"/>
    <w:rsid w:val="003375FA"/>
    <w:rsid w:val="003377E6"/>
    <w:rsid w:val="0033785E"/>
    <w:rsid w:val="003378CE"/>
    <w:rsid w:val="0034052B"/>
    <w:rsid w:val="003405C6"/>
    <w:rsid w:val="00340EF0"/>
    <w:rsid w:val="00340FD4"/>
    <w:rsid w:val="00341280"/>
    <w:rsid w:val="003421F5"/>
    <w:rsid w:val="00342683"/>
    <w:rsid w:val="00342F0E"/>
    <w:rsid w:val="00342F3D"/>
    <w:rsid w:val="00343801"/>
    <w:rsid w:val="003438FB"/>
    <w:rsid w:val="00343C89"/>
    <w:rsid w:val="00344277"/>
    <w:rsid w:val="00344CE0"/>
    <w:rsid w:val="0034614C"/>
    <w:rsid w:val="003462E2"/>
    <w:rsid w:val="003465F7"/>
    <w:rsid w:val="00346B66"/>
    <w:rsid w:val="00346FCD"/>
    <w:rsid w:val="00347180"/>
    <w:rsid w:val="003473DA"/>
    <w:rsid w:val="0034742C"/>
    <w:rsid w:val="003477BB"/>
    <w:rsid w:val="00350A30"/>
    <w:rsid w:val="00350C26"/>
    <w:rsid w:val="00351051"/>
    <w:rsid w:val="00351293"/>
    <w:rsid w:val="0035152D"/>
    <w:rsid w:val="00351D41"/>
    <w:rsid w:val="00351FFA"/>
    <w:rsid w:val="0035214E"/>
    <w:rsid w:val="0035264A"/>
    <w:rsid w:val="0035292B"/>
    <w:rsid w:val="00352AA6"/>
    <w:rsid w:val="00352BAA"/>
    <w:rsid w:val="00352DDA"/>
    <w:rsid w:val="00352E8D"/>
    <w:rsid w:val="003536CB"/>
    <w:rsid w:val="00353ADE"/>
    <w:rsid w:val="00353F05"/>
    <w:rsid w:val="00354C9D"/>
    <w:rsid w:val="003555CB"/>
    <w:rsid w:val="00355629"/>
    <w:rsid w:val="00355D6B"/>
    <w:rsid w:val="0035624E"/>
    <w:rsid w:val="0035635D"/>
    <w:rsid w:val="003566EF"/>
    <w:rsid w:val="003568F2"/>
    <w:rsid w:val="00356A45"/>
    <w:rsid w:val="00356CA2"/>
    <w:rsid w:val="00356F97"/>
    <w:rsid w:val="00357148"/>
    <w:rsid w:val="00361141"/>
    <w:rsid w:val="00361262"/>
    <w:rsid w:val="0036179F"/>
    <w:rsid w:val="00361A8D"/>
    <w:rsid w:val="00361CC1"/>
    <w:rsid w:val="00361E5F"/>
    <w:rsid w:val="00362B3D"/>
    <w:rsid w:val="00362D73"/>
    <w:rsid w:val="0036304D"/>
    <w:rsid w:val="00363E9B"/>
    <w:rsid w:val="0036404C"/>
    <w:rsid w:val="00364687"/>
    <w:rsid w:val="00364BE1"/>
    <w:rsid w:val="00364E2F"/>
    <w:rsid w:val="0036508D"/>
    <w:rsid w:val="00365656"/>
    <w:rsid w:val="00366056"/>
    <w:rsid w:val="00366507"/>
    <w:rsid w:val="00367430"/>
    <w:rsid w:val="00370538"/>
    <w:rsid w:val="00370BAA"/>
    <w:rsid w:val="00370D58"/>
    <w:rsid w:val="00370DC4"/>
    <w:rsid w:val="003724F6"/>
    <w:rsid w:val="00372612"/>
    <w:rsid w:val="00372937"/>
    <w:rsid w:val="00372DEA"/>
    <w:rsid w:val="003731E8"/>
    <w:rsid w:val="00373609"/>
    <w:rsid w:val="003737E5"/>
    <w:rsid w:val="00373DD9"/>
    <w:rsid w:val="00373EC7"/>
    <w:rsid w:val="003741CF"/>
    <w:rsid w:val="003741E6"/>
    <w:rsid w:val="003742B0"/>
    <w:rsid w:val="00374368"/>
    <w:rsid w:val="003743FE"/>
    <w:rsid w:val="0037481D"/>
    <w:rsid w:val="00374C3A"/>
    <w:rsid w:val="003750B4"/>
    <w:rsid w:val="00375912"/>
    <w:rsid w:val="00375AB5"/>
    <w:rsid w:val="00375D5C"/>
    <w:rsid w:val="00375FFB"/>
    <w:rsid w:val="0037627B"/>
    <w:rsid w:val="003764A0"/>
    <w:rsid w:val="00376684"/>
    <w:rsid w:val="00376CC1"/>
    <w:rsid w:val="00376F24"/>
    <w:rsid w:val="00376F79"/>
    <w:rsid w:val="00377459"/>
    <w:rsid w:val="00377713"/>
    <w:rsid w:val="003779C2"/>
    <w:rsid w:val="00377BCD"/>
    <w:rsid w:val="00377D5E"/>
    <w:rsid w:val="00377F3A"/>
    <w:rsid w:val="00380B0E"/>
    <w:rsid w:val="003810D2"/>
    <w:rsid w:val="0038127E"/>
    <w:rsid w:val="00381BE8"/>
    <w:rsid w:val="00381C5F"/>
    <w:rsid w:val="00381D1E"/>
    <w:rsid w:val="00382E09"/>
    <w:rsid w:val="003831BB"/>
    <w:rsid w:val="0038375D"/>
    <w:rsid w:val="00383A08"/>
    <w:rsid w:val="0038430D"/>
    <w:rsid w:val="003843A2"/>
    <w:rsid w:val="0038484B"/>
    <w:rsid w:val="00384917"/>
    <w:rsid w:val="00384B0D"/>
    <w:rsid w:val="00385105"/>
    <w:rsid w:val="00385524"/>
    <w:rsid w:val="003858A5"/>
    <w:rsid w:val="00385975"/>
    <w:rsid w:val="00385F48"/>
    <w:rsid w:val="0038601D"/>
    <w:rsid w:val="0038682F"/>
    <w:rsid w:val="00386D3A"/>
    <w:rsid w:val="003870B5"/>
    <w:rsid w:val="00387502"/>
    <w:rsid w:val="00387753"/>
    <w:rsid w:val="00387E45"/>
    <w:rsid w:val="00387F9A"/>
    <w:rsid w:val="00387FBF"/>
    <w:rsid w:val="003905EB"/>
    <w:rsid w:val="00390758"/>
    <w:rsid w:val="00390962"/>
    <w:rsid w:val="00390D26"/>
    <w:rsid w:val="0039132C"/>
    <w:rsid w:val="00391DD5"/>
    <w:rsid w:val="0039282E"/>
    <w:rsid w:val="0039296A"/>
    <w:rsid w:val="00392A5F"/>
    <w:rsid w:val="003931FF"/>
    <w:rsid w:val="0039348E"/>
    <w:rsid w:val="003934B8"/>
    <w:rsid w:val="003938DB"/>
    <w:rsid w:val="00393C99"/>
    <w:rsid w:val="00393EF3"/>
    <w:rsid w:val="00394725"/>
    <w:rsid w:val="00394982"/>
    <w:rsid w:val="00394D8C"/>
    <w:rsid w:val="00394F86"/>
    <w:rsid w:val="003951FC"/>
    <w:rsid w:val="00395DB5"/>
    <w:rsid w:val="0039620C"/>
    <w:rsid w:val="00396347"/>
    <w:rsid w:val="003963C5"/>
    <w:rsid w:val="00396884"/>
    <w:rsid w:val="00396DE3"/>
    <w:rsid w:val="00397698"/>
    <w:rsid w:val="0039799B"/>
    <w:rsid w:val="0039FBF4"/>
    <w:rsid w:val="003A0070"/>
    <w:rsid w:val="003A01C5"/>
    <w:rsid w:val="003A0FE5"/>
    <w:rsid w:val="003A19E7"/>
    <w:rsid w:val="003A19FF"/>
    <w:rsid w:val="003A1D85"/>
    <w:rsid w:val="003A1E01"/>
    <w:rsid w:val="003A1E36"/>
    <w:rsid w:val="003A2AA8"/>
    <w:rsid w:val="003A2F57"/>
    <w:rsid w:val="003A4698"/>
    <w:rsid w:val="003A52DA"/>
    <w:rsid w:val="003A56D2"/>
    <w:rsid w:val="003A5721"/>
    <w:rsid w:val="003A58B5"/>
    <w:rsid w:val="003A5A77"/>
    <w:rsid w:val="003A6E09"/>
    <w:rsid w:val="003A7074"/>
    <w:rsid w:val="003A7227"/>
    <w:rsid w:val="003A726E"/>
    <w:rsid w:val="003B01EB"/>
    <w:rsid w:val="003B0654"/>
    <w:rsid w:val="003B0C3A"/>
    <w:rsid w:val="003B10AC"/>
    <w:rsid w:val="003B135F"/>
    <w:rsid w:val="003B1E46"/>
    <w:rsid w:val="003B25EF"/>
    <w:rsid w:val="003B2D27"/>
    <w:rsid w:val="003B3414"/>
    <w:rsid w:val="003B356D"/>
    <w:rsid w:val="003B40A1"/>
    <w:rsid w:val="003B41A0"/>
    <w:rsid w:val="003B46DB"/>
    <w:rsid w:val="003B5006"/>
    <w:rsid w:val="003B5A88"/>
    <w:rsid w:val="003B5C6B"/>
    <w:rsid w:val="003B6239"/>
    <w:rsid w:val="003B6345"/>
    <w:rsid w:val="003B710B"/>
    <w:rsid w:val="003B7313"/>
    <w:rsid w:val="003B77D9"/>
    <w:rsid w:val="003B787C"/>
    <w:rsid w:val="003B7B22"/>
    <w:rsid w:val="003B7D1E"/>
    <w:rsid w:val="003C0B4F"/>
    <w:rsid w:val="003C0E7D"/>
    <w:rsid w:val="003C179F"/>
    <w:rsid w:val="003C1A50"/>
    <w:rsid w:val="003C1D41"/>
    <w:rsid w:val="003C1EA0"/>
    <w:rsid w:val="003C2424"/>
    <w:rsid w:val="003C242F"/>
    <w:rsid w:val="003C3B7E"/>
    <w:rsid w:val="003C3C3F"/>
    <w:rsid w:val="003C4AD5"/>
    <w:rsid w:val="003C4C15"/>
    <w:rsid w:val="003C4DE7"/>
    <w:rsid w:val="003C51F4"/>
    <w:rsid w:val="003C5720"/>
    <w:rsid w:val="003C57A8"/>
    <w:rsid w:val="003C5D31"/>
    <w:rsid w:val="003C6B18"/>
    <w:rsid w:val="003C71CE"/>
    <w:rsid w:val="003C75F8"/>
    <w:rsid w:val="003C76F3"/>
    <w:rsid w:val="003D045D"/>
    <w:rsid w:val="003D0D0B"/>
    <w:rsid w:val="003D100A"/>
    <w:rsid w:val="003D10F6"/>
    <w:rsid w:val="003D1212"/>
    <w:rsid w:val="003D1591"/>
    <w:rsid w:val="003D1AC8"/>
    <w:rsid w:val="003D30C3"/>
    <w:rsid w:val="003D38A9"/>
    <w:rsid w:val="003D3E03"/>
    <w:rsid w:val="003D4759"/>
    <w:rsid w:val="003D4D39"/>
    <w:rsid w:val="003D4F56"/>
    <w:rsid w:val="003D4F95"/>
    <w:rsid w:val="003D55C7"/>
    <w:rsid w:val="003D61BE"/>
    <w:rsid w:val="003D6732"/>
    <w:rsid w:val="003D6AC6"/>
    <w:rsid w:val="003D719D"/>
    <w:rsid w:val="003D77BB"/>
    <w:rsid w:val="003D78F7"/>
    <w:rsid w:val="003D7B71"/>
    <w:rsid w:val="003D7D48"/>
    <w:rsid w:val="003D7E1B"/>
    <w:rsid w:val="003E0724"/>
    <w:rsid w:val="003E09B1"/>
    <w:rsid w:val="003E100E"/>
    <w:rsid w:val="003E1526"/>
    <w:rsid w:val="003E16D0"/>
    <w:rsid w:val="003E292D"/>
    <w:rsid w:val="003E2BF6"/>
    <w:rsid w:val="003E2C34"/>
    <w:rsid w:val="003E2DB4"/>
    <w:rsid w:val="003E33C6"/>
    <w:rsid w:val="003E35DD"/>
    <w:rsid w:val="003E3A68"/>
    <w:rsid w:val="003E4093"/>
    <w:rsid w:val="003E4514"/>
    <w:rsid w:val="003E5318"/>
    <w:rsid w:val="003E566B"/>
    <w:rsid w:val="003E5720"/>
    <w:rsid w:val="003E5A13"/>
    <w:rsid w:val="003E5E4E"/>
    <w:rsid w:val="003E6500"/>
    <w:rsid w:val="003E652C"/>
    <w:rsid w:val="003E6783"/>
    <w:rsid w:val="003E7732"/>
    <w:rsid w:val="003F0D92"/>
    <w:rsid w:val="003F148D"/>
    <w:rsid w:val="003F1508"/>
    <w:rsid w:val="003F1678"/>
    <w:rsid w:val="003F1A70"/>
    <w:rsid w:val="003F2131"/>
    <w:rsid w:val="003F23F0"/>
    <w:rsid w:val="003F258A"/>
    <w:rsid w:val="003F2BAB"/>
    <w:rsid w:val="003F3B68"/>
    <w:rsid w:val="003F3E06"/>
    <w:rsid w:val="003F41A8"/>
    <w:rsid w:val="003F4460"/>
    <w:rsid w:val="003F4558"/>
    <w:rsid w:val="003F4EC3"/>
    <w:rsid w:val="003F4F66"/>
    <w:rsid w:val="003F53FB"/>
    <w:rsid w:val="003F5894"/>
    <w:rsid w:val="003F64D0"/>
    <w:rsid w:val="003F6E19"/>
    <w:rsid w:val="003F7826"/>
    <w:rsid w:val="004004B8"/>
    <w:rsid w:val="0040095A"/>
    <w:rsid w:val="00400E57"/>
    <w:rsid w:val="00402E95"/>
    <w:rsid w:val="00403068"/>
    <w:rsid w:val="004037C4"/>
    <w:rsid w:val="00403AC5"/>
    <w:rsid w:val="0040514D"/>
    <w:rsid w:val="004062E8"/>
    <w:rsid w:val="00406584"/>
    <w:rsid w:val="00406600"/>
    <w:rsid w:val="00406633"/>
    <w:rsid w:val="004076AF"/>
    <w:rsid w:val="00407736"/>
    <w:rsid w:val="0041014D"/>
    <w:rsid w:val="00410272"/>
    <w:rsid w:val="004105C9"/>
    <w:rsid w:val="004107F9"/>
    <w:rsid w:val="004113AA"/>
    <w:rsid w:val="004115D4"/>
    <w:rsid w:val="004116C2"/>
    <w:rsid w:val="00411CBF"/>
    <w:rsid w:val="00411D31"/>
    <w:rsid w:val="00411F74"/>
    <w:rsid w:val="004122A0"/>
    <w:rsid w:val="00412431"/>
    <w:rsid w:val="0041256B"/>
    <w:rsid w:val="00412F09"/>
    <w:rsid w:val="004139E7"/>
    <w:rsid w:val="0041443E"/>
    <w:rsid w:val="004146FF"/>
    <w:rsid w:val="00415193"/>
    <w:rsid w:val="00415945"/>
    <w:rsid w:val="00415C15"/>
    <w:rsid w:val="0041693E"/>
    <w:rsid w:val="00416A87"/>
    <w:rsid w:val="0041713C"/>
    <w:rsid w:val="00417782"/>
    <w:rsid w:val="0042066A"/>
    <w:rsid w:val="004208FB"/>
    <w:rsid w:val="00420C4A"/>
    <w:rsid w:val="00421157"/>
    <w:rsid w:val="00421962"/>
    <w:rsid w:val="00421F6C"/>
    <w:rsid w:val="00422288"/>
    <w:rsid w:val="004224CF"/>
    <w:rsid w:val="0042270B"/>
    <w:rsid w:val="00422ABF"/>
    <w:rsid w:val="004238DB"/>
    <w:rsid w:val="0042394C"/>
    <w:rsid w:val="00423F17"/>
    <w:rsid w:val="00424443"/>
    <w:rsid w:val="0042464B"/>
    <w:rsid w:val="00424849"/>
    <w:rsid w:val="004248D1"/>
    <w:rsid w:val="00424A69"/>
    <w:rsid w:val="00424A70"/>
    <w:rsid w:val="00424A87"/>
    <w:rsid w:val="00424AD8"/>
    <w:rsid w:val="00425351"/>
    <w:rsid w:val="0042583E"/>
    <w:rsid w:val="00425BC5"/>
    <w:rsid w:val="00426082"/>
    <w:rsid w:val="004264C2"/>
    <w:rsid w:val="00426A1C"/>
    <w:rsid w:val="00427412"/>
    <w:rsid w:val="00427DEC"/>
    <w:rsid w:val="004308A9"/>
    <w:rsid w:val="00430A50"/>
    <w:rsid w:val="00430CEB"/>
    <w:rsid w:val="0043120A"/>
    <w:rsid w:val="0043140F"/>
    <w:rsid w:val="00431E38"/>
    <w:rsid w:val="00431E67"/>
    <w:rsid w:val="004320DE"/>
    <w:rsid w:val="00432950"/>
    <w:rsid w:val="00432ED1"/>
    <w:rsid w:val="00432F20"/>
    <w:rsid w:val="004331DE"/>
    <w:rsid w:val="00433D5F"/>
    <w:rsid w:val="004342AE"/>
    <w:rsid w:val="004342D4"/>
    <w:rsid w:val="0043506B"/>
    <w:rsid w:val="004353D4"/>
    <w:rsid w:val="00436288"/>
    <w:rsid w:val="004364A1"/>
    <w:rsid w:val="00436596"/>
    <w:rsid w:val="00436BEF"/>
    <w:rsid w:val="00436F3C"/>
    <w:rsid w:val="00437278"/>
    <w:rsid w:val="00437377"/>
    <w:rsid w:val="004374B1"/>
    <w:rsid w:val="00437571"/>
    <w:rsid w:val="0043764F"/>
    <w:rsid w:val="00437687"/>
    <w:rsid w:val="00437F0C"/>
    <w:rsid w:val="004409FC"/>
    <w:rsid w:val="00441414"/>
    <w:rsid w:val="00441D2C"/>
    <w:rsid w:val="00443239"/>
    <w:rsid w:val="00443536"/>
    <w:rsid w:val="00443F9A"/>
    <w:rsid w:val="004448BB"/>
    <w:rsid w:val="004450AB"/>
    <w:rsid w:val="0044553E"/>
    <w:rsid w:val="0044578F"/>
    <w:rsid w:val="00445876"/>
    <w:rsid w:val="0044672C"/>
    <w:rsid w:val="00446743"/>
    <w:rsid w:val="00446752"/>
    <w:rsid w:val="00446CC7"/>
    <w:rsid w:val="00446E3C"/>
    <w:rsid w:val="004474B9"/>
    <w:rsid w:val="00447646"/>
    <w:rsid w:val="0044769B"/>
    <w:rsid w:val="0044788F"/>
    <w:rsid w:val="00450156"/>
    <w:rsid w:val="004503B0"/>
    <w:rsid w:val="00450481"/>
    <w:rsid w:val="00450568"/>
    <w:rsid w:val="004510B0"/>
    <w:rsid w:val="00451568"/>
    <w:rsid w:val="00452348"/>
    <w:rsid w:val="004528B4"/>
    <w:rsid w:val="00452941"/>
    <w:rsid w:val="004529D2"/>
    <w:rsid w:val="00452AF2"/>
    <w:rsid w:val="00452DFA"/>
    <w:rsid w:val="00453533"/>
    <w:rsid w:val="0045415B"/>
    <w:rsid w:val="004544D0"/>
    <w:rsid w:val="004545C6"/>
    <w:rsid w:val="004548BA"/>
    <w:rsid w:val="004549CB"/>
    <w:rsid w:val="00454B85"/>
    <w:rsid w:val="00454DDA"/>
    <w:rsid w:val="004552FD"/>
    <w:rsid w:val="00455695"/>
    <w:rsid w:val="00456040"/>
    <w:rsid w:val="00456640"/>
    <w:rsid w:val="004567CD"/>
    <w:rsid w:val="00456814"/>
    <w:rsid w:val="00456ACA"/>
    <w:rsid w:val="00456F22"/>
    <w:rsid w:val="00457001"/>
    <w:rsid w:val="00457312"/>
    <w:rsid w:val="00457A74"/>
    <w:rsid w:val="00457CEE"/>
    <w:rsid w:val="00460277"/>
    <w:rsid w:val="004602CA"/>
    <w:rsid w:val="004608D6"/>
    <w:rsid w:val="00460D56"/>
    <w:rsid w:val="00461037"/>
    <w:rsid w:val="00461120"/>
    <w:rsid w:val="00461577"/>
    <w:rsid w:val="00461AC1"/>
    <w:rsid w:val="00461D13"/>
    <w:rsid w:val="004625A0"/>
    <w:rsid w:val="00462687"/>
    <w:rsid w:val="00462A3B"/>
    <w:rsid w:val="00462C06"/>
    <w:rsid w:val="00462EB8"/>
    <w:rsid w:val="00462F3E"/>
    <w:rsid w:val="004631C6"/>
    <w:rsid w:val="00463C66"/>
    <w:rsid w:val="00464B12"/>
    <w:rsid w:val="00464DC1"/>
    <w:rsid w:val="004653C1"/>
    <w:rsid w:val="004655F4"/>
    <w:rsid w:val="00465801"/>
    <w:rsid w:val="00465F5D"/>
    <w:rsid w:val="00466122"/>
    <w:rsid w:val="004661AF"/>
    <w:rsid w:val="00466287"/>
    <w:rsid w:val="00466857"/>
    <w:rsid w:val="00466A5E"/>
    <w:rsid w:val="00466BB5"/>
    <w:rsid w:val="00466F7C"/>
    <w:rsid w:val="00467349"/>
    <w:rsid w:val="00467D77"/>
    <w:rsid w:val="00470287"/>
    <w:rsid w:val="004708A1"/>
    <w:rsid w:val="00470A65"/>
    <w:rsid w:val="0047132C"/>
    <w:rsid w:val="00471345"/>
    <w:rsid w:val="00471798"/>
    <w:rsid w:val="0047186D"/>
    <w:rsid w:val="00471F9E"/>
    <w:rsid w:val="00472F7B"/>
    <w:rsid w:val="004735BB"/>
    <w:rsid w:val="0047361D"/>
    <w:rsid w:val="00473AA3"/>
    <w:rsid w:val="00473D2E"/>
    <w:rsid w:val="00473D36"/>
    <w:rsid w:val="00473D89"/>
    <w:rsid w:val="00473E71"/>
    <w:rsid w:val="0047550D"/>
    <w:rsid w:val="00475E86"/>
    <w:rsid w:val="00475E92"/>
    <w:rsid w:val="00476404"/>
    <w:rsid w:val="0047693C"/>
    <w:rsid w:val="00476B15"/>
    <w:rsid w:val="00476EF7"/>
    <w:rsid w:val="00476FA2"/>
    <w:rsid w:val="00477E2F"/>
    <w:rsid w:val="004800FA"/>
    <w:rsid w:val="004801FA"/>
    <w:rsid w:val="004803FF"/>
    <w:rsid w:val="00480445"/>
    <w:rsid w:val="004809D4"/>
    <w:rsid w:val="00480B75"/>
    <w:rsid w:val="0048211B"/>
    <w:rsid w:val="004833D6"/>
    <w:rsid w:val="004838D9"/>
    <w:rsid w:val="0048475D"/>
    <w:rsid w:val="00484DE6"/>
    <w:rsid w:val="00485254"/>
    <w:rsid w:val="0048533E"/>
    <w:rsid w:val="00485B06"/>
    <w:rsid w:val="004864AC"/>
    <w:rsid w:val="0048668F"/>
    <w:rsid w:val="00486CA1"/>
    <w:rsid w:val="00486F30"/>
    <w:rsid w:val="00487505"/>
    <w:rsid w:val="00490181"/>
    <w:rsid w:val="004904B1"/>
    <w:rsid w:val="00490A5F"/>
    <w:rsid w:val="00490B4D"/>
    <w:rsid w:val="00490BF2"/>
    <w:rsid w:val="00490D1C"/>
    <w:rsid w:val="0049165C"/>
    <w:rsid w:val="00491A5E"/>
    <w:rsid w:val="00491B2E"/>
    <w:rsid w:val="00492235"/>
    <w:rsid w:val="004928EF"/>
    <w:rsid w:val="00492B83"/>
    <w:rsid w:val="004936D9"/>
    <w:rsid w:val="004938EA"/>
    <w:rsid w:val="00493C58"/>
    <w:rsid w:val="0049409D"/>
    <w:rsid w:val="00494316"/>
    <w:rsid w:val="004946AE"/>
    <w:rsid w:val="00494B16"/>
    <w:rsid w:val="00494DCC"/>
    <w:rsid w:val="00495E05"/>
    <w:rsid w:val="004960D8"/>
    <w:rsid w:val="00496749"/>
    <w:rsid w:val="00496982"/>
    <w:rsid w:val="00496D1C"/>
    <w:rsid w:val="00496DCA"/>
    <w:rsid w:val="004973F4"/>
    <w:rsid w:val="00497547"/>
    <w:rsid w:val="004A05E0"/>
    <w:rsid w:val="004A05E2"/>
    <w:rsid w:val="004A06E1"/>
    <w:rsid w:val="004A06EC"/>
    <w:rsid w:val="004A0B2E"/>
    <w:rsid w:val="004A0C95"/>
    <w:rsid w:val="004A10C2"/>
    <w:rsid w:val="004A118E"/>
    <w:rsid w:val="004A11E1"/>
    <w:rsid w:val="004A1898"/>
    <w:rsid w:val="004A26CE"/>
    <w:rsid w:val="004A2719"/>
    <w:rsid w:val="004A2E21"/>
    <w:rsid w:val="004A3978"/>
    <w:rsid w:val="004A39F7"/>
    <w:rsid w:val="004A3A96"/>
    <w:rsid w:val="004A3C3B"/>
    <w:rsid w:val="004A46FF"/>
    <w:rsid w:val="004A4880"/>
    <w:rsid w:val="004A4CD3"/>
    <w:rsid w:val="004A4CF9"/>
    <w:rsid w:val="004A5DCC"/>
    <w:rsid w:val="004A77CC"/>
    <w:rsid w:val="004A7A91"/>
    <w:rsid w:val="004B025D"/>
    <w:rsid w:val="004B03EB"/>
    <w:rsid w:val="004B0618"/>
    <w:rsid w:val="004B0CF9"/>
    <w:rsid w:val="004B0E6F"/>
    <w:rsid w:val="004B110F"/>
    <w:rsid w:val="004B12A8"/>
    <w:rsid w:val="004B13E2"/>
    <w:rsid w:val="004B1481"/>
    <w:rsid w:val="004B155A"/>
    <w:rsid w:val="004B19E3"/>
    <w:rsid w:val="004B1C84"/>
    <w:rsid w:val="004B1CE8"/>
    <w:rsid w:val="004B2146"/>
    <w:rsid w:val="004B2753"/>
    <w:rsid w:val="004B305F"/>
    <w:rsid w:val="004B32DF"/>
    <w:rsid w:val="004B3451"/>
    <w:rsid w:val="004B3DEB"/>
    <w:rsid w:val="004B4286"/>
    <w:rsid w:val="004B478C"/>
    <w:rsid w:val="004B514F"/>
    <w:rsid w:val="004B54E8"/>
    <w:rsid w:val="004B5789"/>
    <w:rsid w:val="004B59C3"/>
    <w:rsid w:val="004B5BDD"/>
    <w:rsid w:val="004B7360"/>
    <w:rsid w:val="004C0179"/>
    <w:rsid w:val="004C075E"/>
    <w:rsid w:val="004C0932"/>
    <w:rsid w:val="004C0D67"/>
    <w:rsid w:val="004C0FBE"/>
    <w:rsid w:val="004C1181"/>
    <w:rsid w:val="004C11B9"/>
    <w:rsid w:val="004C1397"/>
    <w:rsid w:val="004C171D"/>
    <w:rsid w:val="004C1831"/>
    <w:rsid w:val="004C18EC"/>
    <w:rsid w:val="004C1BEC"/>
    <w:rsid w:val="004C20FC"/>
    <w:rsid w:val="004C2A8F"/>
    <w:rsid w:val="004C2F89"/>
    <w:rsid w:val="004C2FC7"/>
    <w:rsid w:val="004C393E"/>
    <w:rsid w:val="004C3A02"/>
    <w:rsid w:val="004C403B"/>
    <w:rsid w:val="004C4055"/>
    <w:rsid w:val="004C42D9"/>
    <w:rsid w:val="004C455B"/>
    <w:rsid w:val="004C4CDB"/>
    <w:rsid w:val="004C4F1E"/>
    <w:rsid w:val="004C5C8B"/>
    <w:rsid w:val="004C5CCF"/>
    <w:rsid w:val="004C5E59"/>
    <w:rsid w:val="004C6723"/>
    <w:rsid w:val="004C6E6E"/>
    <w:rsid w:val="004C6EF8"/>
    <w:rsid w:val="004C6FB1"/>
    <w:rsid w:val="004C6FEA"/>
    <w:rsid w:val="004C73D6"/>
    <w:rsid w:val="004C7746"/>
    <w:rsid w:val="004C777D"/>
    <w:rsid w:val="004C7981"/>
    <w:rsid w:val="004D069B"/>
    <w:rsid w:val="004D08FC"/>
    <w:rsid w:val="004D0923"/>
    <w:rsid w:val="004D15F5"/>
    <w:rsid w:val="004D1B48"/>
    <w:rsid w:val="004D20E0"/>
    <w:rsid w:val="004D23A1"/>
    <w:rsid w:val="004D2BC5"/>
    <w:rsid w:val="004D2E5D"/>
    <w:rsid w:val="004D3152"/>
    <w:rsid w:val="004D345B"/>
    <w:rsid w:val="004D49E4"/>
    <w:rsid w:val="004D4BCC"/>
    <w:rsid w:val="004D56B4"/>
    <w:rsid w:val="004D5D6F"/>
    <w:rsid w:val="004D5FB0"/>
    <w:rsid w:val="004D6705"/>
    <w:rsid w:val="004D68BD"/>
    <w:rsid w:val="004D69A2"/>
    <w:rsid w:val="004D6B70"/>
    <w:rsid w:val="004D70B2"/>
    <w:rsid w:val="004D712E"/>
    <w:rsid w:val="004D72EE"/>
    <w:rsid w:val="004D7433"/>
    <w:rsid w:val="004D7B8F"/>
    <w:rsid w:val="004E06DC"/>
    <w:rsid w:val="004E094A"/>
    <w:rsid w:val="004E0950"/>
    <w:rsid w:val="004E0C1B"/>
    <w:rsid w:val="004E0C8D"/>
    <w:rsid w:val="004E13F7"/>
    <w:rsid w:val="004E14AE"/>
    <w:rsid w:val="004E1742"/>
    <w:rsid w:val="004E1A79"/>
    <w:rsid w:val="004E31C9"/>
    <w:rsid w:val="004E360B"/>
    <w:rsid w:val="004E3902"/>
    <w:rsid w:val="004E3A61"/>
    <w:rsid w:val="004E3F47"/>
    <w:rsid w:val="004E4973"/>
    <w:rsid w:val="004E4A85"/>
    <w:rsid w:val="004E4CE7"/>
    <w:rsid w:val="004E5020"/>
    <w:rsid w:val="004E53A7"/>
    <w:rsid w:val="004E5648"/>
    <w:rsid w:val="004E5BEB"/>
    <w:rsid w:val="004E5D54"/>
    <w:rsid w:val="004E5F8B"/>
    <w:rsid w:val="004E680E"/>
    <w:rsid w:val="004E6EA6"/>
    <w:rsid w:val="004E6FA6"/>
    <w:rsid w:val="004E7033"/>
    <w:rsid w:val="004E7815"/>
    <w:rsid w:val="004E7D26"/>
    <w:rsid w:val="004E7D2B"/>
    <w:rsid w:val="004F006D"/>
    <w:rsid w:val="004F0404"/>
    <w:rsid w:val="004F08E2"/>
    <w:rsid w:val="004F0AEB"/>
    <w:rsid w:val="004F1502"/>
    <w:rsid w:val="004F1530"/>
    <w:rsid w:val="004F1545"/>
    <w:rsid w:val="004F2590"/>
    <w:rsid w:val="004F2AB9"/>
    <w:rsid w:val="004F3531"/>
    <w:rsid w:val="004F3E0B"/>
    <w:rsid w:val="004F3EDF"/>
    <w:rsid w:val="004F50EB"/>
    <w:rsid w:val="004F59F4"/>
    <w:rsid w:val="004F6780"/>
    <w:rsid w:val="004F6A3C"/>
    <w:rsid w:val="004F6BAD"/>
    <w:rsid w:val="004F6E09"/>
    <w:rsid w:val="004F74E2"/>
    <w:rsid w:val="00500213"/>
    <w:rsid w:val="0050033F"/>
    <w:rsid w:val="00500CC7"/>
    <w:rsid w:val="00500FF0"/>
    <w:rsid w:val="005013C2"/>
    <w:rsid w:val="00501852"/>
    <w:rsid w:val="00501A7B"/>
    <w:rsid w:val="00501D90"/>
    <w:rsid w:val="0050250F"/>
    <w:rsid w:val="0050255D"/>
    <w:rsid w:val="00503344"/>
    <w:rsid w:val="0050338D"/>
    <w:rsid w:val="00503424"/>
    <w:rsid w:val="005034A5"/>
    <w:rsid w:val="0050379C"/>
    <w:rsid w:val="005038F8"/>
    <w:rsid w:val="00503AAA"/>
    <w:rsid w:val="00503D26"/>
    <w:rsid w:val="00503E64"/>
    <w:rsid w:val="00503F24"/>
    <w:rsid w:val="005042BC"/>
    <w:rsid w:val="00504478"/>
    <w:rsid w:val="00504D2C"/>
    <w:rsid w:val="005050E6"/>
    <w:rsid w:val="005052BB"/>
    <w:rsid w:val="005054A6"/>
    <w:rsid w:val="00505587"/>
    <w:rsid w:val="00505842"/>
    <w:rsid w:val="00506085"/>
    <w:rsid w:val="005060E3"/>
    <w:rsid w:val="00506DBC"/>
    <w:rsid w:val="00507B57"/>
    <w:rsid w:val="00507FB5"/>
    <w:rsid w:val="0051065A"/>
    <w:rsid w:val="005106F9"/>
    <w:rsid w:val="00511043"/>
    <w:rsid w:val="005112EB"/>
    <w:rsid w:val="00511392"/>
    <w:rsid w:val="005114D9"/>
    <w:rsid w:val="00511AC1"/>
    <w:rsid w:val="00511BC9"/>
    <w:rsid w:val="00511D27"/>
    <w:rsid w:val="00511D9C"/>
    <w:rsid w:val="005123D0"/>
    <w:rsid w:val="00512A25"/>
    <w:rsid w:val="00512B7A"/>
    <w:rsid w:val="00513639"/>
    <w:rsid w:val="00513C0E"/>
    <w:rsid w:val="00513CCE"/>
    <w:rsid w:val="00513D8E"/>
    <w:rsid w:val="00514FFC"/>
    <w:rsid w:val="0051502E"/>
    <w:rsid w:val="00515E1E"/>
    <w:rsid w:val="00516850"/>
    <w:rsid w:val="00516A3A"/>
    <w:rsid w:val="00516CE4"/>
    <w:rsid w:val="00516D49"/>
    <w:rsid w:val="00517186"/>
    <w:rsid w:val="00517929"/>
    <w:rsid w:val="00517CB6"/>
    <w:rsid w:val="00517EBD"/>
    <w:rsid w:val="0052012F"/>
    <w:rsid w:val="005204EA"/>
    <w:rsid w:val="00520584"/>
    <w:rsid w:val="00520FFB"/>
    <w:rsid w:val="00521426"/>
    <w:rsid w:val="005215D2"/>
    <w:rsid w:val="0052197D"/>
    <w:rsid w:val="00521EED"/>
    <w:rsid w:val="0052208E"/>
    <w:rsid w:val="005221C1"/>
    <w:rsid w:val="005223A2"/>
    <w:rsid w:val="005225DE"/>
    <w:rsid w:val="005227DE"/>
    <w:rsid w:val="00522AF8"/>
    <w:rsid w:val="00522B5B"/>
    <w:rsid w:val="00522D76"/>
    <w:rsid w:val="00523C47"/>
    <w:rsid w:val="00524339"/>
    <w:rsid w:val="00524738"/>
    <w:rsid w:val="00524B80"/>
    <w:rsid w:val="005251B5"/>
    <w:rsid w:val="0052738D"/>
    <w:rsid w:val="005273EC"/>
    <w:rsid w:val="00527823"/>
    <w:rsid w:val="00527BD8"/>
    <w:rsid w:val="00527CCA"/>
    <w:rsid w:val="0053023B"/>
    <w:rsid w:val="005302F1"/>
    <w:rsid w:val="00530F4D"/>
    <w:rsid w:val="0053136C"/>
    <w:rsid w:val="005316D7"/>
    <w:rsid w:val="005319D6"/>
    <w:rsid w:val="00531AAF"/>
    <w:rsid w:val="00531BFF"/>
    <w:rsid w:val="00531E6A"/>
    <w:rsid w:val="00531F20"/>
    <w:rsid w:val="00531F73"/>
    <w:rsid w:val="00532119"/>
    <w:rsid w:val="00533200"/>
    <w:rsid w:val="0053351B"/>
    <w:rsid w:val="0053492D"/>
    <w:rsid w:val="00534B0A"/>
    <w:rsid w:val="0053502F"/>
    <w:rsid w:val="00535911"/>
    <w:rsid w:val="0053605E"/>
    <w:rsid w:val="00536340"/>
    <w:rsid w:val="005367A1"/>
    <w:rsid w:val="00536E36"/>
    <w:rsid w:val="0053741C"/>
    <w:rsid w:val="00537442"/>
    <w:rsid w:val="00537482"/>
    <w:rsid w:val="005403A6"/>
    <w:rsid w:val="005404A4"/>
    <w:rsid w:val="00540B7A"/>
    <w:rsid w:val="005411C0"/>
    <w:rsid w:val="00541433"/>
    <w:rsid w:val="00541D10"/>
    <w:rsid w:val="00541DCC"/>
    <w:rsid w:val="0054211B"/>
    <w:rsid w:val="00542AA7"/>
    <w:rsid w:val="005438A7"/>
    <w:rsid w:val="005448D2"/>
    <w:rsid w:val="00544957"/>
    <w:rsid w:val="00544CFC"/>
    <w:rsid w:val="00544D6E"/>
    <w:rsid w:val="00544F4C"/>
    <w:rsid w:val="005450CD"/>
    <w:rsid w:val="005454F2"/>
    <w:rsid w:val="00545D2A"/>
    <w:rsid w:val="00545F54"/>
    <w:rsid w:val="00546189"/>
    <w:rsid w:val="0054620E"/>
    <w:rsid w:val="00546A0B"/>
    <w:rsid w:val="00546EEC"/>
    <w:rsid w:val="00547720"/>
    <w:rsid w:val="00550A30"/>
    <w:rsid w:val="00550AF8"/>
    <w:rsid w:val="00550B7B"/>
    <w:rsid w:val="00550D49"/>
    <w:rsid w:val="00551242"/>
    <w:rsid w:val="00551469"/>
    <w:rsid w:val="00551628"/>
    <w:rsid w:val="005517F2"/>
    <w:rsid w:val="00552313"/>
    <w:rsid w:val="0055284B"/>
    <w:rsid w:val="00552922"/>
    <w:rsid w:val="00552E78"/>
    <w:rsid w:val="0055382D"/>
    <w:rsid w:val="005539FE"/>
    <w:rsid w:val="00553F50"/>
    <w:rsid w:val="00554656"/>
    <w:rsid w:val="005549DB"/>
    <w:rsid w:val="00554D38"/>
    <w:rsid w:val="00554EC0"/>
    <w:rsid w:val="005554C6"/>
    <w:rsid w:val="00555711"/>
    <w:rsid w:val="00555C63"/>
    <w:rsid w:val="0055611B"/>
    <w:rsid w:val="00556249"/>
    <w:rsid w:val="005571E9"/>
    <w:rsid w:val="00560297"/>
    <w:rsid w:val="005606F2"/>
    <w:rsid w:val="00560E60"/>
    <w:rsid w:val="00561C90"/>
    <w:rsid w:val="00561CA1"/>
    <w:rsid w:val="0056209A"/>
    <w:rsid w:val="00563723"/>
    <w:rsid w:val="00563E67"/>
    <w:rsid w:val="005640F9"/>
    <w:rsid w:val="00564336"/>
    <w:rsid w:val="0056442C"/>
    <w:rsid w:val="00564718"/>
    <w:rsid w:val="00564C5E"/>
    <w:rsid w:val="00565435"/>
    <w:rsid w:val="00565602"/>
    <w:rsid w:val="00565DAE"/>
    <w:rsid w:val="00565DC0"/>
    <w:rsid w:val="00565F6E"/>
    <w:rsid w:val="00566244"/>
    <w:rsid w:val="00566538"/>
    <w:rsid w:val="005674B3"/>
    <w:rsid w:val="005674FD"/>
    <w:rsid w:val="00567517"/>
    <w:rsid w:val="005700B6"/>
    <w:rsid w:val="00570352"/>
    <w:rsid w:val="0057063A"/>
    <w:rsid w:val="005706A4"/>
    <w:rsid w:val="00570714"/>
    <w:rsid w:val="00570F01"/>
    <w:rsid w:val="0057113A"/>
    <w:rsid w:val="00571165"/>
    <w:rsid w:val="005716CD"/>
    <w:rsid w:val="00571B99"/>
    <w:rsid w:val="0057203E"/>
    <w:rsid w:val="00572053"/>
    <w:rsid w:val="005720A7"/>
    <w:rsid w:val="005727B1"/>
    <w:rsid w:val="00573029"/>
    <w:rsid w:val="00573548"/>
    <w:rsid w:val="005736C3"/>
    <w:rsid w:val="00573EFF"/>
    <w:rsid w:val="005743D3"/>
    <w:rsid w:val="005748F0"/>
    <w:rsid w:val="00574F27"/>
    <w:rsid w:val="005752E9"/>
    <w:rsid w:val="005758AA"/>
    <w:rsid w:val="00575D82"/>
    <w:rsid w:val="005766C7"/>
    <w:rsid w:val="005769D4"/>
    <w:rsid w:val="00577531"/>
    <w:rsid w:val="0057782B"/>
    <w:rsid w:val="0057797E"/>
    <w:rsid w:val="005801A8"/>
    <w:rsid w:val="0058195E"/>
    <w:rsid w:val="00581F6F"/>
    <w:rsid w:val="005821FB"/>
    <w:rsid w:val="005823E7"/>
    <w:rsid w:val="005831F3"/>
    <w:rsid w:val="0058383B"/>
    <w:rsid w:val="005839EA"/>
    <w:rsid w:val="005846E9"/>
    <w:rsid w:val="00584766"/>
    <w:rsid w:val="00584AF2"/>
    <w:rsid w:val="00584B90"/>
    <w:rsid w:val="00584BDE"/>
    <w:rsid w:val="00585280"/>
    <w:rsid w:val="00585380"/>
    <w:rsid w:val="00585503"/>
    <w:rsid w:val="00585C29"/>
    <w:rsid w:val="00586485"/>
    <w:rsid w:val="005866CF"/>
    <w:rsid w:val="00586D54"/>
    <w:rsid w:val="00587082"/>
    <w:rsid w:val="005901B7"/>
    <w:rsid w:val="005904E8"/>
    <w:rsid w:val="005912D7"/>
    <w:rsid w:val="00591EED"/>
    <w:rsid w:val="005923B1"/>
    <w:rsid w:val="00592891"/>
    <w:rsid w:val="00592A6A"/>
    <w:rsid w:val="00593271"/>
    <w:rsid w:val="00593CEB"/>
    <w:rsid w:val="00594017"/>
    <w:rsid w:val="00594428"/>
    <w:rsid w:val="00594D76"/>
    <w:rsid w:val="00595FE7"/>
    <w:rsid w:val="00596771"/>
    <w:rsid w:val="005967D0"/>
    <w:rsid w:val="00596B9D"/>
    <w:rsid w:val="00597119"/>
    <w:rsid w:val="00597884"/>
    <w:rsid w:val="00597BE7"/>
    <w:rsid w:val="00597D9C"/>
    <w:rsid w:val="005A01F3"/>
    <w:rsid w:val="005A0394"/>
    <w:rsid w:val="005A0755"/>
    <w:rsid w:val="005A0999"/>
    <w:rsid w:val="005A09C5"/>
    <w:rsid w:val="005A0B9D"/>
    <w:rsid w:val="005A16A1"/>
    <w:rsid w:val="005A2EA2"/>
    <w:rsid w:val="005A3034"/>
    <w:rsid w:val="005A3656"/>
    <w:rsid w:val="005A3DDF"/>
    <w:rsid w:val="005A4DFD"/>
    <w:rsid w:val="005A4E62"/>
    <w:rsid w:val="005A505C"/>
    <w:rsid w:val="005A5301"/>
    <w:rsid w:val="005A530C"/>
    <w:rsid w:val="005A5322"/>
    <w:rsid w:val="005A564E"/>
    <w:rsid w:val="005A60F0"/>
    <w:rsid w:val="005A62F4"/>
    <w:rsid w:val="005A6351"/>
    <w:rsid w:val="005A645E"/>
    <w:rsid w:val="005A686A"/>
    <w:rsid w:val="005A6981"/>
    <w:rsid w:val="005A69F3"/>
    <w:rsid w:val="005A6C5D"/>
    <w:rsid w:val="005A70DA"/>
    <w:rsid w:val="005A7D50"/>
    <w:rsid w:val="005A7EC6"/>
    <w:rsid w:val="005B02DD"/>
    <w:rsid w:val="005B06CB"/>
    <w:rsid w:val="005B1504"/>
    <w:rsid w:val="005B18BE"/>
    <w:rsid w:val="005B18C2"/>
    <w:rsid w:val="005B1915"/>
    <w:rsid w:val="005B1EB3"/>
    <w:rsid w:val="005B216E"/>
    <w:rsid w:val="005B25AA"/>
    <w:rsid w:val="005B2A9F"/>
    <w:rsid w:val="005B33AA"/>
    <w:rsid w:val="005B41B0"/>
    <w:rsid w:val="005B4883"/>
    <w:rsid w:val="005B4E89"/>
    <w:rsid w:val="005B5176"/>
    <w:rsid w:val="005B53F7"/>
    <w:rsid w:val="005B5964"/>
    <w:rsid w:val="005B59E5"/>
    <w:rsid w:val="005B5BB3"/>
    <w:rsid w:val="005B5D9F"/>
    <w:rsid w:val="005B6C78"/>
    <w:rsid w:val="005B6FBE"/>
    <w:rsid w:val="005B7086"/>
    <w:rsid w:val="005B7285"/>
    <w:rsid w:val="005B7B42"/>
    <w:rsid w:val="005C04C8"/>
    <w:rsid w:val="005C0D0B"/>
    <w:rsid w:val="005C10FB"/>
    <w:rsid w:val="005C144B"/>
    <w:rsid w:val="005C1B0E"/>
    <w:rsid w:val="005C1C82"/>
    <w:rsid w:val="005C2118"/>
    <w:rsid w:val="005C2195"/>
    <w:rsid w:val="005C2851"/>
    <w:rsid w:val="005C2867"/>
    <w:rsid w:val="005C2A0E"/>
    <w:rsid w:val="005C2C5E"/>
    <w:rsid w:val="005C2FB7"/>
    <w:rsid w:val="005C2FC3"/>
    <w:rsid w:val="005C384C"/>
    <w:rsid w:val="005C38D7"/>
    <w:rsid w:val="005C4544"/>
    <w:rsid w:val="005C4F59"/>
    <w:rsid w:val="005C544D"/>
    <w:rsid w:val="005C55BD"/>
    <w:rsid w:val="005C575E"/>
    <w:rsid w:val="005C5914"/>
    <w:rsid w:val="005C5CBA"/>
    <w:rsid w:val="005C5DBA"/>
    <w:rsid w:val="005C62CC"/>
    <w:rsid w:val="005C69B4"/>
    <w:rsid w:val="005D0518"/>
    <w:rsid w:val="005D05C7"/>
    <w:rsid w:val="005D12E2"/>
    <w:rsid w:val="005D16C9"/>
    <w:rsid w:val="005D1D8F"/>
    <w:rsid w:val="005D1F32"/>
    <w:rsid w:val="005D1FFA"/>
    <w:rsid w:val="005D2ED5"/>
    <w:rsid w:val="005D46D6"/>
    <w:rsid w:val="005D46D9"/>
    <w:rsid w:val="005D49DA"/>
    <w:rsid w:val="005D4FA4"/>
    <w:rsid w:val="005D57C7"/>
    <w:rsid w:val="005D5A8F"/>
    <w:rsid w:val="005D5D2F"/>
    <w:rsid w:val="005D5D8F"/>
    <w:rsid w:val="005D6194"/>
    <w:rsid w:val="005D6F41"/>
    <w:rsid w:val="005D77DC"/>
    <w:rsid w:val="005D790F"/>
    <w:rsid w:val="005D7C92"/>
    <w:rsid w:val="005E0216"/>
    <w:rsid w:val="005E0A2A"/>
    <w:rsid w:val="005E0AF4"/>
    <w:rsid w:val="005E0BBD"/>
    <w:rsid w:val="005E1046"/>
    <w:rsid w:val="005E1A44"/>
    <w:rsid w:val="005E211E"/>
    <w:rsid w:val="005E2406"/>
    <w:rsid w:val="005E2801"/>
    <w:rsid w:val="005E35CD"/>
    <w:rsid w:val="005E3AD8"/>
    <w:rsid w:val="005E45D2"/>
    <w:rsid w:val="005E48A3"/>
    <w:rsid w:val="005E499E"/>
    <w:rsid w:val="005E4D56"/>
    <w:rsid w:val="005E503C"/>
    <w:rsid w:val="005E5D38"/>
    <w:rsid w:val="005E685F"/>
    <w:rsid w:val="005E6A58"/>
    <w:rsid w:val="005E6D42"/>
    <w:rsid w:val="005E6E57"/>
    <w:rsid w:val="005E7459"/>
    <w:rsid w:val="005E7A3E"/>
    <w:rsid w:val="005E7B02"/>
    <w:rsid w:val="005F0242"/>
    <w:rsid w:val="005F0693"/>
    <w:rsid w:val="005F0C7E"/>
    <w:rsid w:val="005F0F70"/>
    <w:rsid w:val="005F1759"/>
    <w:rsid w:val="005F179C"/>
    <w:rsid w:val="005F2273"/>
    <w:rsid w:val="005F31F2"/>
    <w:rsid w:val="005F3EED"/>
    <w:rsid w:val="005F3F3D"/>
    <w:rsid w:val="005F442E"/>
    <w:rsid w:val="005F49A8"/>
    <w:rsid w:val="005F4A67"/>
    <w:rsid w:val="005F4A7C"/>
    <w:rsid w:val="005F4DAD"/>
    <w:rsid w:val="005F4DE8"/>
    <w:rsid w:val="005F5421"/>
    <w:rsid w:val="005F6CF0"/>
    <w:rsid w:val="006008B0"/>
    <w:rsid w:val="00600F5C"/>
    <w:rsid w:val="006011CC"/>
    <w:rsid w:val="00601302"/>
    <w:rsid w:val="00601A16"/>
    <w:rsid w:val="00601E80"/>
    <w:rsid w:val="00602176"/>
    <w:rsid w:val="00602E7A"/>
    <w:rsid w:val="006031FC"/>
    <w:rsid w:val="00603996"/>
    <w:rsid w:val="00603BB9"/>
    <w:rsid w:val="00603D07"/>
    <w:rsid w:val="006040B7"/>
    <w:rsid w:val="006047B1"/>
    <w:rsid w:val="00604880"/>
    <w:rsid w:val="00604BDB"/>
    <w:rsid w:val="00605335"/>
    <w:rsid w:val="00605787"/>
    <w:rsid w:val="0060583D"/>
    <w:rsid w:val="00605A76"/>
    <w:rsid w:val="0060690E"/>
    <w:rsid w:val="00606BE5"/>
    <w:rsid w:val="0060707F"/>
    <w:rsid w:val="00607216"/>
    <w:rsid w:val="00607264"/>
    <w:rsid w:val="0060726C"/>
    <w:rsid w:val="00607866"/>
    <w:rsid w:val="00607B72"/>
    <w:rsid w:val="00607F1C"/>
    <w:rsid w:val="00610A31"/>
    <w:rsid w:val="00610D42"/>
    <w:rsid w:val="0061142E"/>
    <w:rsid w:val="00611463"/>
    <w:rsid w:val="00611544"/>
    <w:rsid w:val="0061166A"/>
    <w:rsid w:val="006118E5"/>
    <w:rsid w:val="006126E9"/>
    <w:rsid w:val="006127FE"/>
    <w:rsid w:val="00613A09"/>
    <w:rsid w:val="00613E08"/>
    <w:rsid w:val="006140CA"/>
    <w:rsid w:val="006142EB"/>
    <w:rsid w:val="00614561"/>
    <w:rsid w:val="00614699"/>
    <w:rsid w:val="00614DD7"/>
    <w:rsid w:val="00614F2B"/>
    <w:rsid w:val="00615231"/>
    <w:rsid w:val="00615836"/>
    <w:rsid w:val="0061586E"/>
    <w:rsid w:val="00615CAA"/>
    <w:rsid w:val="00615E78"/>
    <w:rsid w:val="00615EF0"/>
    <w:rsid w:val="00616100"/>
    <w:rsid w:val="00616347"/>
    <w:rsid w:val="00616A8F"/>
    <w:rsid w:val="00616AB8"/>
    <w:rsid w:val="00616F93"/>
    <w:rsid w:val="006171AB"/>
    <w:rsid w:val="006171C1"/>
    <w:rsid w:val="006176F4"/>
    <w:rsid w:val="0062003F"/>
    <w:rsid w:val="0062018E"/>
    <w:rsid w:val="00620618"/>
    <w:rsid w:val="00620B3E"/>
    <w:rsid w:val="00621676"/>
    <w:rsid w:val="0062191E"/>
    <w:rsid w:val="006225F9"/>
    <w:rsid w:val="00622D39"/>
    <w:rsid w:val="00623204"/>
    <w:rsid w:val="006232EF"/>
    <w:rsid w:val="00623AAA"/>
    <w:rsid w:val="00623C50"/>
    <w:rsid w:val="00623E75"/>
    <w:rsid w:val="00623FB2"/>
    <w:rsid w:val="006240EF"/>
    <w:rsid w:val="006248E4"/>
    <w:rsid w:val="00624C50"/>
    <w:rsid w:val="00625594"/>
    <w:rsid w:val="00625763"/>
    <w:rsid w:val="0062596F"/>
    <w:rsid w:val="00625A1D"/>
    <w:rsid w:val="00625C69"/>
    <w:rsid w:val="00625EA3"/>
    <w:rsid w:val="00625FED"/>
    <w:rsid w:val="006268EA"/>
    <w:rsid w:val="00626C53"/>
    <w:rsid w:val="00626CD5"/>
    <w:rsid w:val="00626EBE"/>
    <w:rsid w:val="00627A25"/>
    <w:rsid w:val="006301C3"/>
    <w:rsid w:val="00631574"/>
    <w:rsid w:val="00631A76"/>
    <w:rsid w:val="00631A95"/>
    <w:rsid w:val="006323EF"/>
    <w:rsid w:val="00633378"/>
    <w:rsid w:val="00633428"/>
    <w:rsid w:val="00633494"/>
    <w:rsid w:val="0063448C"/>
    <w:rsid w:val="00634AC2"/>
    <w:rsid w:val="00634B7B"/>
    <w:rsid w:val="00634C4B"/>
    <w:rsid w:val="00635162"/>
    <w:rsid w:val="00635366"/>
    <w:rsid w:val="00635B01"/>
    <w:rsid w:val="00636679"/>
    <w:rsid w:val="0063763A"/>
    <w:rsid w:val="00637681"/>
    <w:rsid w:val="006376CE"/>
    <w:rsid w:val="00637D84"/>
    <w:rsid w:val="006403C5"/>
    <w:rsid w:val="006404AB"/>
    <w:rsid w:val="0064081A"/>
    <w:rsid w:val="0064153D"/>
    <w:rsid w:val="00642003"/>
    <w:rsid w:val="00642565"/>
    <w:rsid w:val="00642876"/>
    <w:rsid w:val="00642A5E"/>
    <w:rsid w:val="00642AB4"/>
    <w:rsid w:val="00642E14"/>
    <w:rsid w:val="00643A69"/>
    <w:rsid w:val="006442FF"/>
    <w:rsid w:val="0064445F"/>
    <w:rsid w:val="00644834"/>
    <w:rsid w:val="00644B3D"/>
    <w:rsid w:val="00645F1A"/>
    <w:rsid w:val="006464B8"/>
    <w:rsid w:val="00646D37"/>
    <w:rsid w:val="00647CC5"/>
    <w:rsid w:val="00647F35"/>
    <w:rsid w:val="006500F8"/>
    <w:rsid w:val="006507F2"/>
    <w:rsid w:val="006509F4"/>
    <w:rsid w:val="00650FFF"/>
    <w:rsid w:val="0065161A"/>
    <w:rsid w:val="0065185C"/>
    <w:rsid w:val="00651AE5"/>
    <w:rsid w:val="00651B0D"/>
    <w:rsid w:val="00651EDD"/>
    <w:rsid w:val="006520E5"/>
    <w:rsid w:val="006525D1"/>
    <w:rsid w:val="006533B0"/>
    <w:rsid w:val="006533F7"/>
    <w:rsid w:val="00654455"/>
    <w:rsid w:val="006546DE"/>
    <w:rsid w:val="00655236"/>
    <w:rsid w:val="006553A6"/>
    <w:rsid w:val="0065544B"/>
    <w:rsid w:val="00656117"/>
    <w:rsid w:val="00656563"/>
    <w:rsid w:val="00656696"/>
    <w:rsid w:val="00656A6F"/>
    <w:rsid w:val="00656E6F"/>
    <w:rsid w:val="00656EFE"/>
    <w:rsid w:val="00657138"/>
    <w:rsid w:val="00657956"/>
    <w:rsid w:val="006579C8"/>
    <w:rsid w:val="00657D5D"/>
    <w:rsid w:val="00660A75"/>
    <w:rsid w:val="00660BC8"/>
    <w:rsid w:val="00660FA9"/>
    <w:rsid w:val="00661186"/>
    <w:rsid w:val="00661297"/>
    <w:rsid w:val="0066132D"/>
    <w:rsid w:val="006614D7"/>
    <w:rsid w:val="00661CB8"/>
    <w:rsid w:val="00661E61"/>
    <w:rsid w:val="00662C86"/>
    <w:rsid w:val="006631BF"/>
    <w:rsid w:val="00663BCA"/>
    <w:rsid w:val="00663DAB"/>
    <w:rsid w:val="00666622"/>
    <w:rsid w:val="006669E6"/>
    <w:rsid w:val="00666A86"/>
    <w:rsid w:val="00666FB4"/>
    <w:rsid w:val="006670E4"/>
    <w:rsid w:val="006670F7"/>
    <w:rsid w:val="006675D4"/>
    <w:rsid w:val="00667984"/>
    <w:rsid w:val="00670651"/>
    <w:rsid w:val="00670760"/>
    <w:rsid w:val="00671096"/>
    <w:rsid w:val="006711E0"/>
    <w:rsid w:val="006712E3"/>
    <w:rsid w:val="00671541"/>
    <w:rsid w:val="00671722"/>
    <w:rsid w:val="00671826"/>
    <w:rsid w:val="00671BFA"/>
    <w:rsid w:val="006725C0"/>
    <w:rsid w:val="006727E3"/>
    <w:rsid w:val="00672EB6"/>
    <w:rsid w:val="0067324D"/>
    <w:rsid w:val="00673323"/>
    <w:rsid w:val="0067340A"/>
    <w:rsid w:val="00673675"/>
    <w:rsid w:val="00673BF1"/>
    <w:rsid w:val="0067498E"/>
    <w:rsid w:val="00674A11"/>
    <w:rsid w:val="00674A85"/>
    <w:rsid w:val="00674C2E"/>
    <w:rsid w:val="00675081"/>
    <w:rsid w:val="006756FA"/>
    <w:rsid w:val="0067586D"/>
    <w:rsid w:val="00675D17"/>
    <w:rsid w:val="00675FCC"/>
    <w:rsid w:val="006769B8"/>
    <w:rsid w:val="00676E83"/>
    <w:rsid w:val="00677160"/>
    <w:rsid w:val="006773F6"/>
    <w:rsid w:val="00677A38"/>
    <w:rsid w:val="00680C54"/>
    <w:rsid w:val="00680C74"/>
    <w:rsid w:val="00680D1B"/>
    <w:rsid w:val="006824CD"/>
    <w:rsid w:val="0068284A"/>
    <w:rsid w:val="00682B40"/>
    <w:rsid w:val="0068320E"/>
    <w:rsid w:val="00683649"/>
    <w:rsid w:val="00683C42"/>
    <w:rsid w:val="00683F6A"/>
    <w:rsid w:val="0068495A"/>
    <w:rsid w:val="00684F59"/>
    <w:rsid w:val="006852F8"/>
    <w:rsid w:val="0068595E"/>
    <w:rsid w:val="00685A42"/>
    <w:rsid w:val="00685ACA"/>
    <w:rsid w:val="0068667E"/>
    <w:rsid w:val="006902B8"/>
    <w:rsid w:val="0069038F"/>
    <w:rsid w:val="00690DC5"/>
    <w:rsid w:val="00691557"/>
    <w:rsid w:val="00691895"/>
    <w:rsid w:val="00691E87"/>
    <w:rsid w:val="006929C6"/>
    <w:rsid w:val="0069332D"/>
    <w:rsid w:val="006935B9"/>
    <w:rsid w:val="006936D7"/>
    <w:rsid w:val="00693898"/>
    <w:rsid w:val="00693C15"/>
    <w:rsid w:val="00693D3E"/>
    <w:rsid w:val="006940B5"/>
    <w:rsid w:val="006940E5"/>
    <w:rsid w:val="00694240"/>
    <w:rsid w:val="006943D9"/>
    <w:rsid w:val="00694B0C"/>
    <w:rsid w:val="00695638"/>
    <w:rsid w:val="00695757"/>
    <w:rsid w:val="00695FDC"/>
    <w:rsid w:val="00696356"/>
    <w:rsid w:val="00696869"/>
    <w:rsid w:val="006972B2"/>
    <w:rsid w:val="0069731E"/>
    <w:rsid w:val="0069743B"/>
    <w:rsid w:val="006978D7"/>
    <w:rsid w:val="00697A84"/>
    <w:rsid w:val="00697BA7"/>
    <w:rsid w:val="00697C5F"/>
    <w:rsid w:val="00697D78"/>
    <w:rsid w:val="00697FC2"/>
    <w:rsid w:val="006A01F8"/>
    <w:rsid w:val="006A04E5"/>
    <w:rsid w:val="006A081C"/>
    <w:rsid w:val="006A0AC7"/>
    <w:rsid w:val="006A0FDE"/>
    <w:rsid w:val="006A1B8F"/>
    <w:rsid w:val="006A20C7"/>
    <w:rsid w:val="006A22B2"/>
    <w:rsid w:val="006A2AC0"/>
    <w:rsid w:val="006A3F90"/>
    <w:rsid w:val="006A49BF"/>
    <w:rsid w:val="006A4EA2"/>
    <w:rsid w:val="006A50D9"/>
    <w:rsid w:val="006A515D"/>
    <w:rsid w:val="006A5654"/>
    <w:rsid w:val="006A5ABB"/>
    <w:rsid w:val="006A5DB3"/>
    <w:rsid w:val="006A5DBC"/>
    <w:rsid w:val="006A5ED5"/>
    <w:rsid w:val="006A6311"/>
    <w:rsid w:val="006A6B24"/>
    <w:rsid w:val="006A6C88"/>
    <w:rsid w:val="006A6FA3"/>
    <w:rsid w:val="006A7031"/>
    <w:rsid w:val="006A7127"/>
    <w:rsid w:val="006A716C"/>
    <w:rsid w:val="006A7513"/>
    <w:rsid w:val="006A76E2"/>
    <w:rsid w:val="006A7A21"/>
    <w:rsid w:val="006A7C7C"/>
    <w:rsid w:val="006A7D23"/>
    <w:rsid w:val="006A7F20"/>
    <w:rsid w:val="006B0435"/>
    <w:rsid w:val="006B04AA"/>
    <w:rsid w:val="006B076A"/>
    <w:rsid w:val="006B087F"/>
    <w:rsid w:val="006B0DFA"/>
    <w:rsid w:val="006B1B37"/>
    <w:rsid w:val="006B1DE9"/>
    <w:rsid w:val="006B262A"/>
    <w:rsid w:val="006B2969"/>
    <w:rsid w:val="006B3FA7"/>
    <w:rsid w:val="006B41F6"/>
    <w:rsid w:val="006B4370"/>
    <w:rsid w:val="006B487A"/>
    <w:rsid w:val="006B4B60"/>
    <w:rsid w:val="006B5451"/>
    <w:rsid w:val="006B58D0"/>
    <w:rsid w:val="006B5F5E"/>
    <w:rsid w:val="006B6117"/>
    <w:rsid w:val="006B6AD2"/>
    <w:rsid w:val="006B6ECF"/>
    <w:rsid w:val="006B7131"/>
    <w:rsid w:val="006B73ED"/>
    <w:rsid w:val="006B7739"/>
    <w:rsid w:val="006B7E86"/>
    <w:rsid w:val="006C0298"/>
    <w:rsid w:val="006C06B6"/>
    <w:rsid w:val="006C0EB5"/>
    <w:rsid w:val="006C0EC1"/>
    <w:rsid w:val="006C1A9B"/>
    <w:rsid w:val="006C2320"/>
    <w:rsid w:val="006C2397"/>
    <w:rsid w:val="006C264F"/>
    <w:rsid w:val="006C28BB"/>
    <w:rsid w:val="006C2BE5"/>
    <w:rsid w:val="006C34FA"/>
    <w:rsid w:val="006C38D8"/>
    <w:rsid w:val="006C3A1D"/>
    <w:rsid w:val="006C3ECA"/>
    <w:rsid w:val="006C4056"/>
    <w:rsid w:val="006C4475"/>
    <w:rsid w:val="006C4AB6"/>
    <w:rsid w:val="006C4EF0"/>
    <w:rsid w:val="006C502C"/>
    <w:rsid w:val="006C5956"/>
    <w:rsid w:val="006C5D74"/>
    <w:rsid w:val="006C63F1"/>
    <w:rsid w:val="006C65D0"/>
    <w:rsid w:val="006C660F"/>
    <w:rsid w:val="006C6AA6"/>
    <w:rsid w:val="006C6CDE"/>
    <w:rsid w:val="006C6D69"/>
    <w:rsid w:val="006C6DEA"/>
    <w:rsid w:val="006D0146"/>
    <w:rsid w:val="006D02E7"/>
    <w:rsid w:val="006D0AC6"/>
    <w:rsid w:val="006D0E1E"/>
    <w:rsid w:val="006D1AC9"/>
    <w:rsid w:val="006D1E83"/>
    <w:rsid w:val="006D1F14"/>
    <w:rsid w:val="006D20D4"/>
    <w:rsid w:val="006D23ED"/>
    <w:rsid w:val="006D2490"/>
    <w:rsid w:val="006D25BE"/>
    <w:rsid w:val="006D36EB"/>
    <w:rsid w:val="006D37E6"/>
    <w:rsid w:val="006D3E41"/>
    <w:rsid w:val="006D4508"/>
    <w:rsid w:val="006D4654"/>
    <w:rsid w:val="006D5333"/>
    <w:rsid w:val="006D60DC"/>
    <w:rsid w:val="006D6BB1"/>
    <w:rsid w:val="006D6F4C"/>
    <w:rsid w:val="006D73CA"/>
    <w:rsid w:val="006D7F43"/>
    <w:rsid w:val="006E00E1"/>
    <w:rsid w:val="006E1A4A"/>
    <w:rsid w:val="006E1BA4"/>
    <w:rsid w:val="006E287B"/>
    <w:rsid w:val="006E2C3D"/>
    <w:rsid w:val="006E2D75"/>
    <w:rsid w:val="006E3238"/>
    <w:rsid w:val="006E32DE"/>
    <w:rsid w:val="006E3968"/>
    <w:rsid w:val="006E555A"/>
    <w:rsid w:val="006E60DB"/>
    <w:rsid w:val="006E635E"/>
    <w:rsid w:val="006E690F"/>
    <w:rsid w:val="006E6941"/>
    <w:rsid w:val="006E6A5F"/>
    <w:rsid w:val="006E6BC3"/>
    <w:rsid w:val="006E733C"/>
    <w:rsid w:val="006E74BD"/>
    <w:rsid w:val="006E763E"/>
    <w:rsid w:val="006E76D6"/>
    <w:rsid w:val="006E7702"/>
    <w:rsid w:val="006E772C"/>
    <w:rsid w:val="006F02FB"/>
    <w:rsid w:val="006F0566"/>
    <w:rsid w:val="006F066A"/>
    <w:rsid w:val="006F066C"/>
    <w:rsid w:val="006F09E8"/>
    <w:rsid w:val="006F1088"/>
    <w:rsid w:val="006F18A1"/>
    <w:rsid w:val="006F18EC"/>
    <w:rsid w:val="006F19C5"/>
    <w:rsid w:val="006F1B5C"/>
    <w:rsid w:val="006F2002"/>
    <w:rsid w:val="006F204A"/>
    <w:rsid w:val="006F2422"/>
    <w:rsid w:val="006F2464"/>
    <w:rsid w:val="006F2E19"/>
    <w:rsid w:val="006F34A6"/>
    <w:rsid w:val="006F3523"/>
    <w:rsid w:val="006F367F"/>
    <w:rsid w:val="006F3697"/>
    <w:rsid w:val="006F36D3"/>
    <w:rsid w:val="006F374D"/>
    <w:rsid w:val="006F3AF4"/>
    <w:rsid w:val="006F3D79"/>
    <w:rsid w:val="006F3FEA"/>
    <w:rsid w:val="006F451F"/>
    <w:rsid w:val="006F4827"/>
    <w:rsid w:val="006F5061"/>
    <w:rsid w:val="006F57FB"/>
    <w:rsid w:val="006F5C19"/>
    <w:rsid w:val="006F5CB9"/>
    <w:rsid w:val="006F5E99"/>
    <w:rsid w:val="006F694B"/>
    <w:rsid w:val="006F6FBF"/>
    <w:rsid w:val="006F7B44"/>
    <w:rsid w:val="00700196"/>
    <w:rsid w:val="007004F6"/>
    <w:rsid w:val="0070121E"/>
    <w:rsid w:val="0070124E"/>
    <w:rsid w:val="00701463"/>
    <w:rsid w:val="00701ADC"/>
    <w:rsid w:val="00701C79"/>
    <w:rsid w:val="00701F40"/>
    <w:rsid w:val="0070203F"/>
    <w:rsid w:val="0070298B"/>
    <w:rsid w:val="007033BD"/>
    <w:rsid w:val="007035BD"/>
    <w:rsid w:val="00703EA2"/>
    <w:rsid w:val="00704CFB"/>
    <w:rsid w:val="00705025"/>
    <w:rsid w:val="007052C6"/>
    <w:rsid w:val="007052E2"/>
    <w:rsid w:val="00706EEF"/>
    <w:rsid w:val="00706F22"/>
    <w:rsid w:val="00707159"/>
    <w:rsid w:val="007072AC"/>
    <w:rsid w:val="007072B1"/>
    <w:rsid w:val="007101DE"/>
    <w:rsid w:val="0071047D"/>
    <w:rsid w:val="00710680"/>
    <w:rsid w:val="007107B4"/>
    <w:rsid w:val="007109A5"/>
    <w:rsid w:val="00710FE1"/>
    <w:rsid w:val="0071118F"/>
    <w:rsid w:val="007111C1"/>
    <w:rsid w:val="0071122F"/>
    <w:rsid w:val="00711B6D"/>
    <w:rsid w:val="00711E74"/>
    <w:rsid w:val="00712914"/>
    <w:rsid w:val="00712EB0"/>
    <w:rsid w:val="00713069"/>
    <w:rsid w:val="0071358F"/>
    <w:rsid w:val="007146AD"/>
    <w:rsid w:val="007148F1"/>
    <w:rsid w:val="00714F68"/>
    <w:rsid w:val="00715B7D"/>
    <w:rsid w:val="00715D13"/>
    <w:rsid w:val="00715FA4"/>
    <w:rsid w:val="00716362"/>
    <w:rsid w:val="007163AE"/>
    <w:rsid w:val="00716633"/>
    <w:rsid w:val="00716780"/>
    <w:rsid w:val="00716D03"/>
    <w:rsid w:val="00716D25"/>
    <w:rsid w:val="00716EC2"/>
    <w:rsid w:val="0071793C"/>
    <w:rsid w:val="00720182"/>
    <w:rsid w:val="00720375"/>
    <w:rsid w:val="00720C66"/>
    <w:rsid w:val="00720DEF"/>
    <w:rsid w:val="00720E63"/>
    <w:rsid w:val="00721025"/>
    <w:rsid w:val="00721163"/>
    <w:rsid w:val="00721798"/>
    <w:rsid w:val="00721B21"/>
    <w:rsid w:val="007222AF"/>
    <w:rsid w:val="00722C30"/>
    <w:rsid w:val="00722D46"/>
    <w:rsid w:val="00722D4D"/>
    <w:rsid w:val="00723987"/>
    <w:rsid w:val="00723A8A"/>
    <w:rsid w:val="00723CF2"/>
    <w:rsid w:val="007240AB"/>
    <w:rsid w:val="0072432E"/>
    <w:rsid w:val="00724A89"/>
    <w:rsid w:val="00725447"/>
    <w:rsid w:val="007254CF"/>
    <w:rsid w:val="00726342"/>
    <w:rsid w:val="00726422"/>
    <w:rsid w:val="00726565"/>
    <w:rsid w:val="00726C01"/>
    <w:rsid w:val="00726D52"/>
    <w:rsid w:val="00727C00"/>
    <w:rsid w:val="00730D32"/>
    <w:rsid w:val="00732308"/>
    <w:rsid w:val="00732407"/>
    <w:rsid w:val="0073246B"/>
    <w:rsid w:val="007326A0"/>
    <w:rsid w:val="00732DF4"/>
    <w:rsid w:val="00733AF6"/>
    <w:rsid w:val="00733FC7"/>
    <w:rsid w:val="007342DB"/>
    <w:rsid w:val="0073460C"/>
    <w:rsid w:val="00734E23"/>
    <w:rsid w:val="00734F37"/>
    <w:rsid w:val="00734FE5"/>
    <w:rsid w:val="0073601F"/>
    <w:rsid w:val="00736073"/>
    <w:rsid w:val="007361F7"/>
    <w:rsid w:val="00736530"/>
    <w:rsid w:val="00737191"/>
    <w:rsid w:val="0073724D"/>
    <w:rsid w:val="00737C66"/>
    <w:rsid w:val="00737CB5"/>
    <w:rsid w:val="00737CF2"/>
    <w:rsid w:val="00737DCB"/>
    <w:rsid w:val="007402F3"/>
    <w:rsid w:val="007407A3"/>
    <w:rsid w:val="00740A32"/>
    <w:rsid w:val="007410F8"/>
    <w:rsid w:val="00741208"/>
    <w:rsid w:val="00741366"/>
    <w:rsid w:val="00741727"/>
    <w:rsid w:val="0074182F"/>
    <w:rsid w:val="007419F9"/>
    <w:rsid w:val="00741B19"/>
    <w:rsid w:val="007420AA"/>
    <w:rsid w:val="00742483"/>
    <w:rsid w:val="007426FA"/>
    <w:rsid w:val="00742B5B"/>
    <w:rsid w:val="007432C1"/>
    <w:rsid w:val="00743861"/>
    <w:rsid w:val="00743CA4"/>
    <w:rsid w:val="00744875"/>
    <w:rsid w:val="00745B07"/>
    <w:rsid w:val="00745DD2"/>
    <w:rsid w:val="00745DE7"/>
    <w:rsid w:val="00745F1C"/>
    <w:rsid w:val="00745F4E"/>
    <w:rsid w:val="007463C4"/>
    <w:rsid w:val="00746E69"/>
    <w:rsid w:val="0074703D"/>
    <w:rsid w:val="00747D95"/>
    <w:rsid w:val="00750367"/>
    <w:rsid w:val="007506A7"/>
    <w:rsid w:val="007506BA"/>
    <w:rsid w:val="00750BBA"/>
    <w:rsid w:val="00750DB5"/>
    <w:rsid w:val="00750FB6"/>
    <w:rsid w:val="007513A1"/>
    <w:rsid w:val="007519F8"/>
    <w:rsid w:val="00751D01"/>
    <w:rsid w:val="00752609"/>
    <w:rsid w:val="00752722"/>
    <w:rsid w:val="00752A3D"/>
    <w:rsid w:val="00752BF6"/>
    <w:rsid w:val="00752D38"/>
    <w:rsid w:val="00753664"/>
    <w:rsid w:val="00753864"/>
    <w:rsid w:val="00753B86"/>
    <w:rsid w:val="00754119"/>
    <w:rsid w:val="007546AF"/>
    <w:rsid w:val="00754CE8"/>
    <w:rsid w:val="0075553C"/>
    <w:rsid w:val="00755A8E"/>
    <w:rsid w:val="00755CF5"/>
    <w:rsid w:val="00755F36"/>
    <w:rsid w:val="00757963"/>
    <w:rsid w:val="0076110A"/>
    <w:rsid w:val="0076160E"/>
    <w:rsid w:val="00761CAA"/>
    <w:rsid w:val="00761F8E"/>
    <w:rsid w:val="00762338"/>
    <w:rsid w:val="00762BBC"/>
    <w:rsid w:val="007634F9"/>
    <w:rsid w:val="007635BC"/>
    <w:rsid w:val="00763889"/>
    <w:rsid w:val="00763898"/>
    <w:rsid w:val="0076417C"/>
    <w:rsid w:val="00764660"/>
    <w:rsid w:val="00764C20"/>
    <w:rsid w:val="00764D7E"/>
    <w:rsid w:val="00764DA1"/>
    <w:rsid w:val="00764E1D"/>
    <w:rsid w:val="007653D5"/>
    <w:rsid w:val="0076561C"/>
    <w:rsid w:val="00765863"/>
    <w:rsid w:val="007658A6"/>
    <w:rsid w:val="00765A51"/>
    <w:rsid w:val="007669DA"/>
    <w:rsid w:val="00766CF3"/>
    <w:rsid w:val="00767303"/>
    <w:rsid w:val="007677CF"/>
    <w:rsid w:val="007679D4"/>
    <w:rsid w:val="00767B85"/>
    <w:rsid w:val="00767BE9"/>
    <w:rsid w:val="00767C2D"/>
    <w:rsid w:val="00767CA0"/>
    <w:rsid w:val="00770ACF"/>
    <w:rsid w:val="00770E75"/>
    <w:rsid w:val="0077195D"/>
    <w:rsid w:val="007719F2"/>
    <w:rsid w:val="00771B9D"/>
    <w:rsid w:val="007722CF"/>
    <w:rsid w:val="00772981"/>
    <w:rsid w:val="007729D2"/>
    <w:rsid w:val="0077350E"/>
    <w:rsid w:val="00773CD2"/>
    <w:rsid w:val="007744C0"/>
    <w:rsid w:val="007746E0"/>
    <w:rsid w:val="00774853"/>
    <w:rsid w:val="00774AF2"/>
    <w:rsid w:val="007756F1"/>
    <w:rsid w:val="00775818"/>
    <w:rsid w:val="007759F6"/>
    <w:rsid w:val="007761C6"/>
    <w:rsid w:val="00776315"/>
    <w:rsid w:val="00776A75"/>
    <w:rsid w:val="00776DD8"/>
    <w:rsid w:val="007772BB"/>
    <w:rsid w:val="00777E82"/>
    <w:rsid w:val="00780D12"/>
    <w:rsid w:val="00781327"/>
    <w:rsid w:val="00781D13"/>
    <w:rsid w:val="0078207A"/>
    <w:rsid w:val="007822D3"/>
    <w:rsid w:val="00782465"/>
    <w:rsid w:val="00783286"/>
    <w:rsid w:val="00783424"/>
    <w:rsid w:val="007837D4"/>
    <w:rsid w:val="00783921"/>
    <w:rsid w:val="00783C48"/>
    <w:rsid w:val="00784212"/>
    <w:rsid w:val="0078450E"/>
    <w:rsid w:val="007846F6"/>
    <w:rsid w:val="00784F0E"/>
    <w:rsid w:val="007850FA"/>
    <w:rsid w:val="00785662"/>
    <w:rsid w:val="00785E3C"/>
    <w:rsid w:val="00785E7F"/>
    <w:rsid w:val="007868FB"/>
    <w:rsid w:val="00786B62"/>
    <w:rsid w:val="00786F5F"/>
    <w:rsid w:val="007872CF"/>
    <w:rsid w:val="0079035D"/>
    <w:rsid w:val="00790E21"/>
    <w:rsid w:val="007910C0"/>
    <w:rsid w:val="007913B0"/>
    <w:rsid w:val="007916D4"/>
    <w:rsid w:val="00791843"/>
    <w:rsid w:val="00791983"/>
    <w:rsid w:val="00791BEF"/>
    <w:rsid w:val="00791FA0"/>
    <w:rsid w:val="00792A70"/>
    <w:rsid w:val="0079346E"/>
    <w:rsid w:val="00793478"/>
    <w:rsid w:val="00793ED3"/>
    <w:rsid w:val="00793F7D"/>
    <w:rsid w:val="007948A0"/>
    <w:rsid w:val="00794AB5"/>
    <w:rsid w:val="00795376"/>
    <w:rsid w:val="0079622B"/>
    <w:rsid w:val="00796515"/>
    <w:rsid w:val="00796A3C"/>
    <w:rsid w:val="00796EA0"/>
    <w:rsid w:val="007974F9"/>
    <w:rsid w:val="00797598"/>
    <w:rsid w:val="00797F1D"/>
    <w:rsid w:val="007A08F4"/>
    <w:rsid w:val="007A0971"/>
    <w:rsid w:val="007A0B95"/>
    <w:rsid w:val="007A0F1B"/>
    <w:rsid w:val="007A12B5"/>
    <w:rsid w:val="007A12F8"/>
    <w:rsid w:val="007A1340"/>
    <w:rsid w:val="007A148B"/>
    <w:rsid w:val="007A15ED"/>
    <w:rsid w:val="007A184A"/>
    <w:rsid w:val="007A273B"/>
    <w:rsid w:val="007A27A4"/>
    <w:rsid w:val="007A2831"/>
    <w:rsid w:val="007A2FB4"/>
    <w:rsid w:val="007A305D"/>
    <w:rsid w:val="007A37B1"/>
    <w:rsid w:val="007A37F1"/>
    <w:rsid w:val="007A3D5F"/>
    <w:rsid w:val="007A40CC"/>
    <w:rsid w:val="007A4487"/>
    <w:rsid w:val="007A4CE2"/>
    <w:rsid w:val="007A4D08"/>
    <w:rsid w:val="007A4DD6"/>
    <w:rsid w:val="007A4E06"/>
    <w:rsid w:val="007A4F70"/>
    <w:rsid w:val="007A5359"/>
    <w:rsid w:val="007A553C"/>
    <w:rsid w:val="007A6796"/>
    <w:rsid w:val="007A6875"/>
    <w:rsid w:val="007A7189"/>
    <w:rsid w:val="007A74CA"/>
    <w:rsid w:val="007A75B0"/>
    <w:rsid w:val="007A7714"/>
    <w:rsid w:val="007B06E6"/>
    <w:rsid w:val="007B0C2A"/>
    <w:rsid w:val="007B110D"/>
    <w:rsid w:val="007B135A"/>
    <w:rsid w:val="007B2037"/>
    <w:rsid w:val="007B206A"/>
    <w:rsid w:val="007B2188"/>
    <w:rsid w:val="007B2A67"/>
    <w:rsid w:val="007B32FB"/>
    <w:rsid w:val="007B33EA"/>
    <w:rsid w:val="007B368C"/>
    <w:rsid w:val="007B401C"/>
    <w:rsid w:val="007B41D0"/>
    <w:rsid w:val="007B48D4"/>
    <w:rsid w:val="007B5D56"/>
    <w:rsid w:val="007B65E2"/>
    <w:rsid w:val="007B699A"/>
    <w:rsid w:val="007B6BE4"/>
    <w:rsid w:val="007B6C04"/>
    <w:rsid w:val="007B75B7"/>
    <w:rsid w:val="007B7CDC"/>
    <w:rsid w:val="007B7D8C"/>
    <w:rsid w:val="007C02F7"/>
    <w:rsid w:val="007C07A0"/>
    <w:rsid w:val="007C07CB"/>
    <w:rsid w:val="007C07D7"/>
    <w:rsid w:val="007C0988"/>
    <w:rsid w:val="007C17F4"/>
    <w:rsid w:val="007C289A"/>
    <w:rsid w:val="007C2BF7"/>
    <w:rsid w:val="007C3293"/>
    <w:rsid w:val="007C3B26"/>
    <w:rsid w:val="007C3E97"/>
    <w:rsid w:val="007C403C"/>
    <w:rsid w:val="007C488D"/>
    <w:rsid w:val="007C4B09"/>
    <w:rsid w:val="007C52E8"/>
    <w:rsid w:val="007C5C9F"/>
    <w:rsid w:val="007C5FA2"/>
    <w:rsid w:val="007C5FE1"/>
    <w:rsid w:val="007C70FC"/>
    <w:rsid w:val="007C76DE"/>
    <w:rsid w:val="007D005F"/>
    <w:rsid w:val="007D01B1"/>
    <w:rsid w:val="007D0464"/>
    <w:rsid w:val="007D087E"/>
    <w:rsid w:val="007D0AB1"/>
    <w:rsid w:val="007D0FB7"/>
    <w:rsid w:val="007D1058"/>
    <w:rsid w:val="007D1A89"/>
    <w:rsid w:val="007D1D2D"/>
    <w:rsid w:val="007D209B"/>
    <w:rsid w:val="007D24E2"/>
    <w:rsid w:val="007D2C2F"/>
    <w:rsid w:val="007D2FD1"/>
    <w:rsid w:val="007D3878"/>
    <w:rsid w:val="007D4507"/>
    <w:rsid w:val="007D45F6"/>
    <w:rsid w:val="007D4EB0"/>
    <w:rsid w:val="007D5043"/>
    <w:rsid w:val="007D5132"/>
    <w:rsid w:val="007D5135"/>
    <w:rsid w:val="007D5154"/>
    <w:rsid w:val="007D53F8"/>
    <w:rsid w:val="007D5512"/>
    <w:rsid w:val="007D5587"/>
    <w:rsid w:val="007D6227"/>
    <w:rsid w:val="007D7465"/>
    <w:rsid w:val="007D7C12"/>
    <w:rsid w:val="007E0C9A"/>
    <w:rsid w:val="007E0E1B"/>
    <w:rsid w:val="007E140A"/>
    <w:rsid w:val="007E1427"/>
    <w:rsid w:val="007E195B"/>
    <w:rsid w:val="007E1DF1"/>
    <w:rsid w:val="007E25C6"/>
    <w:rsid w:val="007E290E"/>
    <w:rsid w:val="007E2B0A"/>
    <w:rsid w:val="007E2BC1"/>
    <w:rsid w:val="007E2D47"/>
    <w:rsid w:val="007E3016"/>
    <w:rsid w:val="007E30B0"/>
    <w:rsid w:val="007E3388"/>
    <w:rsid w:val="007E45DB"/>
    <w:rsid w:val="007E490F"/>
    <w:rsid w:val="007E49AF"/>
    <w:rsid w:val="007E4A10"/>
    <w:rsid w:val="007E4CD0"/>
    <w:rsid w:val="007E502B"/>
    <w:rsid w:val="007E512B"/>
    <w:rsid w:val="007E5807"/>
    <w:rsid w:val="007E59B5"/>
    <w:rsid w:val="007E601B"/>
    <w:rsid w:val="007E6381"/>
    <w:rsid w:val="007E7801"/>
    <w:rsid w:val="007E7887"/>
    <w:rsid w:val="007E7912"/>
    <w:rsid w:val="007E7C2D"/>
    <w:rsid w:val="007E7E13"/>
    <w:rsid w:val="007F00F8"/>
    <w:rsid w:val="007F0123"/>
    <w:rsid w:val="007F0180"/>
    <w:rsid w:val="007F041D"/>
    <w:rsid w:val="007F09BA"/>
    <w:rsid w:val="007F0EAA"/>
    <w:rsid w:val="007F0F02"/>
    <w:rsid w:val="007F19DE"/>
    <w:rsid w:val="007F1C22"/>
    <w:rsid w:val="007F1C79"/>
    <w:rsid w:val="007F1E3C"/>
    <w:rsid w:val="007F1E5E"/>
    <w:rsid w:val="007F1EF1"/>
    <w:rsid w:val="007F2821"/>
    <w:rsid w:val="007F287F"/>
    <w:rsid w:val="007F2AE1"/>
    <w:rsid w:val="007F31BA"/>
    <w:rsid w:val="007F390F"/>
    <w:rsid w:val="007F3C9D"/>
    <w:rsid w:val="007F45CC"/>
    <w:rsid w:val="007F4F41"/>
    <w:rsid w:val="007F5953"/>
    <w:rsid w:val="007F6374"/>
    <w:rsid w:val="007F6567"/>
    <w:rsid w:val="007F6633"/>
    <w:rsid w:val="007F6A4A"/>
    <w:rsid w:val="007F6E74"/>
    <w:rsid w:val="007F6E7A"/>
    <w:rsid w:val="007F7396"/>
    <w:rsid w:val="007F7CD5"/>
    <w:rsid w:val="007F7F9A"/>
    <w:rsid w:val="00800460"/>
    <w:rsid w:val="008005AB"/>
    <w:rsid w:val="008016E4"/>
    <w:rsid w:val="008022C3"/>
    <w:rsid w:val="0080249B"/>
    <w:rsid w:val="008025E9"/>
    <w:rsid w:val="00802BB4"/>
    <w:rsid w:val="00802D8B"/>
    <w:rsid w:val="00803BB7"/>
    <w:rsid w:val="00804017"/>
    <w:rsid w:val="008040FC"/>
    <w:rsid w:val="0080427A"/>
    <w:rsid w:val="00804E15"/>
    <w:rsid w:val="00805386"/>
    <w:rsid w:val="008055FB"/>
    <w:rsid w:val="008057D9"/>
    <w:rsid w:val="00805849"/>
    <w:rsid w:val="00805FEA"/>
    <w:rsid w:val="008061B0"/>
    <w:rsid w:val="00806552"/>
    <w:rsid w:val="00806731"/>
    <w:rsid w:val="008078AE"/>
    <w:rsid w:val="00807A75"/>
    <w:rsid w:val="00811915"/>
    <w:rsid w:val="00811CA2"/>
    <w:rsid w:val="00811EEB"/>
    <w:rsid w:val="008120B2"/>
    <w:rsid w:val="0081220C"/>
    <w:rsid w:val="00812265"/>
    <w:rsid w:val="008122BC"/>
    <w:rsid w:val="00812498"/>
    <w:rsid w:val="008126C5"/>
    <w:rsid w:val="00813248"/>
    <w:rsid w:val="00813260"/>
    <w:rsid w:val="008137A8"/>
    <w:rsid w:val="008140B4"/>
    <w:rsid w:val="00814573"/>
    <w:rsid w:val="008150BD"/>
    <w:rsid w:val="008153E5"/>
    <w:rsid w:val="00815D28"/>
    <w:rsid w:val="008163D5"/>
    <w:rsid w:val="008168D1"/>
    <w:rsid w:val="00816D15"/>
    <w:rsid w:val="00816D5C"/>
    <w:rsid w:val="00817162"/>
    <w:rsid w:val="008172EC"/>
    <w:rsid w:val="00817353"/>
    <w:rsid w:val="008179D6"/>
    <w:rsid w:val="00817A83"/>
    <w:rsid w:val="008204C9"/>
    <w:rsid w:val="00820780"/>
    <w:rsid w:val="00821150"/>
    <w:rsid w:val="00821A71"/>
    <w:rsid w:val="00821F75"/>
    <w:rsid w:val="00822897"/>
    <w:rsid w:val="00822C8F"/>
    <w:rsid w:val="00822E95"/>
    <w:rsid w:val="0082357F"/>
    <w:rsid w:val="00824017"/>
    <w:rsid w:val="00824056"/>
    <w:rsid w:val="008244F4"/>
    <w:rsid w:val="0082471B"/>
    <w:rsid w:val="00824BCA"/>
    <w:rsid w:val="00824E65"/>
    <w:rsid w:val="008250FB"/>
    <w:rsid w:val="008252BB"/>
    <w:rsid w:val="00825DC0"/>
    <w:rsid w:val="00826230"/>
    <w:rsid w:val="008262FF"/>
    <w:rsid w:val="00826611"/>
    <w:rsid w:val="00826988"/>
    <w:rsid w:val="00826A69"/>
    <w:rsid w:val="00826C3F"/>
    <w:rsid w:val="00826E3D"/>
    <w:rsid w:val="008273FE"/>
    <w:rsid w:val="00827BFA"/>
    <w:rsid w:val="00830199"/>
    <w:rsid w:val="0083023F"/>
    <w:rsid w:val="00831BEC"/>
    <w:rsid w:val="0083249A"/>
    <w:rsid w:val="008325AA"/>
    <w:rsid w:val="00832F27"/>
    <w:rsid w:val="008336A0"/>
    <w:rsid w:val="00833DB3"/>
    <w:rsid w:val="00833EF7"/>
    <w:rsid w:val="0083424B"/>
    <w:rsid w:val="00835015"/>
    <w:rsid w:val="008356E9"/>
    <w:rsid w:val="008369C2"/>
    <w:rsid w:val="00837299"/>
    <w:rsid w:val="00837433"/>
    <w:rsid w:val="00837570"/>
    <w:rsid w:val="008375B0"/>
    <w:rsid w:val="00837933"/>
    <w:rsid w:val="00837D2F"/>
    <w:rsid w:val="00837DF7"/>
    <w:rsid w:val="00837F80"/>
    <w:rsid w:val="0084030A"/>
    <w:rsid w:val="00840BB0"/>
    <w:rsid w:val="00841AAF"/>
    <w:rsid w:val="00842AD9"/>
    <w:rsid w:val="00842FEA"/>
    <w:rsid w:val="00843263"/>
    <w:rsid w:val="0084459B"/>
    <w:rsid w:val="0084494C"/>
    <w:rsid w:val="0084534F"/>
    <w:rsid w:val="0084536F"/>
    <w:rsid w:val="0084591F"/>
    <w:rsid w:val="00845EAE"/>
    <w:rsid w:val="008465DC"/>
    <w:rsid w:val="0084720F"/>
    <w:rsid w:val="00847400"/>
    <w:rsid w:val="00847632"/>
    <w:rsid w:val="00847B32"/>
    <w:rsid w:val="00847FB7"/>
    <w:rsid w:val="0085003D"/>
    <w:rsid w:val="008502C2"/>
    <w:rsid w:val="00850512"/>
    <w:rsid w:val="008505C3"/>
    <w:rsid w:val="00850A6D"/>
    <w:rsid w:val="00850ABE"/>
    <w:rsid w:val="00850D19"/>
    <w:rsid w:val="00850F98"/>
    <w:rsid w:val="00851399"/>
    <w:rsid w:val="00851DDA"/>
    <w:rsid w:val="00852219"/>
    <w:rsid w:val="00852C83"/>
    <w:rsid w:val="00852CF7"/>
    <w:rsid w:val="00852D08"/>
    <w:rsid w:val="00853514"/>
    <w:rsid w:val="00853B14"/>
    <w:rsid w:val="00853B2C"/>
    <w:rsid w:val="00853B2F"/>
    <w:rsid w:val="00853FDD"/>
    <w:rsid w:val="008545F7"/>
    <w:rsid w:val="0085477D"/>
    <w:rsid w:val="00854C68"/>
    <w:rsid w:val="0085505F"/>
    <w:rsid w:val="008561F2"/>
    <w:rsid w:val="0085658D"/>
    <w:rsid w:val="00856861"/>
    <w:rsid w:val="00857198"/>
    <w:rsid w:val="00857307"/>
    <w:rsid w:val="0085750E"/>
    <w:rsid w:val="008578B1"/>
    <w:rsid w:val="00857FAB"/>
    <w:rsid w:val="008606C1"/>
    <w:rsid w:val="00860902"/>
    <w:rsid w:val="00861275"/>
    <w:rsid w:val="00861593"/>
    <w:rsid w:val="00861819"/>
    <w:rsid w:val="00861824"/>
    <w:rsid w:val="00861F6A"/>
    <w:rsid w:val="0086241F"/>
    <w:rsid w:val="00862AF3"/>
    <w:rsid w:val="00863084"/>
    <w:rsid w:val="00863176"/>
    <w:rsid w:val="008631F9"/>
    <w:rsid w:val="00863706"/>
    <w:rsid w:val="0086394C"/>
    <w:rsid w:val="00863B2F"/>
    <w:rsid w:val="00863E8B"/>
    <w:rsid w:val="008648DA"/>
    <w:rsid w:val="00864ACA"/>
    <w:rsid w:val="00864BE4"/>
    <w:rsid w:val="00864EF1"/>
    <w:rsid w:val="00866010"/>
    <w:rsid w:val="00866B4D"/>
    <w:rsid w:val="00867015"/>
    <w:rsid w:val="0086729D"/>
    <w:rsid w:val="00867A83"/>
    <w:rsid w:val="008701E7"/>
    <w:rsid w:val="00870292"/>
    <w:rsid w:val="008705D0"/>
    <w:rsid w:val="008708A6"/>
    <w:rsid w:val="00870CEA"/>
    <w:rsid w:val="00870CFE"/>
    <w:rsid w:val="00871485"/>
    <w:rsid w:val="008719FB"/>
    <w:rsid w:val="00871C78"/>
    <w:rsid w:val="008720A0"/>
    <w:rsid w:val="0087242E"/>
    <w:rsid w:val="00872558"/>
    <w:rsid w:val="008731D0"/>
    <w:rsid w:val="00873BD7"/>
    <w:rsid w:val="008740B1"/>
    <w:rsid w:val="00874347"/>
    <w:rsid w:val="008744C9"/>
    <w:rsid w:val="00874FF7"/>
    <w:rsid w:val="00875E86"/>
    <w:rsid w:val="00876343"/>
    <w:rsid w:val="0087682C"/>
    <w:rsid w:val="008769C0"/>
    <w:rsid w:val="00876BBF"/>
    <w:rsid w:val="0087763F"/>
    <w:rsid w:val="00877981"/>
    <w:rsid w:val="00877AC7"/>
    <w:rsid w:val="00877B1B"/>
    <w:rsid w:val="00880BA3"/>
    <w:rsid w:val="0088117B"/>
    <w:rsid w:val="00881441"/>
    <w:rsid w:val="008817F1"/>
    <w:rsid w:val="00881AF0"/>
    <w:rsid w:val="00882E85"/>
    <w:rsid w:val="0088341F"/>
    <w:rsid w:val="00883767"/>
    <w:rsid w:val="00883998"/>
    <w:rsid w:val="00883D23"/>
    <w:rsid w:val="00884727"/>
    <w:rsid w:val="00885093"/>
    <w:rsid w:val="008854BB"/>
    <w:rsid w:val="0088554E"/>
    <w:rsid w:val="00885572"/>
    <w:rsid w:val="008857FB"/>
    <w:rsid w:val="00885BFF"/>
    <w:rsid w:val="00885D8A"/>
    <w:rsid w:val="00885FB7"/>
    <w:rsid w:val="008864EF"/>
    <w:rsid w:val="00886559"/>
    <w:rsid w:val="00886820"/>
    <w:rsid w:val="008868CE"/>
    <w:rsid w:val="00886CB9"/>
    <w:rsid w:val="00887712"/>
    <w:rsid w:val="00887A50"/>
    <w:rsid w:val="00887CB4"/>
    <w:rsid w:val="00890C4E"/>
    <w:rsid w:val="00891188"/>
    <w:rsid w:val="00891AC3"/>
    <w:rsid w:val="008920B3"/>
    <w:rsid w:val="0089216E"/>
    <w:rsid w:val="0089251C"/>
    <w:rsid w:val="0089267C"/>
    <w:rsid w:val="008927B5"/>
    <w:rsid w:val="00892850"/>
    <w:rsid w:val="00892C4B"/>
    <w:rsid w:val="008930B3"/>
    <w:rsid w:val="00893F05"/>
    <w:rsid w:val="00893F50"/>
    <w:rsid w:val="008944DE"/>
    <w:rsid w:val="0089479E"/>
    <w:rsid w:val="008949BE"/>
    <w:rsid w:val="00894E28"/>
    <w:rsid w:val="00894E8C"/>
    <w:rsid w:val="00895A03"/>
    <w:rsid w:val="00896808"/>
    <w:rsid w:val="00896BF3"/>
    <w:rsid w:val="00896D8F"/>
    <w:rsid w:val="00896F75"/>
    <w:rsid w:val="008972E9"/>
    <w:rsid w:val="008972FD"/>
    <w:rsid w:val="00897447"/>
    <w:rsid w:val="00897713"/>
    <w:rsid w:val="0089780C"/>
    <w:rsid w:val="0089C7E6"/>
    <w:rsid w:val="008A03C2"/>
    <w:rsid w:val="008A053D"/>
    <w:rsid w:val="008A0B24"/>
    <w:rsid w:val="008A0BA0"/>
    <w:rsid w:val="008A113B"/>
    <w:rsid w:val="008A125C"/>
    <w:rsid w:val="008A145F"/>
    <w:rsid w:val="008A168A"/>
    <w:rsid w:val="008A1949"/>
    <w:rsid w:val="008A2733"/>
    <w:rsid w:val="008A3289"/>
    <w:rsid w:val="008A3B40"/>
    <w:rsid w:val="008A4A0D"/>
    <w:rsid w:val="008A5276"/>
    <w:rsid w:val="008A549E"/>
    <w:rsid w:val="008A5917"/>
    <w:rsid w:val="008A5E2B"/>
    <w:rsid w:val="008A674F"/>
    <w:rsid w:val="008A6C39"/>
    <w:rsid w:val="008A6D1A"/>
    <w:rsid w:val="008A741B"/>
    <w:rsid w:val="008A74B2"/>
    <w:rsid w:val="008A7542"/>
    <w:rsid w:val="008A7807"/>
    <w:rsid w:val="008A7824"/>
    <w:rsid w:val="008B0126"/>
    <w:rsid w:val="008B0411"/>
    <w:rsid w:val="008B0470"/>
    <w:rsid w:val="008B0AE9"/>
    <w:rsid w:val="008B0E0E"/>
    <w:rsid w:val="008B0FFE"/>
    <w:rsid w:val="008B1480"/>
    <w:rsid w:val="008B1C85"/>
    <w:rsid w:val="008B200C"/>
    <w:rsid w:val="008B2472"/>
    <w:rsid w:val="008B3626"/>
    <w:rsid w:val="008B3661"/>
    <w:rsid w:val="008B40B5"/>
    <w:rsid w:val="008B432A"/>
    <w:rsid w:val="008B4989"/>
    <w:rsid w:val="008B4BC5"/>
    <w:rsid w:val="008B4D3C"/>
    <w:rsid w:val="008B56EF"/>
    <w:rsid w:val="008B5893"/>
    <w:rsid w:val="008B5B19"/>
    <w:rsid w:val="008B5D3F"/>
    <w:rsid w:val="008B5F42"/>
    <w:rsid w:val="008B68DC"/>
    <w:rsid w:val="008B7A77"/>
    <w:rsid w:val="008C0176"/>
    <w:rsid w:val="008C074E"/>
    <w:rsid w:val="008C09AB"/>
    <w:rsid w:val="008C0BB5"/>
    <w:rsid w:val="008C0D27"/>
    <w:rsid w:val="008C1508"/>
    <w:rsid w:val="008C1956"/>
    <w:rsid w:val="008C22ED"/>
    <w:rsid w:val="008C27AC"/>
    <w:rsid w:val="008C2B01"/>
    <w:rsid w:val="008C2E7B"/>
    <w:rsid w:val="008C2F10"/>
    <w:rsid w:val="008C3199"/>
    <w:rsid w:val="008C375F"/>
    <w:rsid w:val="008C4603"/>
    <w:rsid w:val="008C5346"/>
    <w:rsid w:val="008C5ED8"/>
    <w:rsid w:val="008C5FF3"/>
    <w:rsid w:val="008C6072"/>
    <w:rsid w:val="008C6C5B"/>
    <w:rsid w:val="008C6C92"/>
    <w:rsid w:val="008C7102"/>
    <w:rsid w:val="008C723B"/>
    <w:rsid w:val="008C7307"/>
    <w:rsid w:val="008C7778"/>
    <w:rsid w:val="008C784F"/>
    <w:rsid w:val="008D04C9"/>
    <w:rsid w:val="008D07CC"/>
    <w:rsid w:val="008D1248"/>
    <w:rsid w:val="008D137A"/>
    <w:rsid w:val="008D1C66"/>
    <w:rsid w:val="008D21A8"/>
    <w:rsid w:val="008D2243"/>
    <w:rsid w:val="008D2489"/>
    <w:rsid w:val="008D291C"/>
    <w:rsid w:val="008D2DB7"/>
    <w:rsid w:val="008D3285"/>
    <w:rsid w:val="008D3740"/>
    <w:rsid w:val="008D4EE3"/>
    <w:rsid w:val="008D51B5"/>
    <w:rsid w:val="008D5501"/>
    <w:rsid w:val="008D5586"/>
    <w:rsid w:val="008D55CE"/>
    <w:rsid w:val="008D575B"/>
    <w:rsid w:val="008D5D01"/>
    <w:rsid w:val="008D5E30"/>
    <w:rsid w:val="008D640A"/>
    <w:rsid w:val="008D6491"/>
    <w:rsid w:val="008D6507"/>
    <w:rsid w:val="008D6707"/>
    <w:rsid w:val="008D689D"/>
    <w:rsid w:val="008D6D33"/>
    <w:rsid w:val="008D7136"/>
    <w:rsid w:val="008D732A"/>
    <w:rsid w:val="008D75FD"/>
    <w:rsid w:val="008E0CBB"/>
    <w:rsid w:val="008E16A2"/>
    <w:rsid w:val="008E1CDC"/>
    <w:rsid w:val="008E1D11"/>
    <w:rsid w:val="008E1F1B"/>
    <w:rsid w:val="008E1FCB"/>
    <w:rsid w:val="008E2AE3"/>
    <w:rsid w:val="008E2D3E"/>
    <w:rsid w:val="008E31FA"/>
    <w:rsid w:val="008E333F"/>
    <w:rsid w:val="008E3657"/>
    <w:rsid w:val="008E3FA1"/>
    <w:rsid w:val="008E4381"/>
    <w:rsid w:val="008E441D"/>
    <w:rsid w:val="008E45FE"/>
    <w:rsid w:val="008E58D6"/>
    <w:rsid w:val="008E6B48"/>
    <w:rsid w:val="008E72F1"/>
    <w:rsid w:val="008E7DA0"/>
    <w:rsid w:val="008E7E46"/>
    <w:rsid w:val="008F0229"/>
    <w:rsid w:val="008F0381"/>
    <w:rsid w:val="008F07AD"/>
    <w:rsid w:val="008F0E72"/>
    <w:rsid w:val="008F0EE9"/>
    <w:rsid w:val="008F1035"/>
    <w:rsid w:val="008F150B"/>
    <w:rsid w:val="008F1B8B"/>
    <w:rsid w:val="008F23D1"/>
    <w:rsid w:val="008F2CEE"/>
    <w:rsid w:val="008F2D7A"/>
    <w:rsid w:val="008F3361"/>
    <w:rsid w:val="008F39F7"/>
    <w:rsid w:val="008F3A41"/>
    <w:rsid w:val="008F3AE3"/>
    <w:rsid w:val="008F3BDD"/>
    <w:rsid w:val="008F3C93"/>
    <w:rsid w:val="008F3E4B"/>
    <w:rsid w:val="008F4129"/>
    <w:rsid w:val="008F455D"/>
    <w:rsid w:val="008F4608"/>
    <w:rsid w:val="008F486B"/>
    <w:rsid w:val="008F4FC2"/>
    <w:rsid w:val="008F50E0"/>
    <w:rsid w:val="008F510C"/>
    <w:rsid w:val="008F55AE"/>
    <w:rsid w:val="008F5EED"/>
    <w:rsid w:val="008F60C4"/>
    <w:rsid w:val="008F67F0"/>
    <w:rsid w:val="008F78DD"/>
    <w:rsid w:val="008F7A4B"/>
    <w:rsid w:val="008F7B15"/>
    <w:rsid w:val="008F7F44"/>
    <w:rsid w:val="0090038B"/>
    <w:rsid w:val="009003B7"/>
    <w:rsid w:val="00902727"/>
    <w:rsid w:val="0090285B"/>
    <w:rsid w:val="0090332F"/>
    <w:rsid w:val="0090338E"/>
    <w:rsid w:val="0090342F"/>
    <w:rsid w:val="009037FC"/>
    <w:rsid w:val="00903837"/>
    <w:rsid w:val="009042A2"/>
    <w:rsid w:val="009059DD"/>
    <w:rsid w:val="00905C42"/>
    <w:rsid w:val="009066B3"/>
    <w:rsid w:val="00907227"/>
    <w:rsid w:val="009074F7"/>
    <w:rsid w:val="009075D8"/>
    <w:rsid w:val="00907C80"/>
    <w:rsid w:val="00907D9B"/>
    <w:rsid w:val="009100E4"/>
    <w:rsid w:val="00910401"/>
    <w:rsid w:val="00911078"/>
    <w:rsid w:val="00911194"/>
    <w:rsid w:val="009112C4"/>
    <w:rsid w:val="00911AFC"/>
    <w:rsid w:val="00911D2E"/>
    <w:rsid w:val="00911FA2"/>
    <w:rsid w:val="00912019"/>
    <w:rsid w:val="00912451"/>
    <w:rsid w:val="00912C9A"/>
    <w:rsid w:val="00912E7D"/>
    <w:rsid w:val="00912EA3"/>
    <w:rsid w:val="00913100"/>
    <w:rsid w:val="00913272"/>
    <w:rsid w:val="00913653"/>
    <w:rsid w:val="009139FD"/>
    <w:rsid w:val="00913CB4"/>
    <w:rsid w:val="00913D9D"/>
    <w:rsid w:val="0091543F"/>
    <w:rsid w:val="00915DB4"/>
    <w:rsid w:val="0091635B"/>
    <w:rsid w:val="00916362"/>
    <w:rsid w:val="0091650C"/>
    <w:rsid w:val="00920B6D"/>
    <w:rsid w:val="00921130"/>
    <w:rsid w:val="009213A6"/>
    <w:rsid w:val="009219D8"/>
    <w:rsid w:val="00921D3D"/>
    <w:rsid w:val="009237C9"/>
    <w:rsid w:val="00924198"/>
    <w:rsid w:val="00924564"/>
    <w:rsid w:val="00924A3B"/>
    <w:rsid w:val="00924E36"/>
    <w:rsid w:val="00925139"/>
    <w:rsid w:val="009252F6"/>
    <w:rsid w:val="00926069"/>
    <w:rsid w:val="009260D9"/>
    <w:rsid w:val="00926759"/>
    <w:rsid w:val="00926B66"/>
    <w:rsid w:val="00926EF8"/>
    <w:rsid w:val="00926EF9"/>
    <w:rsid w:val="00927087"/>
    <w:rsid w:val="009303A2"/>
    <w:rsid w:val="009305A5"/>
    <w:rsid w:val="0093149D"/>
    <w:rsid w:val="009316A2"/>
    <w:rsid w:val="00931C2C"/>
    <w:rsid w:val="00931D90"/>
    <w:rsid w:val="0093257D"/>
    <w:rsid w:val="00933BCB"/>
    <w:rsid w:val="00934040"/>
    <w:rsid w:val="009341C0"/>
    <w:rsid w:val="0093431A"/>
    <w:rsid w:val="009344A8"/>
    <w:rsid w:val="00934722"/>
    <w:rsid w:val="00934AE6"/>
    <w:rsid w:val="00934DC4"/>
    <w:rsid w:val="00935071"/>
    <w:rsid w:val="00935FDC"/>
    <w:rsid w:val="0093600C"/>
    <w:rsid w:val="0093602A"/>
    <w:rsid w:val="0093613D"/>
    <w:rsid w:val="00936657"/>
    <w:rsid w:val="00937FC0"/>
    <w:rsid w:val="009401F6"/>
    <w:rsid w:val="00940368"/>
    <w:rsid w:val="00940684"/>
    <w:rsid w:val="00940F02"/>
    <w:rsid w:val="009410F4"/>
    <w:rsid w:val="009415A8"/>
    <w:rsid w:val="0094166D"/>
    <w:rsid w:val="009417F9"/>
    <w:rsid w:val="00941A00"/>
    <w:rsid w:val="009423C3"/>
    <w:rsid w:val="009429F5"/>
    <w:rsid w:val="00942DD9"/>
    <w:rsid w:val="00943355"/>
    <w:rsid w:val="009438EF"/>
    <w:rsid w:val="00943A59"/>
    <w:rsid w:val="00943B46"/>
    <w:rsid w:val="0094467A"/>
    <w:rsid w:val="009446E3"/>
    <w:rsid w:val="00944758"/>
    <w:rsid w:val="009447E3"/>
    <w:rsid w:val="009456DC"/>
    <w:rsid w:val="009458AE"/>
    <w:rsid w:val="00945937"/>
    <w:rsid w:val="00946570"/>
    <w:rsid w:val="009468FB"/>
    <w:rsid w:val="009474DB"/>
    <w:rsid w:val="009478AC"/>
    <w:rsid w:val="00947B3E"/>
    <w:rsid w:val="009500B3"/>
    <w:rsid w:val="00950169"/>
    <w:rsid w:val="009505BB"/>
    <w:rsid w:val="009506D4"/>
    <w:rsid w:val="00950D89"/>
    <w:rsid w:val="00951ADB"/>
    <w:rsid w:val="00951C0A"/>
    <w:rsid w:val="00951D57"/>
    <w:rsid w:val="00952290"/>
    <w:rsid w:val="009523DE"/>
    <w:rsid w:val="00952B5B"/>
    <w:rsid w:val="00952CD4"/>
    <w:rsid w:val="00953478"/>
    <w:rsid w:val="009541E5"/>
    <w:rsid w:val="00954361"/>
    <w:rsid w:val="009543A9"/>
    <w:rsid w:val="00955003"/>
    <w:rsid w:val="00955F0B"/>
    <w:rsid w:val="00956382"/>
    <w:rsid w:val="0095667C"/>
    <w:rsid w:val="009566C5"/>
    <w:rsid w:val="00956A89"/>
    <w:rsid w:val="0095729F"/>
    <w:rsid w:val="00957674"/>
    <w:rsid w:val="00957A02"/>
    <w:rsid w:val="00957C94"/>
    <w:rsid w:val="009600DD"/>
    <w:rsid w:val="00960238"/>
    <w:rsid w:val="009604FB"/>
    <w:rsid w:val="0096068E"/>
    <w:rsid w:val="009608E9"/>
    <w:rsid w:val="00961001"/>
    <w:rsid w:val="00961261"/>
    <w:rsid w:val="00961856"/>
    <w:rsid w:val="00963019"/>
    <w:rsid w:val="0096329D"/>
    <w:rsid w:val="0096386B"/>
    <w:rsid w:val="00964115"/>
    <w:rsid w:val="00964544"/>
    <w:rsid w:val="009646DC"/>
    <w:rsid w:val="0096496A"/>
    <w:rsid w:val="00965498"/>
    <w:rsid w:val="00966630"/>
    <w:rsid w:val="009668C2"/>
    <w:rsid w:val="0096773F"/>
    <w:rsid w:val="0096797F"/>
    <w:rsid w:val="00967A46"/>
    <w:rsid w:val="00967B14"/>
    <w:rsid w:val="0097015E"/>
    <w:rsid w:val="00970184"/>
    <w:rsid w:val="00970A3A"/>
    <w:rsid w:val="00970BC1"/>
    <w:rsid w:val="00970CF0"/>
    <w:rsid w:val="00970D84"/>
    <w:rsid w:val="009718DF"/>
    <w:rsid w:val="00971AF2"/>
    <w:rsid w:val="00972266"/>
    <w:rsid w:val="0097250A"/>
    <w:rsid w:val="00972747"/>
    <w:rsid w:val="00972B8B"/>
    <w:rsid w:val="00972C3B"/>
    <w:rsid w:val="00972CD0"/>
    <w:rsid w:val="00972D6E"/>
    <w:rsid w:val="009730A2"/>
    <w:rsid w:val="00973211"/>
    <w:rsid w:val="009732AE"/>
    <w:rsid w:val="00973695"/>
    <w:rsid w:val="00973754"/>
    <w:rsid w:val="009737E5"/>
    <w:rsid w:val="00973922"/>
    <w:rsid w:val="009746FB"/>
    <w:rsid w:val="00974B5F"/>
    <w:rsid w:val="00974CE5"/>
    <w:rsid w:val="00974F4B"/>
    <w:rsid w:val="00975386"/>
    <w:rsid w:val="00975406"/>
    <w:rsid w:val="009757F8"/>
    <w:rsid w:val="00976036"/>
    <w:rsid w:val="0097623C"/>
    <w:rsid w:val="0097687A"/>
    <w:rsid w:val="009768A5"/>
    <w:rsid w:val="00976B28"/>
    <w:rsid w:val="00976D34"/>
    <w:rsid w:val="00980210"/>
    <w:rsid w:val="009806A3"/>
    <w:rsid w:val="00980A22"/>
    <w:rsid w:val="00981BCB"/>
    <w:rsid w:val="00981CEA"/>
    <w:rsid w:val="00982106"/>
    <w:rsid w:val="009829C6"/>
    <w:rsid w:val="00982C42"/>
    <w:rsid w:val="00982C50"/>
    <w:rsid w:val="00982F0E"/>
    <w:rsid w:val="00983A59"/>
    <w:rsid w:val="00983DCB"/>
    <w:rsid w:val="00983FF7"/>
    <w:rsid w:val="009847E6"/>
    <w:rsid w:val="00984CEE"/>
    <w:rsid w:val="00985167"/>
    <w:rsid w:val="00985815"/>
    <w:rsid w:val="0098613A"/>
    <w:rsid w:val="0098615B"/>
    <w:rsid w:val="00986675"/>
    <w:rsid w:val="0098685E"/>
    <w:rsid w:val="00987256"/>
    <w:rsid w:val="00987BED"/>
    <w:rsid w:val="00990023"/>
    <w:rsid w:val="009902F7"/>
    <w:rsid w:val="00990341"/>
    <w:rsid w:val="009903CC"/>
    <w:rsid w:val="00990729"/>
    <w:rsid w:val="00991F49"/>
    <w:rsid w:val="00992C39"/>
    <w:rsid w:val="00992F37"/>
    <w:rsid w:val="0099386F"/>
    <w:rsid w:val="009938C0"/>
    <w:rsid w:val="00993FE8"/>
    <w:rsid w:val="009944A2"/>
    <w:rsid w:val="00994E09"/>
    <w:rsid w:val="00994FA4"/>
    <w:rsid w:val="00995589"/>
    <w:rsid w:val="0099564A"/>
    <w:rsid w:val="00995841"/>
    <w:rsid w:val="00995C74"/>
    <w:rsid w:val="00996721"/>
    <w:rsid w:val="009967C1"/>
    <w:rsid w:val="00996C64"/>
    <w:rsid w:val="00996D1C"/>
    <w:rsid w:val="00996EE6"/>
    <w:rsid w:val="00996F2F"/>
    <w:rsid w:val="0099742B"/>
    <w:rsid w:val="00997E2B"/>
    <w:rsid w:val="009A05DC"/>
    <w:rsid w:val="009A071C"/>
    <w:rsid w:val="009A0B79"/>
    <w:rsid w:val="009A1DC5"/>
    <w:rsid w:val="009A2FC4"/>
    <w:rsid w:val="009A342F"/>
    <w:rsid w:val="009A3557"/>
    <w:rsid w:val="009A41C5"/>
    <w:rsid w:val="009A4276"/>
    <w:rsid w:val="009A459E"/>
    <w:rsid w:val="009A5473"/>
    <w:rsid w:val="009A5FDF"/>
    <w:rsid w:val="009A6142"/>
    <w:rsid w:val="009A61A7"/>
    <w:rsid w:val="009A66E3"/>
    <w:rsid w:val="009A6D62"/>
    <w:rsid w:val="009A7165"/>
    <w:rsid w:val="009A7406"/>
    <w:rsid w:val="009A7AED"/>
    <w:rsid w:val="009B00D5"/>
    <w:rsid w:val="009B0167"/>
    <w:rsid w:val="009B049D"/>
    <w:rsid w:val="009B0D00"/>
    <w:rsid w:val="009B1227"/>
    <w:rsid w:val="009B13F1"/>
    <w:rsid w:val="009B1F3A"/>
    <w:rsid w:val="009B291E"/>
    <w:rsid w:val="009B2C51"/>
    <w:rsid w:val="009B2C7B"/>
    <w:rsid w:val="009B2CD1"/>
    <w:rsid w:val="009B2D4E"/>
    <w:rsid w:val="009B4768"/>
    <w:rsid w:val="009B478C"/>
    <w:rsid w:val="009B4A2A"/>
    <w:rsid w:val="009B4A64"/>
    <w:rsid w:val="009B4EEF"/>
    <w:rsid w:val="009B57BD"/>
    <w:rsid w:val="009B5C1F"/>
    <w:rsid w:val="009B6506"/>
    <w:rsid w:val="009B6836"/>
    <w:rsid w:val="009B7B9E"/>
    <w:rsid w:val="009B7F79"/>
    <w:rsid w:val="009C0110"/>
    <w:rsid w:val="009C01C5"/>
    <w:rsid w:val="009C0C6C"/>
    <w:rsid w:val="009C17B3"/>
    <w:rsid w:val="009C1967"/>
    <w:rsid w:val="009C1B25"/>
    <w:rsid w:val="009C205B"/>
    <w:rsid w:val="009C20C2"/>
    <w:rsid w:val="009C211B"/>
    <w:rsid w:val="009C2D8C"/>
    <w:rsid w:val="009C2DA9"/>
    <w:rsid w:val="009C3A19"/>
    <w:rsid w:val="009C3B3F"/>
    <w:rsid w:val="009C4131"/>
    <w:rsid w:val="009C4317"/>
    <w:rsid w:val="009C450C"/>
    <w:rsid w:val="009C47FB"/>
    <w:rsid w:val="009C4A51"/>
    <w:rsid w:val="009C5123"/>
    <w:rsid w:val="009C5D44"/>
    <w:rsid w:val="009C602E"/>
    <w:rsid w:val="009C671D"/>
    <w:rsid w:val="009C713A"/>
    <w:rsid w:val="009D021D"/>
    <w:rsid w:val="009D0A84"/>
    <w:rsid w:val="009D0EBD"/>
    <w:rsid w:val="009D1451"/>
    <w:rsid w:val="009D1689"/>
    <w:rsid w:val="009D1889"/>
    <w:rsid w:val="009D2EFE"/>
    <w:rsid w:val="009D3300"/>
    <w:rsid w:val="009D3540"/>
    <w:rsid w:val="009D398B"/>
    <w:rsid w:val="009D39E0"/>
    <w:rsid w:val="009D3CA7"/>
    <w:rsid w:val="009D407E"/>
    <w:rsid w:val="009D4327"/>
    <w:rsid w:val="009D466E"/>
    <w:rsid w:val="009D5F43"/>
    <w:rsid w:val="009D7B0A"/>
    <w:rsid w:val="009E0569"/>
    <w:rsid w:val="009E10B2"/>
    <w:rsid w:val="009E1889"/>
    <w:rsid w:val="009E18FE"/>
    <w:rsid w:val="009E26CC"/>
    <w:rsid w:val="009E27C1"/>
    <w:rsid w:val="009E3288"/>
    <w:rsid w:val="009E3B0A"/>
    <w:rsid w:val="009E3D47"/>
    <w:rsid w:val="009E3E12"/>
    <w:rsid w:val="009E42E5"/>
    <w:rsid w:val="009E433B"/>
    <w:rsid w:val="009E484A"/>
    <w:rsid w:val="009E498D"/>
    <w:rsid w:val="009E548C"/>
    <w:rsid w:val="009E563B"/>
    <w:rsid w:val="009E5832"/>
    <w:rsid w:val="009E586F"/>
    <w:rsid w:val="009E60BA"/>
    <w:rsid w:val="009E67AA"/>
    <w:rsid w:val="009E6AAF"/>
    <w:rsid w:val="009E6B53"/>
    <w:rsid w:val="009E6C4F"/>
    <w:rsid w:val="009E6D04"/>
    <w:rsid w:val="009E7214"/>
    <w:rsid w:val="009E7C7D"/>
    <w:rsid w:val="009F17EF"/>
    <w:rsid w:val="009F181B"/>
    <w:rsid w:val="009F2358"/>
    <w:rsid w:val="009F30E4"/>
    <w:rsid w:val="009F31BE"/>
    <w:rsid w:val="009F33E2"/>
    <w:rsid w:val="009F347F"/>
    <w:rsid w:val="009F3DBD"/>
    <w:rsid w:val="009F3DC5"/>
    <w:rsid w:val="009F411F"/>
    <w:rsid w:val="009F4234"/>
    <w:rsid w:val="009F4805"/>
    <w:rsid w:val="009F486B"/>
    <w:rsid w:val="009F4A21"/>
    <w:rsid w:val="009F4B5D"/>
    <w:rsid w:val="009F51CB"/>
    <w:rsid w:val="009F539D"/>
    <w:rsid w:val="009F5AD7"/>
    <w:rsid w:val="009F6A5C"/>
    <w:rsid w:val="009F6A86"/>
    <w:rsid w:val="009F7087"/>
    <w:rsid w:val="009F75CF"/>
    <w:rsid w:val="00A001C0"/>
    <w:rsid w:val="00A0031D"/>
    <w:rsid w:val="00A00B1C"/>
    <w:rsid w:val="00A016C6"/>
    <w:rsid w:val="00A01CB9"/>
    <w:rsid w:val="00A01CE5"/>
    <w:rsid w:val="00A01E4A"/>
    <w:rsid w:val="00A01ED9"/>
    <w:rsid w:val="00A01FE8"/>
    <w:rsid w:val="00A02F37"/>
    <w:rsid w:val="00A032C1"/>
    <w:rsid w:val="00A03F2B"/>
    <w:rsid w:val="00A05765"/>
    <w:rsid w:val="00A05931"/>
    <w:rsid w:val="00A05E91"/>
    <w:rsid w:val="00A06033"/>
    <w:rsid w:val="00A061F6"/>
    <w:rsid w:val="00A06331"/>
    <w:rsid w:val="00A065FF"/>
    <w:rsid w:val="00A06C49"/>
    <w:rsid w:val="00A06C5F"/>
    <w:rsid w:val="00A06DB1"/>
    <w:rsid w:val="00A07957"/>
    <w:rsid w:val="00A1034D"/>
    <w:rsid w:val="00A10E4B"/>
    <w:rsid w:val="00A1138B"/>
    <w:rsid w:val="00A126E7"/>
    <w:rsid w:val="00A12C64"/>
    <w:rsid w:val="00A12CC1"/>
    <w:rsid w:val="00A130C5"/>
    <w:rsid w:val="00A132C8"/>
    <w:rsid w:val="00A13339"/>
    <w:rsid w:val="00A14159"/>
    <w:rsid w:val="00A1475A"/>
    <w:rsid w:val="00A14C1A"/>
    <w:rsid w:val="00A15346"/>
    <w:rsid w:val="00A15399"/>
    <w:rsid w:val="00A153EB"/>
    <w:rsid w:val="00A15990"/>
    <w:rsid w:val="00A15ADA"/>
    <w:rsid w:val="00A15B14"/>
    <w:rsid w:val="00A15F2C"/>
    <w:rsid w:val="00A17324"/>
    <w:rsid w:val="00A20CF5"/>
    <w:rsid w:val="00A2154C"/>
    <w:rsid w:val="00A21D61"/>
    <w:rsid w:val="00A22477"/>
    <w:rsid w:val="00A22BE0"/>
    <w:rsid w:val="00A23488"/>
    <w:rsid w:val="00A238E2"/>
    <w:rsid w:val="00A23AE1"/>
    <w:rsid w:val="00A24625"/>
    <w:rsid w:val="00A248AE"/>
    <w:rsid w:val="00A250E4"/>
    <w:rsid w:val="00A2594C"/>
    <w:rsid w:val="00A25CB7"/>
    <w:rsid w:val="00A25D5E"/>
    <w:rsid w:val="00A25F78"/>
    <w:rsid w:val="00A26030"/>
    <w:rsid w:val="00A26699"/>
    <w:rsid w:val="00A2680D"/>
    <w:rsid w:val="00A26834"/>
    <w:rsid w:val="00A269F9"/>
    <w:rsid w:val="00A26E0A"/>
    <w:rsid w:val="00A27533"/>
    <w:rsid w:val="00A27894"/>
    <w:rsid w:val="00A27974"/>
    <w:rsid w:val="00A30AA6"/>
    <w:rsid w:val="00A3166B"/>
    <w:rsid w:val="00A318A6"/>
    <w:rsid w:val="00A31A55"/>
    <w:rsid w:val="00A32347"/>
    <w:rsid w:val="00A326CD"/>
    <w:rsid w:val="00A334A6"/>
    <w:rsid w:val="00A33526"/>
    <w:rsid w:val="00A33633"/>
    <w:rsid w:val="00A342EA"/>
    <w:rsid w:val="00A34B41"/>
    <w:rsid w:val="00A34DA1"/>
    <w:rsid w:val="00A3548F"/>
    <w:rsid w:val="00A35778"/>
    <w:rsid w:val="00A35D0E"/>
    <w:rsid w:val="00A364DF"/>
    <w:rsid w:val="00A3693B"/>
    <w:rsid w:val="00A37063"/>
    <w:rsid w:val="00A3756C"/>
    <w:rsid w:val="00A37935"/>
    <w:rsid w:val="00A37AFF"/>
    <w:rsid w:val="00A37DFB"/>
    <w:rsid w:val="00A407AA"/>
    <w:rsid w:val="00A40FA6"/>
    <w:rsid w:val="00A412E9"/>
    <w:rsid w:val="00A41C95"/>
    <w:rsid w:val="00A41EC3"/>
    <w:rsid w:val="00A4247A"/>
    <w:rsid w:val="00A426B1"/>
    <w:rsid w:val="00A437EB"/>
    <w:rsid w:val="00A443DF"/>
    <w:rsid w:val="00A4462C"/>
    <w:rsid w:val="00A446E8"/>
    <w:rsid w:val="00A4500F"/>
    <w:rsid w:val="00A45084"/>
    <w:rsid w:val="00A455C5"/>
    <w:rsid w:val="00A46662"/>
    <w:rsid w:val="00A46883"/>
    <w:rsid w:val="00A46925"/>
    <w:rsid w:val="00A46E49"/>
    <w:rsid w:val="00A46E97"/>
    <w:rsid w:val="00A46F4C"/>
    <w:rsid w:val="00A4735A"/>
    <w:rsid w:val="00A47752"/>
    <w:rsid w:val="00A500AD"/>
    <w:rsid w:val="00A50478"/>
    <w:rsid w:val="00A50792"/>
    <w:rsid w:val="00A508C9"/>
    <w:rsid w:val="00A5099C"/>
    <w:rsid w:val="00A5137D"/>
    <w:rsid w:val="00A51643"/>
    <w:rsid w:val="00A51DB9"/>
    <w:rsid w:val="00A51DBF"/>
    <w:rsid w:val="00A520BA"/>
    <w:rsid w:val="00A5231B"/>
    <w:rsid w:val="00A52730"/>
    <w:rsid w:val="00A5289D"/>
    <w:rsid w:val="00A529AB"/>
    <w:rsid w:val="00A52B9C"/>
    <w:rsid w:val="00A52E9B"/>
    <w:rsid w:val="00A532A9"/>
    <w:rsid w:val="00A535BD"/>
    <w:rsid w:val="00A53952"/>
    <w:rsid w:val="00A53D7C"/>
    <w:rsid w:val="00A54D99"/>
    <w:rsid w:val="00A55242"/>
    <w:rsid w:val="00A55750"/>
    <w:rsid w:val="00A55A79"/>
    <w:rsid w:val="00A55B14"/>
    <w:rsid w:val="00A567B6"/>
    <w:rsid w:val="00A56C20"/>
    <w:rsid w:val="00A56E60"/>
    <w:rsid w:val="00A6038C"/>
    <w:rsid w:val="00A60DFE"/>
    <w:rsid w:val="00A61019"/>
    <w:rsid w:val="00A61125"/>
    <w:rsid w:val="00A61148"/>
    <w:rsid w:val="00A61A37"/>
    <w:rsid w:val="00A622F9"/>
    <w:rsid w:val="00A62401"/>
    <w:rsid w:val="00A6257B"/>
    <w:rsid w:val="00A629A5"/>
    <w:rsid w:val="00A64D03"/>
    <w:rsid w:val="00A64D3A"/>
    <w:rsid w:val="00A64E15"/>
    <w:rsid w:val="00A64F88"/>
    <w:rsid w:val="00A6522B"/>
    <w:rsid w:val="00A6615F"/>
    <w:rsid w:val="00A666AB"/>
    <w:rsid w:val="00A66F4B"/>
    <w:rsid w:val="00A67CF6"/>
    <w:rsid w:val="00A67DEC"/>
    <w:rsid w:val="00A702D6"/>
    <w:rsid w:val="00A70B72"/>
    <w:rsid w:val="00A70FE1"/>
    <w:rsid w:val="00A7150E"/>
    <w:rsid w:val="00A72360"/>
    <w:rsid w:val="00A7295A"/>
    <w:rsid w:val="00A7295D"/>
    <w:rsid w:val="00A72C73"/>
    <w:rsid w:val="00A74071"/>
    <w:rsid w:val="00A7480C"/>
    <w:rsid w:val="00A757C9"/>
    <w:rsid w:val="00A76670"/>
    <w:rsid w:val="00A767AF"/>
    <w:rsid w:val="00A770AD"/>
    <w:rsid w:val="00A7734F"/>
    <w:rsid w:val="00A773E8"/>
    <w:rsid w:val="00A7743A"/>
    <w:rsid w:val="00A77456"/>
    <w:rsid w:val="00A775BF"/>
    <w:rsid w:val="00A77620"/>
    <w:rsid w:val="00A77A22"/>
    <w:rsid w:val="00A77A9F"/>
    <w:rsid w:val="00A77C98"/>
    <w:rsid w:val="00A77DA9"/>
    <w:rsid w:val="00A804CF"/>
    <w:rsid w:val="00A8067C"/>
    <w:rsid w:val="00A813A3"/>
    <w:rsid w:val="00A81535"/>
    <w:rsid w:val="00A818C2"/>
    <w:rsid w:val="00A820D4"/>
    <w:rsid w:val="00A8228D"/>
    <w:rsid w:val="00A82870"/>
    <w:rsid w:val="00A82F3D"/>
    <w:rsid w:val="00A838FF"/>
    <w:rsid w:val="00A83CA8"/>
    <w:rsid w:val="00A83E68"/>
    <w:rsid w:val="00A84188"/>
    <w:rsid w:val="00A8432D"/>
    <w:rsid w:val="00A846BF"/>
    <w:rsid w:val="00A84A75"/>
    <w:rsid w:val="00A856EE"/>
    <w:rsid w:val="00A85778"/>
    <w:rsid w:val="00A85B00"/>
    <w:rsid w:val="00A85FF6"/>
    <w:rsid w:val="00A869C5"/>
    <w:rsid w:val="00A87007"/>
    <w:rsid w:val="00A871C5"/>
    <w:rsid w:val="00A87271"/>
    <w:rsid w:val="00A87760"/>
    <w:rsid w:val="00A87AD3"/>
    <w:rsid w:val="00A87BDE"/>
    <w:rsid w:val="00A87D6A"/>
    <w:rsid w:val="00A90C95"/>
    <w:rsid w:val="00A9112A"/>
    <w:rsid w:val="00A9170D"/>
    <w:rsid w:val="00A92C15"/>
    <w:rsid w:val="00A92FB5"/>
    <w:rsid w:val="00A9358F"/>
    <w:rsid w:val="00A93599"/>
    <w:rsid w:val="00A93913"/>
    <w:rsid w:val="00A94224"/>
    <w:rsid w:val="00A94457"/>
    <w:rsid w:val="00A9479B"/>
    <w:rsid w:val="00A94E10"/>
    <w:rsid w:val="00A9514B"/>
    <w:rsid w:val="00A95869"/>
    <w:rsid w:val="00A95D32"/>
    <w:rsid w:val="00A96102"/>
    <w:rsid w:val="00A9662A"/>
    <w:rsid w:val="00A96ECE"/>
    <w:rsid w:val="00A97071"/>
    <w:rsid w:val="00A9736B"/>
    <w:rsid w:val="00A978C4"/>
    <w:rsid w:val="00A97ADE"/>
    <w:rsid w:val="00A97ECE"/>
    <w:rsid w:val="00AA0BF6"/>
    <w:rsid w:val="00AA0E3B"/>
    <w:rsid w:val="00AA143A"/>
    <w:rsid w:val="00AA144A"/>
    <w:rsid w:val="00AA15A7"/>
    <w:rsid w:val="00AA1D8D"/>
    <w:rsid w:val="00AA2091"/>
    <w:rsid w:val="00AA25B4"/>
    <w:rsid w:val="00AA25F8"/>
    <w:rsid w:val="00AA26AA"/>
    <w:rsid w:val="00AA298D"/>
    <w:rsid w:val="00AA2C8E"/>
    <w:rsid w:val="00AA2FF5"/>
    <w:rsid w:val="00AA47EA"/>
    <w:rsid w:val="00AA4C6A"/>
    <w:rsid w:val="00AA4CD8"/>
    <w:rsid w:val="00AA4D62"/>
    <w:rsid w:val="00AA4DB6"/>
    <w:rsid w:val="00AA4E7B"/>
    <w:rsid w:val="00AA525B"/>
    <w:rsid w:val="00AA5858"/>
    <w:rsid w:val="00AA634C"/>
    <w:rsid w:val="00AA68C3"/>
    <w:rsid w:val="00AA7377"/>
    <w:rsid w:val="00AA7676"/>
    <w:rsid w:val="00AA7780"/>
    <w:rsid w:val="00AA7D94"/>
    <w:rsid w:val="00AB0D69"/>
    <w:rsid w:val="00AB112A"/>
    <w:rsid w:val="00AB1755"/>
    <w:rsid w:val="00AB1945"/>
    <w:rsid w:val="00AB196D"/>
    <w:rsid w:val="00AB1A55"/>
    <w:rsid w:val="00AB1FE8"/>
    <w:rsid w:val="00AB21C7"/>
    <w:rsid w:val="00AB2AF8"/>
    <w:rsid w:val="00AB2B00"/>
    <w:rsid w:val="00AB2E57"/>
    <w:rsid w:val="00AB3394"/>
    <w:rsid w:val="00AB35DE"/>
    <w:rsid w:val="00AB378E"/>
    <w:rsid w:val="00AB37E7"/>
    <w:rsid w:val="00AB3CC8"/>
    <w:rsid w:val="00AB4306"/>
    <w:rsid w:val="00AB4718"/>
    <w:rsid w:val="00AB4B59"/>
    <w:rsid w:val="00AB4D23"/>
    <w:rsid w:val="00AB50B6"/>
    <w:rsid w:val="00AB5551"/>
    <w:rsid w:val="00AB5824"/>
    <w:rsid w:val="00AB5DB9"/>
    <w:rsid w:val="00AB614A"/>
    <w:rsid w:val="00AB6213"/>
    <w:rsid w:val="00AB6D1C"/>
    <w:rsid w:val="00AB6E8F"/>
    <w:rsid w:val="00AB7109"/>
    <w:rsid w:val="00AB7917"/>
    <w:rsid w:val="00AC02D3"/>
    <w:rsid w:val="00AC0408"/>
    <w:rsid w:val="00AC08AF"/>
    <w:rsid w:val="00AC0ADE"/>
    <w:rsid w:val="00AC19C5"/>
    <w:rsid w:val="00AC1A6D"/>
    <w:rsid w:val="00AC1D05"/>
    <w:rsid w:val="00AC1F5D"/>
    <w:rsid w:val="00AC277B"/>
    <w:rsid w:val="00AC293C"/>
    <w:rsid w:val="00AC29CB"/>
    <w:rsid w:val="00AC3D38"/>
    <w:rsid w:val="00AC4885"/>
    <w:rsid w:val="00AC506C"/>
    <w:rsid w:val="00AC530E"/>
    <w:rsid w:val="00AC5A7F"/>
    <w:rsid w:val="00AC5BEE"/>
    <w:rsid w:val="00AC5F3C"/>
    <w:rsid w:val="00AC60D4"/>
    <w:rsid w:val="00AC7AF9"/>
    <w:rsid w:val="00AC7B26"/>
    <w:rsid w:val="00AC7D7A"/>
    <w:rsid w:val="00AD0835"/>
    <w:rsid w:val="00AD0B16"/>
    <w:rsid w:val="00AD1092"/>
    <w:rsid w:val="00AD1126"/>
    <w:rsid w:val="00AD11A4"/>
    <w:rsid w:val="00AD195B"/>
    <w:rsid w:val="00AD1E91"/>
    <w:rsid w:val="00AD1F87"/>
    <w:rsid w:val="00AD24B3"/>
    <w:rsid w:val="00AD25D3"/>
    <w:rsid w:val="00AD2EAF"/>
    <w:rsid w:val="00AD2FC2"/>
    <w:rsid w:val="00AD35C0"/>
    <w:rsid w:val="00AD3E3D"/>
    <w:rsid w:val="00AD3FD0"/>
    <w:rsid w:val="00AD3FFC"/>
    <w:rsid w:val="00AD4149"/>
    <w:rsid w:val="00AD42EF"/>
    <w:rsid w:val="00AD4627"/>
    <w:rsid w:val="00AD4634"/>
    <w:rsid w:val="00AD48F5"/>
    <w:rsid w:val="00AD4D9A"/>
    <w:rsid w:val="00AD59A9"/>
    <w:rsid w:val="00AD5C61"/>
    <w:rsid w:val="00AD62D2"/>
    <w:rsid w:val="00AD69E5"/>
    <w:rsid w:val="00AD6A05"/>
    <w:rsid w:val="00AD6ACF"/>
    <w:rsid w:val="00AD6B5A"/>
    <w:rsid w:val="00AD6E43"/>
    <w:rsid w:val="00AD7315"/>
    <w:rsid w:val="00AD74C2"/>
    <w:rsid w:val="00AD75D0"/>
    <w:rsid w:val="00AD7688"/>
    <w:rsid w:val="00AD7B5D"/>
    <w:rsid w:val="00AE00EC"/>
    <w:rsid w:val="00AE01D7"/>
    <w:rsid w:val="00AE0945"/>
    <w:rsid w:val="00AE0AA9"/>
    <w:rsid w:val="00AE1005"/>
    <w:rsid w:val="00AE1175"/>
    <w:rsid w:val="00AE1340"/>
    <w:rsid w:val="00AE1471"/>
    <w:rsid w:val="00AE219F"/>
    <w:rsid w:val="00AE233D"/>
    <w:rsid w:val="00AE2379"/>
    <w:rsid w:val="00AE24B7"/>
    <w:rsid w:val="00AE258C"/>
    <w:rsid w:val="00AE2C6C"/>
    <w:rsid w:val="00AE2DC7"/>
    <w:rsid w:val="00AE32A6"/>
    <w:rsid w:val="00AE44E1"/>
    <w:rsid w:val="00AE5F53"/>
    <w:rsid w:val="00AE5F81"/>
    <w:rsid w:val="00AE6AAD"/>
    <w:rsid w:val="00AE7DFB"/>
    <w:rsid w:val="00AF04E2"/>
    <w:rsid w:val="00AF113C"/>
    <w:rsid w:val="00AF1737"/>
    <w:rsid w:val="00AF1A9E"/>
    <w:rsid w:val="00AF1CA0"/>
    <w:rsid w:val="00AF341A"/>
    <w:rsid w:val="00AF377B"/>
    <w:rsid w:val="00AF39B6"/>
    <w:rsid w:val="00AF3C13"/>
    <w:rsid w:val="00AF3F06"/>
    <w:rsid w:val="00AF4D13"/>
    <w:rsid w:val="00AF4E40"/>
    <w:rsid w:val="00AF635D"/>
    <w:rsid w:val="00AF6370"/>
    <w:rsid w:val="00AF64AE"/>
    <w:rsid w:val="00AF686C"/>
    <w:rsid w:val="00AF68D5"/>
    <w:rsid w:val="00AF7043"/>
    <w:rsid w:val="00AF72F9"/>
    <w:rsid w:val="00AF7582"/>
    <w:rsid w:val="00B002BF"/>
    <w:rsid w:val="00B00C6A"/>
    <w:rsid w:val="00B00E9E"/>
    <w:rsid w:val="00B01774"/>
    <w:rsid w:val="00B0180C"/>
    <w:rsid w:val="00B0185E"/>
    <w:rsid w:val="00B01AE1"/>
    <w:rsid w:val="00B01D1D"/>
    <w:rsid w:val="00B020FC"/>
    <w:rsid w:val="00B02141"/>
    <w:rsid w:val="00B02219"/>
    <w:rsid w:val="00B02319"/>
    <w:rsid w:val="00B026E4"/>
    <w:rsid w:val="00B02810"/>
    <w:rsid w:val="00B03087"/>
    <w:rsid w:val="00B0379F"/>
    <w:rsid w:val="00B03A84"/>
    <w:rsid w:val="00B0414D"/>
    <w:rsid w:val="00B042BE"/>
    <w:rsid w:val="00B0497E"/>
    <w:rsid w:val="00B054FE"/>
    <w:rsid w:val="00B0550B"/>
    <w:rsid w:val="00B05DBC"/>
    <w:rsid w:val="00B06078"/>
    <w:rsid w:val="00B068DC"/>
    <w:rsid w:val="00B06DF3"/>
    <w:rsid w:val="00B07C1E"/>
    <w:rsid w:val="00B07DF5"/>
    <w:rsid w:val="00B10328"/>
    <w:rsid w:val="00B107AB"/>
    <w:rsid w:val="00B1099B"/>
    <w:rsid w:val="00B10E60"/>
    <w:rsid w:val="00B10FAF"/>
    <w:rsid w:val="00B12365"/>
    <w:rsid w:val="00B12802"/>
    <w:rsid w:val="00B130BC"/>
    <w:rsid w:val="00B13C47"/>
    <w:rsid w:val="00B14152"/>
    <w:rsid w:val="00B146E4"/>
    <w:rsid w:val="00B148E1"/>
    <w:rsid w:val="00B14C63"/>
    <w:rsid w:val="00B14F16"/>
    <w:rsid w:val="00B153FA"/>
    <w:rsid w:val="00B155B4"/>
    <w:rsid w:val="00B156AF"/>
    <w:rsid w:val="00B156D6"/>
    <w:rsid w:val="00B15CB4"/>
    <w:rsid w:val="00B16129"/>
    <w:rsid w:val="00B1622F"/>
    <w:rsid w:val="00B16AD3"/>
    <w:rsid w:val="00B17161"/>
    <w:rsid w:val="00B177F7"/>
    <w:rsid w:val="00B2015D"/>
    <w:rsid w:val="00B20A76"/>
    <w:rsid w:val="00B20DCC"/>
    <w:rsid w:val="00B21405"/>
    <w:rsid w:val="00B21DDE"/>
    <w:rsid w:val="00B21F01"/>
    <w:rsid w:val="00B21FB6"/>
    <w:rsid w:val="00B227EE"/>
    <w:rsid w:val="00B2293D"/>
    <w:rsid w:val="00B22D9E"/>
    <w:rsid w:val="00B22DA1"/>
    <w:rsid w:val="00B22FBA"/>
    <w:rsid w:val="00B23379"/>
    <w:rsid w:val="00B237DD"/>
    <w:rsid w:val="00B23AE0"/>
    <w:rsid w:val="00B252FB"/>
    <w:rsid w:val="00B2537E"/>
    <w:rsid w:val="00B255C4"/>
    <w:rsid w:val="00B258B4"/>
    <w:rsid w:val="00B25F2A"/>
    <w:rsid w:val="00B261E0"/>
    <w:rsid w:val="00B26863"/>
    <w:rsid w:val="00B271D6"/>
    <w:rsid w:val="00B27D2E"/>
    <w:rsid w:val="00B27F5E"/>
    <w:rsid w:val="00B306F2"/>
    <w:rsid w:val="00B31626"/>
    <w:rsid w:val="00B31964"/>
    <w:rsid w:val="00B31C2C"/>
    <w:rsid w:val="00B33001"/>
    <w:rsid w:val="00B33A53"/>
    <w:rsid w:val="00B3469A"/>
    <w:rsid w:val="00B34C84"/>
    <w:rsid w:val="00B34EF1"/>
    <w:rsid w:val="00B35F0A"/>
    <w:rsid w:val="00B36633"/>
    <w:rsid w:val="00B36970"/>
    <w:rsid w:val="00B36B08"/>
    <w:rsid w:val="00B36CF8"/>
    <w:rsid w:val="00B36DA3"/>
    <w:rsid w:val="00B36F1D"/>
    <w:rsid w:val="00B37C89"/>
    <w:rsid w:val="00B4018D"/>
    <w:rsid w:val="00B406FF"/>
    <w:rsid w:val="00B41348"/>
    <w:rsid w:val="00B41781"/>
    <w:rsid w:val="00B41CC1"/>
    <w:rsid w:val="00B41DF0"/>
    <w:rsid w:val="00B421AE"/>
    <w:rsid w:val="00B421DD"/>
    <w:rsid w:val="00B4242C"/>
    <w:rsid w:val="00B428CC"/>
    <w:rsid w:val="00B42D52"/>
    <w:rsid w:val="00B43218"/>
    <w:rsid w:val="00B4348C"/>
    <w:rsid w:val="00B43772"/>
    <w:rsid w:val="00B437D3"/>
    <w:rsid w:val="00B43DA0"/>
    <w:rsid w:val="00B43E49"/>
    <w:rsid w:val="00B44E03"/>
    <w:rsid w:val="00B44ED1"/>
    <w:rsid w:val="00B45E96"/>
    <w:rsid w:val="00B461AA"/>
    <w:rsid w:val="00B4663C"/>
    <w:rsid w:val="00B469F2"/>
    <w:rsid w:val="00B46D17"/>
    <w:rsid w:val="00B46E95"/>
    <w:rsid w:val="00B46FEC"/>
    <w:rsid w:val="00B4703E"/>
    <w:rsid w:val="00B472C8"/>
    <w:rsid w:val="00B47329"/>
    <w:rsid w:val="00B47730"/>
    <w:rsid w:val="00B506E0"/>
    <w:rsid w:val="00B52188"/>
    <w:rsid w:val="00B529BF"/>
    <w:rsid w:val="00B52C25"/>
    <w:rsid w:val="00B52E6F"/>
    <w:rsid w:val="00B53DDF"/>
    <w:rsid w:val="00B53E42"/>
    <w:rsid w:val="00B54442"/>
    <w:rsid w:val="00B5473F"/>
    <w:rsid w:val="00B5485C"/>
    <w:rsid w:val="00B549DE"/>
    <w:rsid w:val="00B54AA5"/>
    <w:rsid w:val="00B54B8B"/>
    <w:rsid w:val="00B54ED5"/>
    <w:rsid w:val="00B5586B"/>
    <w:rsid w:val="00B55A7F"/>
    <w:rsid w:val="00B55CD1"/>
    <w:rsid w:val="00B562F1"/>
    <w:rsid w:val="00B56EB8"/>
    <w:rsid w:val="00B57215"/>
    <w:rsid w:val="00B57449"/>
    <w:rsid w:val="00B57595"/>
    <w:rsid w:val="00B57E15"/>
    <w:rsid w:val="00B60122"/>
    <w:rsid w:val="00B6014C"/>
    <w:rsid w:val="00B60A7B"/>
    <w:rsid w:val="00B615BC"/>
    <w:rsid w:val="00B62010"/>
    <w:rsid w:val="00B62747"/>
    <w:rsid w:val="00B6285A"/>
    <w:rsid w:val="00B638D3"/>
    <w:rsid w:val="00B6393D"/>
    <w:rsid w:val="00B63C72"/>
    <w:rsid w:val="00B644D4"/>
    <w:rsid w:val="00B64630"/>
    <w:rsid w:val="00B6482F"/>
    <w:rsid w:val="00B64999"/>
    <w:rsid w:val="00B64B52"/>
    <w:rsid w:val="00B64DBD"/>
    <w:rsid w:val="00B64F3B"/>
    <w:rsid w:val="00B652A5"/>
    <w:rsid w:val="00B65CF4"/>
    <w:rsid w:val="00B660EE"/>
    <w:rsid w:val="00B6669B"/>
    <w:rsid w:val="00B66902"/>
    <w:rsid w:val="00B678AB"/>
    <w:rsid w:val="00B70F81"/>
    <w:rsid w:val="00B72129"/>
    <w:rsid w:val="00B7246E"/>
    <w:rsid w:val="00B72479"/>
    <w:rsid w:val="00B7356A"/>
    <w:rsid w:val="00B73997"/>
    <w:rsid w:val="00B745A7"/>
    <w:rsid w:val="00B74D85"/>
    <w:rsid w:val="00B75135"/>
    <w:rsid w:val="00B7524D"/>
    <w:rsid w:val="00B7559F"/>
    <w:rsid w:val="00B75E93"/>
    <w:rsid w:val="00B7652C"/>
    <w:rsid w:val="00B76BF1"/>
    <w:rsid w:val="00B776DF"/>
    <w:rsid w:val="00B80247"/>
    <w:rsid w:val="00B80BA2"/>
    <w:rsid w:val="00B816D0"/>
    <w:rsid w:val="00B817A5"/>
    <w:rsid w:val="00B8190B"/>
    <w:rsid w:val="00B8197E"/>
    <w:rsid w:val="00B82089"/>
    <w:rsid w:val="00B823CA"/>
    <w:rsid w:val="00B82423"/>
    <w:rsid w:val="00B827C4"/>
    <w:rsid w:val="00B82915"/>
    <w:rsid w:val="00B835DE"/>
    <w:rsid w:val="00B839A1"/>
    <w:rsid w:val="00B845C7"/>
    <w:rsid w:val="00B84674"/>
    <w:rsid w:val="00B84925"/>
    <w:rsid w:val="00B84BF1"/>
    <w:rsid w:val="00B84FD4"/>
    <w:rsid w:val="00B850CD"/>
    <w:rsid w:val="00B85169"/>
    <w:rsid w:val="00B851F5"/>
    <w:rsid w:val="00B8539C"/>
    <w:rsid w:val="00B85513"/>
    <w:rsid w:val="00B85FFC"/>
    <w:rsid w:val="00B860ED"/>
    <w:rsid w:val="00B86336"/>
    <w:rsid w:val="00B870D8"/>
    <w:rsid w:val="00B87307"/>
    <w:rsid w:val="00B90284"/>
    <w:rsid w:val="00B9043E"/>
    <w:rsid w:val="00B9084D"/>
    <w:rsid w:val="00B9129D"/>
    <w:rsid w:val="00B91374"/>
    <w:rsid w:val="00B9147B"/>
    <w:rsid w:val="00B91ED7"/>
    <w:rsid w:val="00B9236B"/>
    <w:rsid w:val="00B9282A"/>
    <w:rsid w:val="00B92E39"/>
    <w:rsid w:val="00B93242"/>
    <w:rsid w:val="00B93368"/>
    <w:rsid w:val="00B94474"/>
    <w:rsid w:val="00B94646"/>
    <w:rsid w:val="00B94C34"/>
    <w:rsid w:val="00B94D72"/>
    <w:rsid w:val="00B94F54"/>
    <w:rsid w:val="00B9504B"/>
    <w:rsid w:val="00B95146"/>
    <w:rsid w:val="00B95779"/>
    <w:rsid w:val="00B95828"/>
    <w:rsid w:val="00B959AA"/>
    <w:rsid w:val="00B95C57"/>
    <w:rsid w:val="00B964A2"/>
    <w:rsid w:val="00B96650"/>
    <w:rsid w:val="00B969F4"/>
    <w:rsid w:val="00B96C02"/>
    <w:rsid w:val="00B96CE5"/>
    <w:rsid w:val="00B9735A"/>
    <w:rsid w:val="00B97734"/>
    <w:rsid w:val="00B97C58"/>
    <w:rsid w:val="00BA011C"/>
    <w:rsid w:val="00BA0334"/>
    <w:rsid w:val="00BA061F"/>
    <w:rsid w:val="00BA12A2"/>
    <w:rsid w:val="00BA18E1"/>
    <w:rsid w:val="00BA1D34"/>
    <w:rsid w:val="00BA27C7"/>
    <w:rsid w:val="00BA2873"/>
    <w:rsid w:val="00BA29A2"/>
    <w:rsid w:val="00BA2E7D"/>
    <w:rsid w:val="00BA3256"/>
    <w:rsid w:val="00BA34B8"/>
    <w:rsid w:val="00BA355A"/>
    <w:rsid w:val="00BA364D"/>
    <w:rsid w:val="00BA3CFE"/>
    <w:rsid w:val="00BA3EAD"/>
    <w:rsid w:val="00BA4223"/>
    <w:rsid w:val="00BA4508"/>
    <w:rsid w:val="00BA47C7"/>
    <w:rsid w:val="00BA4AF0"/>
    <w:rsid w:val="00BA4D61"/>
    <w:rsid w:val="00BA4D81"/>
    <w:rsid w:val="00BA5A4A"/>
    <w:rsid w:val="00BA5BC9"/>
    <w:rsid w:val="00BA694C"/>
    <w:rsid w:val="00BA694E"/>
    <w:rsid w:val="00BA6CAD"/>
    <w:rsid w:val="00BA767C"/>
    <w:rsid w:val="00BA77A6"/>
    <w:rsid w:val="00BA7C89"/>
    <w:rsid w:val="00BB0756"/>
    <w:rsid w:val="00BB0FB5"/>
    <w:rsid w:val="00BB1256"/>
    <w:rsid w:val="00BB27FD"/>
    <w:rsid w:val="00BB2C8F"/>
    <w:rsid w:val="00BB3034"/>
    <w:rsid w:val="00BB334E"/>
    <w:rsid w:val="00BB39DE"/>
    <w:rsid w:val="00BB3AEA"/>
    <w:rsid w:val="00BB3FAA"/>
    <w:rsid w:val="00BB4BB1"/>
    <w:rsid w:val="00BB4C73"/>
    <w:rsid w:val="00BB4CE2"/>
    <w:rsid w:val="00BB52EC"/>
    <w:rsid w:val="00BB5374"/>
    <w:rsid w:val="00BB578F"/>
    <w:rsid w:val="00BB5A7A"/>
    <w:rsid w:val="00BB5D34"/>
    <w:rsid w:val="00BB5DA6"/>
    <w:rsid w:val="00BB5E2F"/>
    <w:rsid w:val="00BB64B1"/>
    <w:rsid w:val="00BB6949"/>
    <w:rsid w:val="00BB6C9D"/>
    <w:rsid w:val="00BB708C"/>
    <w:rsid w:val="00BB7224"/>
    <w:rsid w:val="00BB7298"/>
    <w:rsid w:val="00BB72A8"/>
    <w:rsid w:val="00BB73A3"/>
    <w:rsid w:val="00BB7BEB"/>
    <w:rsid w:val="00BC038E"/>
    <w:rsid w:val="00BC0700"/>
    <w:rsid w:val="00BC0C07"/>
    <w:rsid w:val="00BC0D56"/>
    <w:rsid w:val="00BC1049"/>
    <w:rsid w:val="00BC1772"/>
    <w:rsid w:val="00BC1781"/>
    <w:rsid w:val="00BC19F5"/>
    <w:rsid w:val="00BC1B1E"/>
    <w:rsid w:val="00BC2683"/>
    <w:rsid w:val="00BC2858"/>
    <w:rsid w:val="00BC2BF3"/>
    <w:rsid w:val="00BC30BB"/>
    <w:rsid w:val="00BC3626"/>
    <w:rsid w:val="00BC3780"/>
    <w:rsid w:val="00BC3BB7"/>
    <w:rsid w:val="00BC3E63"/>
    <w:rsid w:val="00BC3EFD"/>
    <w:rsid w:val="00BC48BE"/>
    <w:rsid w:val="00BC4D9C"/>
    <w:rsid w:val="00BC51AE"/>
    <w:rsid w:val="00BC534B"/>
    <w:rsid w:val="00BC5FCA"/>
    <w:rsid w:val="00BC7265"/>
    <w:rsid w:val="00BD0191"/>
    <w:rsid w:val="00BD0599"/>
    <w:rsid w:val="00BD0D96"/>
    <w:rsid w:val="00BD11BC"/>
    <w:rsid w:val="00BD1932"/>
    <w:rsid w:val="00BD2741"/>
    <w:rsid w:val="00BD2A4F"/>
    <w:rsid w:val="00BD2A84"/>
    <w:rsid w:val="00BD2CD8"/>
    <w:rsid w:val="00BD2E7E"/>
    <w:rsid w:val="00BD3366"/>
    <w:rsid w:val="00BD3496"/>
    <w:rsid w:val="00BD3AA5"/>
    <w:rsid w:val="00BD3C1B"/>
    <w:rsid w:val="00BD3FCC"/>
    <w:rsid w:val="00BD45A0"/>
    <w:rsid w:val="00BD5EDA"/>
    <w:rsid w:val="00BD6550"/>
    <w:rsid w:val="00BD6708"/>
    <w:rsid w:val="00BD6BAE"/>
    <w:rsid w:val="00BD7AF4"/>
    <w:rsid w:val="00BD7C10"/>
    <w:rsid w:val="00BD7D52"/>
    <w:rsid w:val="00BE0ECA"/>
    <w:rsid w:val="00BE102F"/>
    <w:rsid w:val="00BE1594"/>
    <w:rsid w:val="00BE18CD"/>
    <w:rsid w:val="00BE1E32"/>
    <w:rsid w:val="00BE1F84"/>
    <w:rsid w:val="00BE204F"/>
    <w:rsid w:val="00BE2452"/>
    <w:rsid w:val="00BE270A"/>
    <w:rsid w:val="00BE29A7"/>
    <w:rsid w:val="00BE2BF6"/>
    <w:rsid w:val="00BE2EB7"/>
    <w:rsid w:val="00BE3028"/>
    <w:rsid w:val="00BE440A"/>
    <w:rsid w:val="00BE526E"/>
    <w:rsid w:val="00BE57D7"/>
    <w:rsid w:val="00BE5B3E"/>
    <w:rsid w:val="00BE5D14"/>
    <w:rsid w:val="00BE6168"/>
    <w:rsid w:val="00BE61D5"/>
    <w:rsid w:val="00BE6345"/>
    <w:rsid w:val="00BE6BF0"/>
    <w:rsid w:val="00BE7501"/>
    <w:rsid w:val="00BE7650"/>
    <w:rsid w:val="00BE78AF"/>
    <w:rsid w:val="00BF01B0"/>
    <w:rsid w:val="00BF0964"/>
    <w:rsid w:val="00BF0B30"/>
    <w:rsid w:val="00BF120E"/>
    <w:rsid w:val="00BF1DD4"/>
    <w:rsid w:val="00BF2247"/>
    <w:rsid w:val="00BF2764"/>
    <w:rsid w:val="00BF2D00"/>
    <w:rsid w:val="00BF3327"/>
    <w:rsid w:val="00BF4A05"/>
    <w:rsid w:val="00BF4D15"/>
    <w:rsid w:val="00BF4F43"/>
    <w:rsid w:val="00BF5287"/>
    <w:rsid w:val="00BF56C7"/>
    <w:rsid w:val="00BF57DA"/>
    <w:rsid w:val="00BF580B"/>
    <w:rsid w:val="00BF5DB1"/>
    <w:rsid w:val="00BF61A0"/>
    <w:rsid w:val="00BF6460"/>
    <w:rsid w:val="00BF65ED"/>
    <w:rsid w:val="00BF6E96"/>
    <w:rsid w:val="00BF760C"/>
    <w:rsid w:val="00BF786E"/>
    <w:rsid w:val="00C0092F"/>
    <w:rsid w:val="00C015D5"/>
    <w:rsid w:val="00C01925"/>
    <w:rsid w:val="00C01E32"/>
    <w:rsid w:val="00C020A3"/>
    <w:rsid w:val="00C02896"/>
    <w:rsid w:val="00C02BFB"/>
    <w:rsid w:val="00C03395"/>
    <w:rsid w:val="00C0418A"/>
    <w:rsid w:val="00C045D7"/>
    <w:rsid w:val="00C04B2E"/>
    <w:rsid w:val="00C05380"/>
    <w:rsid w:val="00C059FE"/>
    <w:rsid w:val="00C0605B"/>
    <w:rsid w:val="00C06276"/>
    <w:rsid w:val="00C0662A"/>
    <w:rsid w:val="00C06DC3"/>
    <w:rsid w:val="00C06FF1"/>
    <w:rsid w:val="00C07DD1"/>
    <w:rsid w:val="00C07DF8"/>
    <w:rsid w:val="00C07ECA"/>
    <w:rsid w:val="00C10676"/>
    <w:rsid w:val="00C1267E"/>
    <w:rsid w:val="00C12898"/>
    <w:rsid w:val="00C12C5C"/>
    <w:rsid w:val="00C1363C"/>
    <w:rsid w:val="00C14F9F"/>
    <w:rsid w:val="00C157EB"/>
    <w:rsid w:val="00C1583E"/>
    <w:rsid w:val="00C15D19"/>
    <w:rsid w:val="00C162CA"/>
    <w:rsid w:val="00C1694F"/>
    <w:rsid w:val="00C16E2E"/>
    <w:rsid w:val="00C17942"/>
    <w:rsid w:val="00C2096A"/>
    <w:rsid w:val="00C2191D"/>
    <w:rsid w:val="00C22A88"/>
    <w:rsid w:val="00C231C7"/>
    <w:rsid w:val="00C235A2"/>
    <w:rsid w:val="00C23F95"/>
    <w:rsid w:val="00C247FC"/>
    <w:rsid w:val="00C24D51"/>
    <w:rsid w:val="00C24D73"/>
    <w:rsid w:val="00C251CF"/>
    <w:rsid w:val="00C25925"/>
    <w:rsid w:val="00C26010"/>
    <w:rsid w:val="00C26985"/>
    <w:rsid w:val="00C27648"/>
    <w:rsid w:val="00C2794D"/>
    <w:rsid w:val="00C27C8E"/>
    <w:rsid w:val="00C304A9"/>
    <w:rsid w:val="00C3191A"/>
    <w:rsid w:val="00C31F77"/>
    <w:rsid w:val="00C321BE"/>
    <w:rsid w:val="00C3233F"/>
    <w:rsid w:val="00C3334C"/>
    <w:rsid w:val="00C33598"/>
    <w:rsid w:val="00C343B6"/>
    <w:rsid w:val="00C3445C"/>
    <w:rsid w:val="00C344FC"/>
    <w:rsid w:val="00C349D4"/>
    <w:rsid w:val="00C350F7"/>
    <w:rsid w:val="00C35368"/>
    <w:rsid w:val="00C35402"/>
    <w:rsid w:val="00C36208"/>
    <w:rsid w:val="00C36403"/>
    <w:rsid w:val="00C36588"/>
    <w:rsid w:val="00C37244"/>
    <w:rsid w:val="00C3746B"/>
    <w:rsid w:val="00C375E2"/>
    <w:rsid w:val="00C37CA3"/>
    <w:rsid w:val="00C408BD"/>
    <w:rsid w:val="00C40AA4"/>
    <w:rsid w:val="00C40F92"/>
    <w:rsid w:val="00C41436"/>
    <w:rsid w:val="00C41591"/>
    <w:rsid w:val="00C41EFF"/>
    <w:rsid w:val="00C42333"/>
    <w:rsid w:val="00C42BC0"/>
    <w:rsid w:val="00C42F5F"/>
    <w:rsid w:val="00C42FAE"/>
    <w:rsid w:val="00C4318C"/>
    <w:rsid w:val="00C43291"/>
    <w:rsid w:val="00C4355B"/>
    <w:rsid w:val="00C443AF"/>
    <w:rsid w:val="00C44A3B"/>
    <w:rsid w:val="00C44E77"/>
    <w:rsid w:val="00C45056"/>
    <w:rsid w:val="00C45309"/>
    <w:rsid w:val="00C45E27"/>
    <w:rsid w:val="00C46360"/>
    <w:rsid w:val="00C4651D"/>
    <w:rsid w:val="00C46602"/>
    <w:rsid w:val="00C472BC"/>
    <w:rsid w:val="00C47AC7"/>
    <w:rsid w:val="00C47EEE"/>
    <w:rsid w:val="00C47F38"/>
    <w:rsid w:val="00C500D5"/>
    <w:rsid w:val="00C5018F"/>
    <w:rsid w:val="00C50EE9"/>
    <w:rsid w:val="00C5108E"/>
    <w:rsid w:val="00C5133E"/>
    <w:rsid w:val="00C515F0"/>
    <w:rsid w:val="00C5290D"/>
    <w:rsid w:val="00C52988"/>
    <w:rsid w:val="00C52D9B"/>
    <w:rsid w:val="00C5391E"/>
    <w:rsid w:val="00C53F5F"/>
    <w:rsid w:val="00C54065"/>
    <w:rsid w:val="00C5494A"/>
    <w:rsid w:val="00C54ACC"/>
    <w:rsid w:val="00C54CB6"/>
    <w:rsid w:val="00C555D3"/>
    <w:rsid w:val="00C556EB"/>
    <w:rsid w:val="00C563EC"/>
    <w:rsid w:val="00C566BA"/>
    <w:rsid w:val="00C56CCB"/>
    <w:rsid w:val="00C573A2"/>
    <w:rsid w:val="00C5741F"/>
    <w:rsid w:val="00C574C4"/>
    <w:rsid w:val="00C579B6"/>
    <w:rsid w:val="00C57C75"/>
    <w:rsid w:val="00C57D6A"/>
    <w:rsid w:val="00C57F9C"/>
    <w:rsid w:val="00C5F130"/>
    <w:rsid w:val="00C60547"/>
    <w:rsid w:val="00C6066B"/>
    <w:rsid w:val="00C60933"/>
    <w:rsid w:val="00C621E3"/>
    <w:rsid w:val="00C62C7D"/>
    <w:rsid w:val="00C62D60"/>
    <w:rsid w:val="00C62D6A"/>
    <w:rsid w:val="00C631CA"/>
    <w:rsid w:val="00C631D8"/>
    <w:rsid w:val="00C631E8"/>
    <w:rsid w:val="00C639A7"/>
    <w:rsid w:val="00C63DE4"/>
    <w:rsid w:val="00C6527A"/>
    <w:rsid w:val="00C65927"/>
    <w:rsid w:val="00C65A30"/>
    <w:rsid w:val="00C66414"/>
    <w:rsid w:val="00C66CD5"/>
    <w:rsid w:val="00C66F3A"/>
    <w:rsid w:val="00C66FC1"/>
    <w:rsid w:val="00C67345"/>
    <w:rsid w:val="00C67C81"/>
    <w:rsid w:val="00C67FC8"/>
    <w:rsid w:val="00C70FAF"/>
    <w:rsid w:val="00C71D30"/>
    <w:rsid w:val="00C723A9"/>
    <w:rsid w:val="00C7270D"/>
    <w:rsid w:val="00C72830"/>
    <w:rsid w:val="00C73085"/>
    <w:rsid w:val="00C738C8"/>
    <w:rsid w:val="00C73950"/>
    <w:rsid w:val="00C73AC0"/>
    <w:rsid w:val="00C73D58"/>
    <w:rsid w:val="00C73DC5"/>
    <w:rsid w:val="00C73FA1"/>
    <w:rsid w:val="00C74704"/>
    <w:rsid w:val="00C74BD7"/>
    <w:rsid w:val="00C74C0D"/>
    <w:rsid w:val="00C74D32"/>
    <w:rsid w:val="00C74EBC"/>
    <w:rsid w:val="00C75508"/>
    <w:rsid w:val="00C75B19"/>
    <w:rsid w:val="00C76751"/>
    <w:rsid w:val="00C76766"/>
    <w:rsid w:val="00C7740C"/>
    <w:rsid w:val="00C77B84"/>
    <w:rsid w:val="00C80588"/>
    <w:rsid w:val="00C80AB8"/>
    <w:rsid w:val="00C80B77"/>
    <w:rsid w:val="00C80E28"/>
    <w:rsid w:val="00C80E36"/>
    <w:rsid w:val="00C80FAC"/>
    <w:rsid w:val="00C82A4E"/>
    <w:rsid w:val="00C82D1F"/>
    <w:rsid w:val="00C83AE3"/>
    <w:rsid w:val="00C83F39"/>
    <w:rsid w:val="00C83F52"/>
    <w:rsid w:val="00C8409F"/>
    <w:rsid w:val="00C84179"/>
    <w:rsid w:val="00C84299"/>
    <w:rsid w:val="00C8455C"/>
    <w:rsid w:val="00C84725"/>
    <w:rsid w:val="00C84ABD"/>
    <w:rsid w:val="00C850D6"/>
    <w:rsid w:val="00C85191"/>
    <w:rsid w:val="00C8519B"/>
    <w:rsid w:val="00C854F8"/>
    <w:rsid w:val="00C85C06"/>
    <w:rsid w:val="00C85D39"/>
    <w:rsid w:val="00C86201"/>
    <w:rsid w:val="00C86219"/>
    <w:rsid w:val="00C862D6"/>
    <w:rsid w:val="00C8661E"/>
    <w:rsid w:val="00C8679D"/>
    <w:rsid w:val="00C86DFA"/>
    <w:rsid w:val="00C87069"/>
    <w:rsid w:val="00C87118"/>
    <w:rsid w:val="00C8711E"/>
    <w:rsid w:val="00C87307"/>
    <w:rsid w:val="00C87385"/>
    <w:rsid w:val="00C87898"/>
    <w:rsid w:val="00C87B6C"/>
    <w:rsid w:val="00C87BDF"/>
    <w:rsid w:val="00C90032"/>
    <w:rsid w:val="00C905EB"/>
    <w:rsid w:val="00C90D89"/>
    <w:rsid w:val="00C91008"/>
    <w:rsid w:val="00C91925"/>
    <w:rsid w:val="00C921B8"/>
    <w:rsid w:val="00C9244F"/>
    <w:rsid w:val="00C92F1A"/>
    <w:rsid w:val="00C93F3C"/>
    <w:rsid w:val="00C9415C"/>
    <w:rsid w:val="00C94218"/>
    <w:rsid w:val="00C94C71"/>
    <w:rsid w:val="00C952FE"/>
    <w:rsid w:val="00C95445"/>
    <w:rsid w:val="00C95910"/>
    <w:rsid w:val="00C96920"/>
    <w:rsid w:val="00C970CC"/>
    <w:rsid w:val="00C973BD"/>
    <w:rsid w:val="00C97F4D"/>
    <w:rsid w:val="00CA03CC"/>
    <w:rsid w:val="00CA0C89"/>
    <w:rsid w:val="00CA0D76"/>
    <w:rsid w:val="00CA10DD"/>
    <w:rsid w:val="00CA1BCB"/>
    <w:rsid w:val="00CA1F84"/>
    <w:rsid w:val="00CA2027"/>
    <w:rsid w:val="00CA2633"/>
    <w:rsid w:val="00CA307C"/>
    <w:rsid w:val="00CA43AD"/>
    <w:rsid w:val="00CA56F2"/>
    <w:rsid w:val="00CA591F"/>
    <w:rsid w:val="00CA5C57"/>
    <w:rsid w:val="00CA6276"/>
    <w:rsid w:val="00CA6487"/>
    <w:rsid w:val="00CA6D18"/>
    <w:rsid w:val="00CA71AC"/>
    <w:rsid w:val="00CA737B"/>
    <w:rsid w:val="00CA7C8D"/>
    <w:rsid w:val="00CB0664"/>
    <w:rsid w:val="00CB07EE"/>
    <w:rsid w:val="00CB0983"/>
    <w:rsid w:val="00CB0C1C"/>
    <w:rsid w:val="00CB0DF4"/>
    <w:rsid w:val="00CB1347"/>
    <w:rsid w:val="00CB1469"/>
    <w:rsid w:val="00CB170A"/>
    <w:rsid w:val="00CB1BD8"/>
    <w:rsid w:val="00CB1EAA"/>
    <w:rsid w:val="00CB1F1B"/>
    <w:rsid w:val="00CB2195"/>
    <w:rsid w:val="00CB2B7F"/>
    <w:rsid w:val="00CB3105"/>
    <w:rsid w:val="00CB34C6"/>
    <w:rsid w:val="00CB370C"/>
    <w:rsid w:val="00CB3973"/>
    <w:rsid w:val="00CB43C4"/>
    <w:rsid w:val="00CB4783"/>
    <w:rsid w:val="00CB4C7E"/>
    <w:rsid w:val="00CB4F4C"/>
    <w:rsid w:val="00CB554D"/>
    <w:rsid w:val="00CB55FD"/>
    <w:rsid w:val="00CB580C"/>
    <w:rsid w:val="00CB593F"/>
    <w:rsid w:val="00CB5D0E"/>
    <w:rsid w:val="00CB5E04"/>
    <w:rsid w:val="00CB6939"/>
    <w:rsid w:val="00CB6A2E"/>
    <w:rsid w:val="00CB6AF3"/>
    <w:rsid w:val="00CB6FCF"/>
    <w:rsid w:val="00CB7449"/>
    <w:rsid w:val="00CC0624"/>
    <w:rsid w:val="00CC0881"/>
    <w:rsid w:val="00CC0DBD"/>
    <w:rsid w:val="00CC22B5"/>
    <w:rsid w:val="00CC316D"/>
    <w:rsid w:val="00CC3642"/>
    <w:rsid w:val="00CC3F0A"/>
    <w:rsid w:val="00CC406D"/>
    <w:rsid w:val="00CC41EC"/>
    <w:rsid w:val="00CC444E"/>
    <w:rsid w:val="00CC45AB"/>
    <w:rsid w:val="00CC53FE"/>
    <w:rsid w:val="00CC56DD"/>
    <w:rsid w:val="00CC664B"/>
    <w:rsid w:val="00CC6B02"/>
    <w:rsid w:val="00CC7962"/>
    <w:rsid w:val="00CD029E"/>
    <w:rsid w:val="00CD07B7"/>
    <w:rsid w:val="00CD1447"/>
    <w:rsid w:val="00CD15A0"/>
    <w:rsid w:val="00CD1AC1"/>
    <w:rsid w:val="00CD2400"/>
    <w:rsid w:val="00CD25FB"/>
    <w:rsid w:val="00CD2A1E"/>
    <w:rsid w:val="00CD34B4"/>
    <w:rsid w:val="00CD34D5"/>
    <w:rsid w:val="00CD3A53"/>
    <w:rsid w:val="00CD3C1D"/>
    <w:rsid w:val="00CD3D6D"/>
    <w:rsid w:val="00CD45B2"/>
    <w:rsid w:val="00CD4A3E"/>
    <w:rsid w:val="00CD4B1E"/>
    <w:rsid w:val="00CD4CEE"/>
    <w:rsid w:val="00CD5C08"/>
    <w:rsid w:val="00CD6303"/>
    <w:rsid w:val="00CD634E"/>
    <w:rsid w:val="00CD682C"/>
    <w:rsid w:val="00CD766C"/>
    <w:rsid w:val="00CE01CF"/>
    <w:rsid w:val="00CE045B"/>
    <w:rsid w:val="00CE089D"/>
    <w:rsid w:val="00CE0D10"/>
    <w:rsid w:val="00CE101D"/>
    <w:rsid w:val="00CE11FA"/>
    <w:rsid w:val="00CE1443"/>
    <w:rsid w:val="00CE196C"/>
    <w:rsid w:val="00CE1D78"/>
    <w:rsid w:val="00CE22AD"/>
    <w:rsid w:val="00CE2A49"/>
    <w:rsid w:val="00CE34B9"/>
    <w:rsid w:val="00CE3817"/>
    <w:rsid w:val="00CE482A"/>
    <w:rsid w:val="00CE491A"/>
    <w:rsid w:val="00CE4938"/>
    <w:rsid w:val="00CE4A9B"/>
    <w:rsid w:val="00CE4D8F"/>
    <w:rsid w:val="00CE5141"/>
    <w:rsid w:val="00CE5A76"/>
    <w:rsid w:val="00CE6335"/>
    <w:rsid w:val="00CE6A1C"/>
    <w:rsid w:val="00CE716F"/>
    <w:rsid w:val="00CE7EC2"/>
    <w:rsid w:val="00CE7F46"/>
    <w:rsid w:val="00CF0044"/>
    <w:rsid w:val="00CF0572"/>
    <w:rsid w:val="00CF1301"/>
    <w:rsid w:val="00CF19AA"/>
    <w:rsid w:val="00CF2219"/>
    <w:rsid w:val="00CF237F"/>
    <w:rsid w:val="00CF23B3"/>
    <w:rsid w:val="00CF2814"/>
    <w:rsid w:val="00CF306C"/>
    <w:rsid w:val="00CF3145"/>
    <w:rsid w:val="00CF31E5"/>
    <w:rsid w:val="00CF3662"/>
    <w:rsid w:val="00CF36DD"/>
    <w:rsid w:val="00CF37A7"/>
    <w:rsid w:val="00CF37AB"/>
    <w:rsid w:val="00CF423C"/>
    <w:rsid w:val="00CF4889"/>
    <w:rsid w:val="00CF4B99"/>
    <w:rsid w:val="00CF4BB8"/>
    <w:rsid w:val="00CF571C"/>
    <w:rsid w:val="00CF7258"/>
    <w:rsid w:val="00CF749A"/>
    <w:rsid w:val="00CF7B48"/>
    <w:rsid w:val="00CF7BC5"/>
    <w:rsid w:val="00CF7CFC"/>
    <w:rsid w:val="00D00071"/>
    <w:rsid w:val="00D0068E"/>
    <w:rsid w:val="00D00ADB"/>
    <w:rsid w:val="00D016A0"/>
    <w:rsid w:val="00D017E0"/>
    <w:rsid w:val="00D02F29"/>
    <w:rsid w:val="00D03027"/>
    <w:rsid w:val="00D033B7"/>
    <w:rsid w:val="00D0373C"/>
    <w:rsid w:val="00D03D91"/>
    <w:rsid w:val="00D040A7"/>
    <w:rsid w:val="00D04104"/>
    <w:rsid w:val="00D04916"/>
    <w:rsid w:val="00D0576D"/>
    <w:rsid w:val="00D05B34"/>
    <w:rsid w:val="00D05C87"/>
    <w:rsid w:val="00D05CAE"/>
    <w:rsid w:val="00D0606F"/>
    <w:rsid w:val="00D064D0"/>
    <w:rsid w:val="00D06632"/>
    <w:rsid w:val="00D06A4C"/>
    <w:rsid w:val="00D072F4"/>
    <w:rsid w:val="00D07AEA"/>
    <w:rsid w:val="00D10674"/>
    <w:rsid w:val="00D108E2"/>
    <w:rsid w:val="00D10CB7"/>
    <w:rsid w:val="00D1100D"/>
    <w:rsid w:val="00D120F0"/>
    <w:rsid w:val="00D1215D"/>
    <w:rsid w:val="00D12170"/>
    <w:rsid w:val="00D12576"/>
    <w:rsid w:val="00D13128"/>
    <w:rsid w:val="00D134F2"/>
    <w:rsid w:val="00D136BA"/>
    <w:rsid w:val="00D13EC1"/>
    <w:rsid w:val="00D14052"/>
    <w:rsid w:val="00D147F8"/>
    <w:rsid w:val="00D14AF8"/>
    <w:rsid w:val="00D14DE9"/>
    <w:rsid w:val="00D15870"/>
    <w:rsid w:val="00D159B2"/>
    <w:rsid w:val="00D15F4C"/>
    <w:rsid w:val="00D16908"/>
    <w:rsid w:val="00D16EEF"/>
    <w:rsid w:val="00D16F31"/>
    <w:rsid w:val="00D1715D"/>
    <w:rsid w:val="00D175AF"/>
    <w:rsid w:val="00D17DD0"/>
    <w:rsid w:val="00D17F63"/>
    <w:rsid w:val="00D20093"/>
    <w:rsid w:val="00D20195"/>
    <w:rsid w:val="00D20235"/>
    <w:rsid w:val="00D20D14"/>
    <w:rsid w:val="00D216CB"/>
    <w:rsid w:val="00D21711"/>
    <w:rsid w:val="00D21AE2"/>
    <w:rsid w:val="00D2205D"/>
    <w:rsid w:val="00D224CC"/>
    <w:rsid w:val="00D228DB"/>
    <w:rsid w:val="00D22C1F"/>
    <w:rsid w:val="00D23325"/>
    <w:rsid w:val="00D24008"/>
    <w:rsid w:val="00D24427"/>
    <w:rsid w:val="00D24589"/>
    <w:rsid w:val="00D245A7"/>
    <w:rsid w:val="00D25428"/>
    <w:rsid w:val="00D25A00"/>
    <w:rsid w:val="00D25DB8"/>
    <w:rsid w:val="00D26015"/>
    <w:rsid w:val="00D260F4"/>
    <w:rsid w:val="00D262B0"/>
    <w:rsid w:val="00D26370"/>
    <w:rsid w:val="00D26717"/>
    <w:rsid w:val="00D26A34"/>
    <w:rsid w:val="00D26B35"/>
    <w:rsid w:val="00D2753B"/>
    <w:rsid w:val="00D2776E"/>
    <w:rsid w:val="00D27C16"/>
    <w:rsid w:val="00D27F89"/>
    <w:rsid w:val="00D27F99"/>
    <w:rsid w:val="00D30032"/>
    <w:rsid w:val="00D302DD"/>
    <w:rsid w:val="00D30343"/>
    <w:rsid w:val="00D30C84"/>
    <w:rsid w:val="00D31B2A"/>
    <w:rsid w:val="00D3231D"/>
    <w:rsid w:val="00D32348"/>
    <w:rsid w:val="00D32369"/>
    <w:rsid w:val="00D32592"/>
    <w:rsid w:val="00D32CBD"/>
    <w:rsid w:val="00D32CE2"/>
    <w:rsid w:val="00D33852"/>
    <w:rsid w:val="00D3387C"/>
    <w:rsid w:val="00D338D1"/>
    <w:rsid w:val="00D33A33"/>
    <w:rsid w:val="00D33B48"/>
    <w:rsid w:val="00D33C2E"/>
    <w:rsid w:val="00D3438F"/>
    <w:rsid w:val="00D34E79"/>
    <w:rsid w:val="00D34F94"/>
    <w:rsid w:val="00D354CD"/>
    <w:rsid w:val="00D35C8E"/>
    <w:rsid w:val="00D365E2"/>
    <w:rsid w:val="00D36CD5"/>
    <w:rsid w:val="00D37633"/>
    <w:rsid w:val="00D405F0"/>
    <w:rsid w:val="00D40B20"/>
    <w:rsid w:val="00D41331"/>
    <w:rsid w:val="00D41385"/>
    <w:rsid w:val="00D4166A"/>
    <w:rsid w:val="00D418C1"/>
    <w:rsid w:val="00D41901"/>
    <w:rsid w:val="00D41B46"/>
    <w:rsid w:val="00D423E6"/>
    <w:rsid w:val="00D431EE"/>
    <w:rsid w:val="00D44222"/>
    <w:rsid w:val="00D44808"/>
    <w:rsid w:val="00D457A7"/>
    <w:rsid w:val="00D45CF6"/>
    <w:rsid w:val="00D4613F"/>
    <w:rsid w:val="00D4655D"/>
    <w:rsid w:val="00D46E76"/>
    <w:rsid w:val="00D473CA"/>
    <w:rsid w:val="00D474FF"/>
    <w:rsid w:val="00D47C9D"/>
    <w:rsid w:val="00D47F29"/>
    <w:rsid w:val="00D501D5"/>
    <w:rsid w:val="00D5092E"/>
    <w:rsid w:val="00D50ACD"/>
    <w:rsid w:val="00D50B2D"/>
    <w:rsid w:val="00D50FCE"/>
    <w:rsid w:val="00D5126A"/>
    <w:rsid w:val="00D5170C"/>
    <w:rsid w:val="00D519B2"/>
    <w:rsid w:val="00D51A06"/>
    <w:rsid w:val="00D51C00"/>
    <w:rsid w:val="00D52A07"/>
    <w:rsid w:val="00D53596"/>
    <w:rsid w:val="00D536EF"/>
    <w:rsid w:val="00D539B2"/>
    <w:rsid w:val="00D5405D"/>
    <w:rsid w:val="00D544EB"/>
    <w:rsid w:val="00D545F4"/>
    <w:rsid w:val="00D54783"/>
    <w:rsid w:val="00D54CC4"/>
    <w:rsid w:val="00D54E4F"/>
    <w:rsid w:val="00D551C9"/>
    <w:rsid w:val="00D554FC"/>
    <w:rsid w:val="00D5550E"/>
    <w:rsid w:val="00D55827"/>
    <w:rsid w:val="00D558F1"/>
    <w:rsid w:val="00D559F9"/>
    <w:rsid w:val="00D55C5E"/>
    <w:rsid w:val="00D55CDA"/>
    <w:rsid w:val="00D55D94"/>
    <w:rsid w:val="00D55EE3"/>
    <w:rsid w:val="00D563D9"/>
    <w:rsid w:val="00D56B2D"/>
    <w:rsid w:val="00D5732B"/>
    <w:rsid w:val="00D57394"/>
    <w:rsid w:val="00D57883"/>
    <w:rsid w:val="00D57B01"/>
    <w:rsid w:val="00D6002F"/>
    <w:rsid w:val="00D60114"/>
    <w:rsid w:val="00D60324"/>
    <w:rsid w:val="00D60386"/>
    <w:rsid w:val="00D604DC"/>
    <w:rsid w:val="00D60524"/>
    <w:rsid w:val="00D6089B"/>
    <w:rsid w:val="00D61939"/>
    <w:rsid w:val="00D61E6E"/>
    <w:rsid w:val="00D62435"/>
    <w:rsid w:val="00D624D3"/>
    <w:rsid w:val="00D62801"/>
    <w:rsid w:val="00D62A47"/>
    <w:rsid w:val="00D6400A"/>
    <w:rsid w:val="00D64184"/>
    <w:rsid w:val="00D646AA"/>
    <w:rsid w:val="00D64A6F"/>
    <w:rsid w:val="00D651C8"/>
    <w:rsid w:val="00D65228"/>
    <w:rsid w:val="00D65E18"/>
    <w:rsid w:val="00D665E1"/>
    <w:rsid w:val="00D668A4"/>
    <w:rsid w:val="00D674B2"/>
    <w:rsid w:val="00D67946"/>
    <w:rsid w:val="00D706A8"/>
    <w:rsid w:val="00D707EE"/>
    <w:rsid w:val="00D7136F"/>
    <w:rsid w:val="00D72A12"/>
    <w:rsid w:val="00D72CBB"/>
    <w:rsid w:val="00D72FCD"/>
    <w:rsid w:val="00D733D5"/>
    <w:rsid w:val="00D7348F"/>
    <w:rsid w:val="00D73931"/>
    <w:rsid w:val="00D73C61"/>
    <w:rsid w:val="00D741FF"/>
    <w:rsid w:val="00D746DB"/>
    <w:rsid w:val="00D74E03"/>
    <w:rsid w:val="00D7506E"/>
    <w:rsid w:val="00D75C92"/>
    <w:rsid w:val="00D75D27"/>
    <w:rsid w:val="00D75E01"/>
    <w:rsid w:val="00D7649A"/>
    <w:rsid w:val="00D76BD0"/>
    <w:rsid w:val="00D771FC"/>
    <w:rsid w:val="00D779B9"/>
    <w:rsid w:val="00D77A7B"/>
    <w:rsid w:val="00D77AA6"/>
    <w:rsid w:val="00D77DE3"/>
    <w:rsid w:val="00D804A3"/>
    <w:rsid w:val="00D8062F"/>
    <w:rsid w:val="00D80A68"/>
    <w:rsid w:val="00D81354"/>
    <w:rsid w:val="00D81BB1"/>
    <w:rsid w:val="00D81D4A"/>
    <w:rsid w:val="00D824F6"/>
    <w:rsid w:val="00D82F55"/>
    <w:rsid w:val="00D83502"/>
    <w:rsid w:val="00D835E9"/>
    <w:rsid w:val="00D8504A"/>
    <w:rsid w:val="00D8513E"/>
    <w:rsid w:val="00D8583D"/>
    <w:rsid w:val="00D8621B"/>
    <w:rsid w:val="00D86565"/>
    <w:rsid w:val="00D8701E"/>
    <w:rsid w:val="00D90096"/>
    <w:rsid w:val="00D90B08"/>
    <w:rsid w:val="00D90B43"/>
    <w:rsid w:val="00D90F64"/>
    <w:rsid w:val="00D90FC5"/>
    <w:rsid w:val="00D91EDA"/>
    <w:rsid w:val="00D92ADD"/>
    <w:rsid w:val="00D93060"/>
    <w:rsid w:val="00D9320F"/>
    <w:rsid w:val="00D933EF"/>
    <w:rsid w:val="00D93646"/>
    <w:rsid w:val="00D93902"/>
    <w:rsid w:val="00D9432B"/>
    <w:rsid w:val="00D94A7B"/>
    <w:rsid w:val="00D94CE8"/>
    <w:rsid w:val="00D955B4"/>
    <w:rsid w:val="00D9577E"/>
    <w:rsid w:val="00D957FD"/>
    <w:rsid w:val="00D95A50"/>
    <w:rsid w:val="00D96492"/>
    <w:rsid w:val="00D966AA"/>
    <w:rsid w:val="00D96784"/>
    <w:rsid w:val="00D96EB5"/>
    <w:rsid w:val="00D972F7"/>
    <w:rsid w:val="00D97483"/>
    <w:rsid w:val="00D97568"/>
    <w:rsid w:val="00D975F2"/>
    <w:rsid w:val="00D97622"/>
    <w:rsid w:val="00D979D1"/>
    <w:rsid w:val="00DA155F"/>
    <w:rsid w:val="00DA17A3"/>
    <w:rsid w:val="00DA1850"/>
    <w:rsid w:val="00DA25EA"/>
    <w:rsid w:val="00DA2714"/>
    <w:rsid w:val="00DA2B25"/>
    <w:rsid w:val="00DA2CF1"/>
    <w:rsid w:val="00DA3799"/>
    <w:rsid w:val="00DA388B"/>
    <w:rsid w:val="00DA3BA8"/>
    <w:rsid w:val="00DA3BFE"/>
    <w:rsid w:val="00DA40A0"/>
    <w:rsid w:val="00DA5320"/>
    <w:rsid w:val="00DA5424"/>
    <w:rsid w:val="00DA56A4"/>
    <w:rsid w:val="00DA5899"/>
    <w:rsid w:val="00DA638A"/>
    <w:rsid w:val="00DA6A01"/>
    <w:rsid w:val="00DA6A34"/>
    <w:rsid w:val="00DA6B2F"/>
    <w:rsid w:val="00DA7309"/>
    <w:rsid w:val="00DA7829"/>
    <w:rsid w:val="00DB025F"/>
    <w:rsid w:val="00DB08E3"/>
    <w:rsid w:val="00DB0A4E"/>
    <w:rsid w:val="00DB0D62"/>
    <w:rsid w:val="00DB0E79"/>
    <w:rsid w:val="00DB0F76"/>
    <w:rsid w:val="00DB13B8"/>
    <w:rsid w:val="00DB20BF"/>
    <w:rsid w:val="00DB2855"/>
    <w:rsid w:val="00DB2DE5"/>
    <w:rsid w:val="00DB2DEB"/>
    <w:rsid w:val="00DB37DE"/>
    <w:rsid w:val="00DB3898"/>
    <w:rsid w:val="00DB3C3A"/>
    <w:rsid w:val="00DB42D8"/>
    <w:rsid w:val="00DB42F4"/>
    <w:rsid w:val="00DB449E"/>
    <w:rsid w:val="00DB4C80"/>
    <w:rsid w:val="00DB5B3B"/>
    <w:rsid w:val="00DB5E88"/>
    <w:rsid w:val="00DB5F8B"/>
    <w:rsid w:val="00DB6F4F"/>
    <w:rsid w:val="00DB70A1"/>
    <w:rsid w:val="00DB7406"/>
    <w:rsid w:val="00DB7679"/>
    <w:rsid w:val="00DB7B17"/>
    <w:rsid w:val="00DC027D"/>
    <w:rsid w:val="00DC054B"/>
    <w:rsid w:val="00DC069B"/>
    <w:rsid w:val="00DC06F4"/>
    <w:rsid w:val="00DC090F"/>
    <w:rsid w:val="00DC1856"/>
    <w:rsid w:val="00DC1A36"/>
    <w:rsid w:val="00DC1CF8"/>
    <w:rsid w:val="00DC1EB7"/>
    <w:rsid w:val="00DC22ED"/>
    <w:rsid w:val="00DC3339"/>
    <w:rsid w:val="00DC3559"/>
    <w:rsid w:val="00DC38D1"/>
    <w:rsid w:val="00DC3EEB"/>
    <w:rsid w:val="00DC4026"/>
    <w:rsid w:val="00DC414B"/>
    <w:rsid w:val="00DC45EB"/>
    <w:rsid w:val="00DC4829"/>
    <w:rsid w:val="00DC50C7"/>
    <w:rsid w:val="00DC5287"/>
    <w:rsid w:val="00DC6014"/>
    <w:rsid w:val="00DC6377"/>
    <w:rsid w:val="00DC65A4"/>
    <w:rsid w:val="00DC6AB4"/>
    <w:rsid w:val="00DC6C40"/>
    <w:rsid w:val="00DC737C"/>
    <w:rsid w:val="00DC79F5"/>
    <w:rsid w:val="00DC7F84"/>
    <w:rsid w:val="00DD0453"/>
    <w:rsid w:val="00DD0DE4"/>
    <w:rsid w:val="00DD0EA2"/>
    <w:rsid w:val="00DD1309"/>
    <w:rsid w:val="00DD192E"/>
    <w:rsid w:val="00DD19D9"/>
    <w:rsid w:val="00DD1D11"/>
    <w:rsid w:val="00DD1D86"/>
    <w:rsid w:val="00DD2231"/>
    <w:rsid w:val="00DD2376"/>
    <w:rsid w:val="00DD3482"/>
    <w:rsid w:val="00DD34D7"/>
    <w:rsid w:val="00DD3709"/>
    <w:rsid w:val="00DD3A70"/>
    <w:rsid w:val="00DD3EE5"/>
    <w:rsid w:val="00DD408B"/>
    <w:rsid w:val="00DD4439"/>
    <w:rsid w:val="00DD4B12"/>
    <w:rsid w:val="00DD4CD2"/>
    <w:rsid w:val="00DD597B"/>
    <w:rsid w:val="00DD59A1"/>
    <w:rsid w:val="00DD6086"/>
    <w:rsid w:val="00DD6920"/>
    <w:rsid w:val="00DD708F"/>
    <w:rsid w:val="00DD70E0"/>
    <w:rsid w:val="00DD780A"/>
    <w:rsid w:val="00DD792A"/>
    <w:rsid w:val="00DD7C6E"/>
    <w:rsid w:val="00DE0903"/>
    <w:rsid w:val="00DE23B2"/>
    <w:rsid w:val="00DE2561"/>
    <w:rsid w:val="00DE27E4"/>
    <w:rsid w:val="00DE3044"/>
    <w:rsid w:val="00DE3656"/>
    <w:rsid w:val="00DE3B55"/>
    <w:rsid w:val="00DE4146"/>
    <w:rsid w:val="00DE4176"/>
    <w:rsid w:val="00DE5218"/>
    <w:rsid w:val="00DE58B7"/>
    <w:rsid w:val="00DE5C2D"/>
    <w:rsid w:val="00DE6253"/>
    <w:rsid w:val="00DE65DA"/>
    <w:rsid w:val="00DE7486"/>
    <w:rsid w:val="00DE7A36"/>
    <w:rsid w:val="00DE7D7B"/>
    <w:rsid w:val="00DF03E3"/>
    <w:rsid w:val="00DF07CE"/>
    <w:rsid w:val="00DF1CB4"/>
    <w:rsid w:val="00DF1E19"/>
    <w:rsid w:val="00DF1F6D"/>
    <w:rsid w:val="00DF25DB"/>
    <w:rsid w:val="00DF2A0D"/>
    <w:rsid w:val="00DF2CCB"/>
    <w:rsid w:val="00DF2CD6"/>
    <w:rsid w:val="00DF33C9"/>
    <w:rsid w:val="00DF3490"/>
    <w:rsid w:val="00DF37D8"/>
    <w:rsid w:val="00DF42F8"/>
    <w:rsid w:val="00DF4442"/>
    <w:rsid w:val="00DF5277"/>
    <w:rsid w:val="00DF52BC"/>
    <w:rsid w:val="00DF5B62"/>
    <w:rsid w:val="00DF5D15"/>
    <w:rsid w:val="00DF5EE4"/>
    <w:rsid w:val="00DF66FD"/>
    <w:rsid w:val="00DF6AC3"/>
    <w:rsid w:val="00DF7335"/>
    <w:rsid w:val="00DF7913"/>
    <w:rsid w:val="00DF791C"/>
    <w:rsid w:val="00DF7D83"/>
    <w:rsid w:val="00E003AD"/>
    <w:rsid w:val="00E00A21"/>
    <w:rsid w:val="00E00B39"/>
    <w:rsid w:val="00E01027"/>
    <w:rsid w:val="00E011F7"/>
    <w:rsid w:val="00E01355"/>
    <w:rsid w:val="00E01787"/>
    <w:rsid w:val="00E01B86"/>
    <w:rsid w:val="00E02A50"/>
    <w:rsid w:val="00E02C63"/>
    <w:rsid w:val="00E02D43"/>
    <w:rsid w:val="00E0376F"/>
    <w:rsid w:val="00E03E21"/>
    <w:rsid w:val="00E0421D"/>
    <w:rsid w:val="00E04562"/>
    <w:rsid w:val="00E0478E"/>
    <w:rsid w:val="00E04B25"/>
    <w:rsid w:val="00E0515E"/>
    <w:rsid w:val="00E05643"/>
    <w:rsid w:val="00E05778"/>
    <w:rsid w:val="00E05DF3"/>
    <w:rsid w:val="00E0608A"/>
    <w:rsid w:val="00E072CC"/>
    <w:rsid w:val="00E0740F"/>
    <w:rsid w:val="00E07A48"/>
    <w:rsid w:val="00E07E6A"/>
    <w:rsid w:val="00E07F0C"/>
    <w:rsid w:val="00E10391"/>
    <w:rsid w:val="00E10766"/>
    <w:rsid w:val="00E1093C"/>
    <w:rsid w:val="00E10F93"/>
    <w:rsid w:val="00E11869"/>
    <w:rsid w:val="00E11C89"/>
    <w:rsid w:val="00E122B4"/>
    <w:rsid w:val="00E123AE"/>
    <w:rsid w:val="00E13546"/>
    <w:rsid w:val="00E13670"/>
    <w:rsid w:val="00E13730"/>
    <w:rsid w:val="00E1395F"/>
    <w:rsid w:val="00E13AA4"/>
    <w:rsid w:val="00E13FBE"/>
    <w:rsid w:val="00E140BC"/>
    <w:rsid w:val="00E14A8B"/>
    <w:rsid w:val="00E15D5F"/>
    <w:rsid w:val="00E15EE1"/>
    <w:rsid w:val="00E16173"/>
    <w:rsid w:val="00E16AE7"/>
    <w:rsid w:val="00E17398"/>
    <w:rsid w:val="00E17476"/>
    <w:rsid w:val="00E1779E"/>
    <w:rsid w:val="00E17901"/>
    <w:rsid w:val="00E17B80"/>
    <w:rsid w:val="00E17FE6"/>
    <w:rsid w:val="00E20423"/>
    <w:rsid w:val="00E20A19"/>
    <w:rsid w:val="00E20AB0"/>
    <w:rsid w:val="00E20F28"/>
    <w:rsid w:val="00E218D8"/>
    <w:rsid w:val="00E21A27"/>
    <w:rsid w:val="00E223C2"/>
    <w:rsid w:val="00E22562"/>
    <w:rsid w:val="00E23159"/>
    <w:rsid w:val="00E231EF"/>
    <w:rsid w:val="00E237F4"/>
    <w:rsid w:val="00E23879"/>
    <w:rsid w:val="00E241A1"/>
    <w:rsid w:val="00E24494"/>
    <w:rsid w:val="00E24951"/>
    <w:rsid w:val="00E24A16"/>
    <w:rsid w:val="00E25D5B"/>
    <w:rsid w:val="00E25E81"/>
    <w:rsid w:val="00E2659C"/>
    <w:rsid w:val="00E26E33"/>
    <w:rsid w:val="00E26F00"/>
    <w:rsid w:val="00E2733C"/>
    <w:rsid w:val="00E27587"/>
    <w:rsid w:val="00E27D25"/>
    <w:rsid w:val="00E30287"/>
    <w:rsid w:val="00E30808"/>
    <w:rsid w:val="00E30A65"/>
    <w:rsid w:val="00E3108E"/>
    <w:rsid w:val="00E31927"/>
    <w:rsid w:val="00E31DA1"/>
    <w:rsid w:val="00E322F8"/>
    <w:rsid w:val="00E33486"/>
    <w:rsid w:val="00E3382D"/>
    <w:rsid w:val="00E33871"/>
    <w:rsid w:val="00E3390A"/>
    <w:rsid w:val="00E33A06"/>
    <w:rsid w:val="00E34212"/>
    <w:rsid w:val="00E3449D"/>
    <w:rsid w:val="00E34D1C"/>
    <w:rsid w:val="00E36E76"/>
    <w:rsid w:val="00E3702A"/>
    <w:rsid w:val="00E37ACC"/>
    <w:rsid w:val="00E37B8B"/>
    <w:rsid w:val="00E37CB3"/>
    <w:rsid w:val="00E37F03"/>
    <w:rsid w:val="00E40CD9"/>
    <w:rsid w:val="00E41D26"/>
    <w:rsid w:val="00E41FF7"/>
    <w:rsid w:val="00E421E1"/>
    <w:rsid w:val="00E424F4"/>
    <w:rsid w:val="00E42865"/>
    <w:rsid w:val="00E42E53"/>
    <w:rsid w:val="00E42FD8"/>
    <w:rsid w:val="00E4347D"/>
    <w:rsid w:val="00E44447"/>
    <w:rsid w:val="00E447B9"/>
    <w:rsid w:val="00E448F3"/>
    <w:rsid w:val="00E44BD0"/>
    <w:rsid w:val="00E44E5E"/>
    <w:rsid w:val="00E457CA"/>
    <w:rsid w:val="00E45A4A"/>
    <w:rsid w:val="00E45DF8"/>
    <w:rsid w:val="00E45E95"/>
    <w:rsid w:val="00E461DE"/>
    <w:rsid w:val="00E46477"/>
    <w:rsid w:val="00E4713D"/>
    <w:rsid w:val="00E475DB"/>
    <w:rsid w:val="00E47AEC"/>
    <w:rsid w:val="00E47B9E"/>
    <w:rsid w:val="00E47C63"/>
    <w:rsid w:val="00E505AE"/>
    <w:rsid w:val="00E509B9"/>
    <w:rsid w:val="00E50CA5"/>
    <w:rsid w:val="00E50D67"/>
    <w:rsid w:val="00E50E06"/>
    <w:rsid w:val="00E510BB"/>
    <w:rsid w:val="00E51365"/>
    <w:rsid w:val="00E51BF8"/>
    <w:rsid w:val="00E51D91"/>
    <w:rsid w:val="00E51F48"/>
    <w:rsid w:val="00E521E1"/>
    <w:rsid w:val="00E5239E"/>
    <w:rsid w:val="00E52427"/>
    <w:rsid w:val="00E52C13"/>
    <w:rsid w:val="00E52C7D"/>
    <w:rsid w:val="00E535FE"/>
    <w:rsid w:val="00E53ACB"/>
    <w:rsid w:val="00E54271"/>
    <w:rsid w:val="00E544E8"/>
    <w:rsid w:val="00E54800"/>
    <w:rsid w:val="00E55511"/>
    <w:rsid w:val="00E56278"/>
    <w:rsid w:val="00E562F0"/>
    <w:rsid w:val="00E56F6E"/>
    <w:rsid w:val="00E5765C"/>
    <w:rsid w:val="00E5787D"/>
    <w:rsid w:val="00E6029A"/>
    <w:rsid w:val="00E6045C"/>
    <w:rsid w:val="00E6056A"/>
    <w:rsid w:val="00E60F5E"/>
    <w:rsid w:val="00E616E4"/>
    <w:rsid w:val="00E61733"/>
    <w:rsid w:val="00E61B5B"/>
    <w:rsid w:val="00E6212E"/>
    <w:rsid w:val="00E62308"/>
    <w:rsid w:val="00E625F0"/>
    <w:rsid w:val="00E62621"/>
    <w:rsid w:val="00E62B6E"/>
    <w:rsid w:val="00E63467"/>
    <w:rsid w:val="00E636A9"/>
    <w:rsid w:val="00E6380C"/>
    <w:rsid w:val="00E64A58"/>
    <w:rsid w:val="00E64BBE"/>
    <w:rsid w:val="00E64D2F"/>
    <w:rsid w:val="00E65652"/>
    <w:rsid w:val="00E65A71"/>
    <w:rsid w:val="00E66619"/>
    <w:rsid w:val="00E66F30"/>
    <w:rsid w:val="00E67317"/>
    <w:rsid w:val="00E676D2"/>
    <w:rsid w:val="00E677CA"/>
    <w:rsid w:val="00E67A6F"/>
    <w:rsid w:val="00E67AF4"/>
    <w:rsid w:val="00E67DC1"/>
    <w:rsid w:val="00E71335"/>
    <w:rsid w:val="00E718DE"/>
    <w:rsid w:val="00E71B40"/>
    <w:rsid w:val="00E72758"/>
    <w:rsid w:val="00E72837"/>
    <w:rsid w:val="00E72993"/>
    <w:rsid w:val="00E73227"/>
    <w:rsid w:val="00E7337E"/>
    <w:rsid w:val="00E7374A"/>
    <w:rsid w:val="00E73D17"/>
    <w:rsid w:val="00E74092"/>
    <w:rsid w:val="00E7429A"/>
    <w:rsid w:val="00E7475C"/>
    <w:rsid w:val="00E7489A"/>
    <w:rsid w:val="00E74C7B"/>
    <w:rsid w:val="00E74F17"/>
    <w:rsid w:val="00E7545F"/>
    <w:rsid w:val="00E7576B"/>
    <w:rsid w:val="00E75C5E"/>
    <w:rsid w:val="00E7612F"/>
    <w:rsid w:val="00E76250"/>
    <w:rsid w:val="00E76491"/>
    <w:rsid w:val="00E764E0"/>
    <w:rsid w:val="00E76682"/>
    <w:rsid w:val="00E76F08"/>
    <w:rsid w:val="00E773FF"/>
    <w:rsid w:val="00E77B0A"/>
    <w:rsid w:val="00E81044"/>
    <w:rsid w:val="00E812A8"/>
    <w:rsid w:val="00E81307"/>
    <w:rsid w:val="00E817C5"/>
    <w:rsid w:val="00E81896"/>
    <w:rsid w:val="00E82288"/>
    <w:rsid w:val="00E826C7"/>
    <w:rsid w:val="00E82B6A"/>
    <w:rsid w:val="00E83BB2"/>
    <w:rsid w:val="00E83E5A"/>
    <w:rsid w:val="00E83E8F"/>
    <w:rsid w:val="00E84561"/>
    <w:rsid w:val="00E84C7A"/>
    <w:rsid w:val="00E84DC8"/>
    <w:rsid w:val="00E85756"/>
    <w:rsid w:val="00E8576E"/>
    <w:rsid w:val="00E85BA9"/>
    <w:rsid w:val="00E85BD9"/>
    <w:rsid w:val="00E85C30"/>
    <w:rsid w:val="00E85D5A"/>
    <w:rsid w:val="00E85FC3"/>
    <w:rsid w:val="00E865B9"/>
    <w:rsid w:val="00E86783"/>
    <w:rsid w:val="00E869F2"/>
    <w:rsid w:val="00E86A8F"/>
    <w:rsid w:val="00E86DAF"/>
    <w:rsid w:val="00E87536"/>
    <w:rsid w:val="00E877A4"/>
    <w:rsid w:val="00E878F7"/>
    <w:rsid w:val="00E87B9C"/>
    <w:rsid w:val="00E90259"/>
    <w:rsid w:val="00E90678"/>
    <w:rsid w:val="00E9084B"/>
    <w:rsid w:val="00E90B42"/>
    <w:rsid w:val="00E90D85"/>
    <w:rsid w:val="00E91346"/>
    <w:rsid w:val="00E915B2"/>
    <w:rsid w:val="00E917EF"/>
    <w:rsid w:val="00E91A70"/>
    <w:rsid w:val="00E91E23"/>
    <w:rsid w:val="00E9262A"/>
    <w:rsid w:val="00E92885"/>
    <w:rsid w:val="00E935D5"/>
    <w:rsid w:val="00E943BB"/>
    <w:rsid w:val="00E949B6"/>
    <w:rsid w:val="00E94AE6"/>
    <w:rsid w:val="00E94EAC"/>
    <w:rsid w:val="00E95019"/>
    <w:rsid w:val="00E9515D"/>
    <w:rsid w:val="00E9519F"/>
    <w:rsid w:val="00E96B18"/>
    <w:rsid w:val="00E97863"/>
    <w:rsid w:val="00E979F1"/>
    <w:rsid w:val="00E97E66"/>
    <w:rsid w:val="00EA00B2"/>
    <w:rsid w:val="00EA0D54"/>
    <w:rsid w:val="00EA1933"/>
    <w:rsid w:val="00EA19E2"/>
    <w:rsid w:val="00EA1A5C"/>
    <w:rsid w:val="00EA1C06"/>
    <w:rsid w:val="00EA1CC0"/>
    <w:rsid w:val="00EA27CF"/>
    <w:rsid w:val="00EA3839"/>
    <w:rsid w:val="00EA3F32"/>
    <w:rsid w:val="00EA43FB"/>
    <w:rsid w:val="00EA460D"/>
    <w:rsid w:val="00EA4BDA"/>
    <w:rsid w:val="00EA5B0C"/>
    <w:rsid w:val="00EA5BE0"/>
    <w:rsid w:val="00EA5FEE"/>
    <w:rsid w:val="00EA66C4"/>
    <w:rsid w:val="00EA7259"/>
    <w:rsid w:val="00EB015D"/>
    <w:rsid w:val="00EB0921"/>
    <w:rsid w:val="00EB1369"/>
    <w:rsid w:val="00EB1372"/>
    <w:rsid w:val="00EB14DE"/>
    <w:rsid w:val="00EB19E3"/>
    <w:rsid w:val="00EB265B"/>
    <w:rsid w:val="00EB2A65"/>
    <w:rsid w:val="00EB2CBE"/>
    <w:rsid w:val="00EB2D15"/>
    <w:rsid w:val="00EB2E46"/>
    <w:rsid w:val="00EB32EE"/>
    <w:rsid w:val="00EB3341"/>
    <w:rsid w:val="00EB33D8"/>
    <w:rsid w:val="00EB36BE"/>
    <w:rsid w:val="00EB3B93"/>
    <w:rsid w:val="00EB3D0F"/>
    <w:rsid w:val="00EB3FC5"/>
    <w:rsid w:val="00EB437E"/>
    <w:rsid w:val="00EB4457"/>
    <w:rsid w:val="00EB44CB"/>
    <w:rsid w:val="00EB4741"/>
    <w:rsid w:val="00EB4B7D"/>
    <w:rsid w:val="00EB4CD3"/>
    <w:rsid w:val="00EB51C4"/>
    <w:rsid w:val="00EB5968"/>
    <w:rsid w:val="00EB619A"/>
    <w:rsid w:val="00EB673C"/>
    <w:rsid w:val="00EB743E"/>
    <w:rsid w:val="00EB7BAF"/>
    <w:rsid w:val="00EC0A6E"/>
    <w:rsid w:val="00EC0EE9"/>
    <w:rsid w:val="00EC0F2E"/>
    <w:rsid w:val="00EC12CB"/>
    <w:rsid w:val="00EC15F8"/>
    <w:rsid w:val="00EC1650"/>
    <w:rsid w:val="00EC1EE8"/>
    <w:rsid w:val="00EC29F2"/>
    <w:rsid w:val="00EC29F3"/>
    <w:rsid w:val="00EC325D"/>
    <w:rsid w:val="00EC3656"/>
    <w:rsid w:val="00EC4C7F"/>
    <w:rsid w:val="00EC5BBE"/>
    <w:rsid w:val="00EC62AD"/>
    <w:rsid w:val="00EC6499"/>
    <w:rsid w:val="00EC6B1F"/>
    <w:rsid w:val="00EC6C3B"/>
    <w:rsid w:val="00EC7250"/>
    <w:rsid w:val="00EC7318"/>
    <w:rsid w:val="00EC7537"/>
    <w:rsid w:val="00EC77A1"/>
    <w:rsid w:val="00EC77E9"/>
    <w:rsid w:val="00ED0252"/>
    <w:rsid w:val="00ED076F"/>
    <w:rsid w:val="00ED0AAC"/>
    <w:rsid w:val="00ED0B25"/>
    <w:rsid w:val="00ED0DFC"/>
    <w:rsid w:val="00ED0EDC"/>
    <w:rsid w:val="00ED0FDB"/>
    <w:rsid w:val="00ED10CA"/>
    <w:rsid w:val="00ED16D4"/>
    <w:rsid w:val="00ED184A"/>
    <w:rsid w:val="00ED1E7B"/>
    <w:rsid w:val="00ED2213"/>
    <w:rsid w:val="00ED2268"/>
    <w:rsid w:val="00ED29CC"/>
    <w:rsid w:val="00ED2BE5"/>
    <w:rsid w:val="00ED2F74"/>
    <w:rsid w:val="00ED30FE"/>
    <w:rsid w:val="00ED33B7"/>
    <w:rsid w:val="00ED344B"/>
    <w:rsid w:val="00ED3F3F"/>
    <w:rsid w:val="00ED4D24"/>
    <w:rsid w:val="00ED5038"/>
    <w:rsid w:val="00ED537C"/>
    <w:rsid w:val="00ED5EE9"/>
    <w:rsid w:val="00ED6B44"/>
    <w:rsid w:val="00ED6CCD"/>
    <w:rsid w:val="00ED6FC7"/>
    <w:rsid w:val="00ED713E"/>
    <w:rsid w:val="00ED73C2"/>
    <w:rsid w:val="00EE000F"/>
    <w:rsid w:val="00EE00B0"/>
    <w:rsid w:val="00EE0514"/>
    <w:rsid w:val="00EE090B"/>
    <w:rsid w:val="00EE0B30"/>
    <w:rsid w:val="00EE10D9"/>
    <w:rsid w:val="00EE132F"/>
    <w:rsid w:val="00EE206D"/>
    <w:rsid w:val="00EE233E"/>
    <w:rsid w:val="00EE277A"/>
    <w:rsid w:val="00EE293F"/>
    <w:rsid w:val="00EE2ADA"/>
    <w:rsid w:val="00EE2B46"/>
    <w:rsid w:val="00EE31BE"/>
    <w:rsid w:val="00EE31DF"/>
    <w:rsid w:val="00EE326B"/>
    <w:rsid w:val="00EE34F0"/>
    <w:rsid w:val="00EE3664"/>
    <w:rsid w:val="00EE3A3F"/>
    <w:rsid w:val="00EE3A87"/>
    <w:rsid w:val="00EE51C3"/>
    <w:rsid w:val="00EE618B"/>
    <w:rsid w:val="00EE6936"/>
    <w:rsid w:val="00EE6C58"/>
    <w:rsid w:val="00EE6D6D"/>
    <w:rsid w:val="00EE6F70"/>
    <w:rsid w:val="00EE72B7"/>
    <w:rsid w:val="00EE73BD"/>
    <w:rsid w:val="00EE741F"/>
    <w:rsid w:val="00EE7421"/>
    <w:rsid w:val="00EE76D0"/>
    <w:rsid w:val="00EE79C6"/>
    <w:rsid w:val="00EE7A63"/>
    <w:rsid w:val="00EE7E97"/>
    <w:rsid w:val="00EE7F12"/>
    <w:rsid w:val="00EF0138"/>
    <w:rsid w:val="00EF062B"/>
    <w:rsid w:val="00EF0CDB"/>
    <w:rsid w:val="00EF0CED"/>
    <w:rsid w:val="00EF111E"/>
    <w:rsid w:val="00EF1922"/>
    <w:rsid w:val="00EF1D16"/>
    <w:rsid w:val="00EF1E27"/>
    <w:rsid w:val="00EF2062"/>
    <w:rsid w:val="00EF230C"/>
    <w:rsid w:val="00EF32B3"/>
    <w:rsid w:val="00EF5533"/>
    <w:rsid w:val="00EF5C5B"/>
    <w:rsid w:val="00EF60C1"/>
    <w:rsid w:val="00EF68FA"/>
    <w:rsid w:val="00EF6AE0"/>
    <w:rsid w:val="00EF7726"/>
    <w:rsid w:val="00EF7F17"/>
    <w:rsid w:val="00F005DC"/>
    <w:rsid w:val="00F0060A"/>
    <w:rsid w:val="00F00D44"/>
    <w:rsid w:val="00F00E6E"/>
    <w:rsid w:val="00F01623"/>
    <w:rsid w:val="00F01A23"/>
    <w:rsid w:val="00F01F5D"/>
    <w:rsid w:val="00F0200D"/>
    <w:rsid w:val="00F02595"/>
    <w:rsid w:val="00F0283B"/>
    <w:rsid w:val="00F02FE7"/>
    <w:rsid w:val="00F0331B"/>
    <w:rsid w:val="00F0375A"/>
    <w:rsid w:val="00F039AC"/>
    <w:rsid w:val="00F03FD0"/>
    <w:rsid w:val="00F045A3"/>
    <w:rsid w:val="00F045B8"/>
    <w:rsid w:val="00F05E09"/>
    <w:rsid w:val="00F060E2"/>
    <w:rsid w:val="00F064AF"/>
    <w:rsid w:val="00F065E6"/>
    <w:rsid w:val="00F065F8"/>
    <w:rsid w:val="00F06681"/>
    <w:rsid w:val="00F07586"/>
    <w:rsid w:val="00F07AFC"/>
    <w:rsid w:val="00F1067C"/>
    <w:rsid w:val="00F10E0E"/>
    <w:rsid w:val="00F10EA1"/>
    <w:rsid w:val="00F11157"/>
    <w:rsid w:val="00F1143E"/>
    <w:rsid w:val="00F118BB"/>
    <w:rsid w:val="00F11969"/>
    <w:rsid w:val="00F11EAA"/>
    <w:rsid w:val="00F12B94"/>
    <w:rsid w:val="00F12D2F"/>
    <w:rsid w:val="00F12D79"/>
    <w:rsid w:val="00F12E01"/>
    <w:rsid w:val="00F12E7D"/>
    <w:rsid w:val="00F13421"/>
    <w:rsid w:val="00F13614"/>
    <w:rsid w:val="00F13730"/>
    <w:rsid w:val="00F13D66"/>
    <w:rsid w:val="00F14970"/>
    <w:rsid w:val="00F15355"/>
    <w:rsid w:val="00F1542A"/>
    <w:rsid w:val="00F157B8"/>
    <w:rsid w:val="00F15BFE"/>
    <w:rsid w:val="00F1687A"/>
    <w:rsid w:val="00F168CD"/>
    <w:rsid w:val="00F1691E"/>
    <w:rsid w:val="00F169AC"/>
    <w:rsid w:val="00F16CCA"/>
    <w:rsid w:val="00F17230"/>
    <w:rsid w:val="00F17477"/>
    <w:rsid w:val="00F174A3"/>
    <w:rsid w:val="00F17A8F"/>
    <w:rsid w:val="00F2011C"/>
    <w:rsid w:val="00F2018F"/>
    <w:rsid w:val="00F210C0"/>
    <w:rsid w:val="00F21278"/>
    <w:rsid w:val="00F21BEE"/>
    <w:rsid w:val="00F223F7"/>
    <w:rsid w:val="00F231A6"/>
    <w:rsid w:val="00F233A1"/>
    <w:rsid w:val="00F237C6"/>
    <w:rsid w:val="00F239EA"/>
    <w:rsid w:val="00F24492"/>
    <w:rsid w:val="00F244E9"/>
    <w:rsid w:val="00F246C2"/>
    <w:rsid w:val="00F2475D"/>
    <w:rsid w:val="00F249F4"/>
    <w:rsid w:val="00F24E5C"/>
    <w:rsid w:val="00F25075"/>
    <w:rsid w:val="00F25210"/>
    <w:rsid w:val="00F2575B"/>
    <w:rsid w:val="00F26029"/>
    <w:rsid w:val="00F26077"/>
    <w:rsid w:val="00F27AF8"/>
    <w:rsid w:val="00F300EA"/>
    <w:rsid w:val="00F302DC"/>
    <w:rsid w:val="00F30847"/>
    <w:rsid w:val="00F30B27"/>
    <w:rsid w:val="00F30F24"/>
    <w:rsid w:val="00F31AB0"/>
    <w:rsid w:val="00F320DC"/>
    <w:rsid w:val="00F3255E"/>
    <w:rsid w:val="00F32679"/>
    <w:rsid w:val="00F3270D"/>
    <w:rsid w:val="00F327FB"/>
    <w:rsid w:val="00F32A10"/>
    <w:rsid w:val="00F32B58"/>
    <w:rsid w:val="00F32C27"/>
    <w:rsid w:val="00F32D35"/>
    <w:rsid w:val="00F332CF"/>
    <w:rsid w:val="00F33377"/>
    <w:rsid w:val="00F33DFE"/>
    <w:rsid w:val="00F34482"/>
    <w:rsid w:val="00F349A8"/>
    <w:rsid w:val="00F350BD"/>
    <w:rsid w:val="00F35317"/>
    <w:rsid w:val="00F354CD"/>
    <w:rsid w:val="00F35882"/>
    <w:rsid w:val="00F35B43"/>
    <w:rsid w:val="00F35F11"/>
    <w:rsid w:val="00F3611D"/>
    <w:rsid w:val="00F36690"/>
    <w:rsid w:val="00F36A8C"/>
    <w:rsid w:val="00F36AAF"/>
    <w:rsid w:val="00F37852"/>
    <w:rsid w:val="00F37886"/>
    <w:rsid w:val="00F404FC"/>
    <w:rsid w:val="00F405B3"/>
    <w:rsid w:val="00F40715"/>
    <w:rsid w:val="00F40E97"/>
    <w:rsid w:val="00F41278"/>
    <w:rsid w:val="00F412E5"/>
    <w:rsid w:val="00F419BA"/>
    <w:rsid w:val="00F419C5"/>
    <w:rsid w:val="00F41D23"/>
    <w:rsid w:val="00F4229C"/>
    <w:rsid w:val="00F42322"/>
    <w:rsid w:val="00F42CC5"/>
    <w:rsid w:val="00F43207"/>
    <w:rsid w:val="00F43332"/>
    <w:rsid w:val="00F44664"/>
    <w:rsid w:val="00F447EC"/>
    <w:rsid w:val="00F44EB7"/>
    <w:rsid w:val="00F44ED8"/>
    <w:rsid w:val="00F45DB9"/>
    <w:rsid w:val="00F45FAA"/>
    <w:rsid w:val="00F4603D"/>
    <w:rsid w:val="00F4662F"/>
    <w:rsid w:val="00F46964"/>
    <w:rsid w:val="00F478CF"/>
    <w:rsid w:val="00F47D60"/>
    <w:rsid w:val="00F47F99"/>
    <w:rsid w:val="00F502CF"/>
    <w:rsid w:val="00F505F5"/>
    <w:rsid w:val="00F51864"/>
    <w:rsid w:val="00F5290A"/>
    <w:rsid w:val="00F52B7E"/>
    <w:rsid w:val="00F530B8"/>
    <w:rsid w:val="00F53757"/>
    <w:rsid w:val="00F53F01"/>
    <w:rsid w:val="00F54161"/>
    <w:rsid w:val="00F54551"/>
    <w:rsid w:val="00F545E1"/>
    <w:rsid w:val="00F5497D"/>
    <w:rsid w:val="00F54A95"/>
    <w:rsid w:val="00F54F16"/>
    <w:rsid w:val="00F557B6"/>
    <w:rsid w:val="00F56043"/>
    <w:rsid w:val="00F5641E"/>
    <w:rsid w:val="00F56A06"/>
    <w:rsid w:val="00F570D9"/>
    <w:rsid w:val="00F57413"/>
    <w:rsid w:val="00F57D4D"/>
    <w:rsid w:val="00F57F18"/>
    <w:rsid w:val="00F60636"/>
    <w:rsid w:val="00F608CF"/>
    <w:rsid w:val="00F60AA2"/>
    <w:rsid w:val="00F60B27"/>
    <w:rsid w:val="00F61463"/>
    <w:rsid w:val="00F6146B"/>
    <w:rsid w:val="00F614AD"/>
    <w:rsid w:val="00F61A2E"/>
    <w:rsid w:val="00F61EF8"/>
    <w:rsid w:val="00F621D3"/>
    <w:rsid w:val="00F6270C"/>
    <w:rsid w:val="00F629A2"/>
    <w:rsid w:val="00F62A2C"/>
    <w:rsid w:val="00F62A40"/>
    <w:rsid w:val="00F62F5E"/>
    <w:rsid w:val="00F6308E"/>
    <w:rsid w:val="00F63CF8"/>
    <w:rsid w:val="00F6414B"/>
    <w:rsid w:val="00F64ECB"/>
    <w:rsid w:val="00F6501F"/>
    <w:rsid w:val="00F6537E"/>
    <w:rsid w:val="00F65C19"/>
    <w:rsid w:val="00F66113"/>
    <w:rsid w:val="00F667AB"/>
    <w:rsid w:val="00F67C11"/>
    <w:rsid w:val="00F67E8E"/>
    <w:rsid w:val="00F703A5"/>
    <w:rsid w:val="00F70DC4"/>
    <w:rsid w:val="00F70EC2"/>
    <w:rsid w:val="00F714BC"/>
    <w:rsid w:val="00F71C5B"/>
    <w:rsid w:val="00F7203F"/>
    <w:rsid w:val="00F7212F"/>
    <w:rsid w:val="00F72154"/>
    <w:rsid w:val="00F72160"/>
    <w:rsid w:val="00F722F8"/>
    <w:rsid w:val="00F723A0"/>
    <w:rsid w:val="00F7245C"/>
    <w:rsid w:val="00F737DE"/>
    <w:rsid w:val="00F744B2"/>
    <w:rsid w:val="00F74578"/>
    <w:rsid w:val="00F74BCB"/>
    <w:rsid w:val="00F74C35"/>
    <w:rsid w:val="00F74F0F"/>
    <w:rsid w:val="00F75515"/>
    <w:rsid w:val="00F756A9"/>
    <w:rsid w:val="00F75994"/>
    <w:rsid w:val="00F75A9C"/>
    <w:rsid w:val="00F765FA"/>
    <w:rsid w:val="00F76A11"/>
    <w:rsid w:val="00F770A4"/>
    <w:rsid w:val="00F77277"/>
    <w:rsid w:val="00F77C88"/>
    <w:rsid w:val="00F77FF3"/>
    <w:rsid w:val="00F77FF7"/>
    <w:rsid w:val="00F80420"/>
    <w:rsid w:val="00F8088A"/>
    <w:rsid w:val="00F814D5"/>
    <w:rsid w:val="00F819F7"/>
    <w:rsid w:val="00F8288C"/>
    <w:rsid w:val="00F83A1E"/>
    <w:rsid w:val="00F83FF8"/>
    <w:rsid w:val="00F84534"/>
    <w:rsid w:val="00F849D5"/>
    <w:rsid w:val="00F849E4"/>
    <w:rsid w:val="00F85BA7"/>
    <w:rsid w:val="00F85BDB"/>
    <w:rsid w:val="00F86656"/>
    <w:rsid w:val="00F86888"/>
    <w:rsid w:val="00F87A75"/>
    <w:rsid w:val="00F90431"/>
    <w:rsid w:val="00F9092B"/>
    <w:rsid w:val="00F91283"/>
    <w:rsid w:val="00F917A2"/>
    <w:rsid w:val="00F918E0"/>
    <w:rsid w:val="00F92819"/>
    <w:rsid w:val="00F937E1"/>
    <w:rsid w:val="00F93F6D"/>
    <w:rsid w:val="00F94C01"/>
    <w:rsid w:val="00F94DC9"/>
    <w:rsid w:val="00F95071"/>
    <w:rsid w:val="00F952DA"/>
    <w:rsid w:val="00F95EAA"/>
    <w:rsid w:val="00F96737"/>
    <w:rsid w:val="00F977B2"/>
    <w:rsid w:val="00F978C7"/>
    <w:rsid w:val="00F979BF"/>
    <w:rsid w:val="00F97C1B"/>
    <w:rsid w:val="00FA0384"/>
    <w:rsid w:val="00FA0519"/>
    <w:rsid w:val="00FA07F1"/>
    <w:rsid w:val="00FA0E57"/>
    <w:rsid w:val="00FA10F6"/>
    <w:rsid w:val="00FA1315"/>
    <w:rsid w:val="00FA1C28"/>
    <w:rsid w:val="00FA22B8"/>
    <w:rsid w:val="00FA2AA3"/>
    <w:rsid w:val="00FA2EE2"/>
    <w:rsid w:val="00FA3073"/>
    <w:rsid w:val="00FA32F0"/>
    <w:rsid w:val="00FA4638"/>
    <w:rsid w:val="00FA4799"/>
    <w:rsid w:val="00FA48BA"/>
    <w:rsid w:val="00FA4A64"/>
    <w:rsid w:val="00FA4C57"/>
    <w:rsid w:val="00FA50B9"/>
    <w:rsid w:val="00FA5183"/>
    <w:rsid w:val="00FA51AA"/>
    <w:rsid w:val="00FA52DE"/>
    <w:rsid w:val="00FA5F38"/>
    <w:rsid w:val="00FA6615"/>
    <w:rsid w:val="00FA6810"/>
    <w:rsid w:val="00FA7174"/>
    <w:rsid w:val="00FA721A"/>
    <w:rsid w:val="00FB0688"/>
    <w:rsid w:val="00FB0836"/>
    <w:rsid w:val="00FB09E5"/>
    <w:rsid w:val="00FB0A46"/>
    <w:rsid w:val="00FB0B7F"/>
    <w:rsid w:val="00FB1E8C"/>
    <w:rsid w:val="00FB1F45"/>
    <w:rsid w:val="00FB2452"/>
    <w:rsid w:val="00FB278E"/>
    <w:rsid w:val="00FB2E4A"/>
    <w:rsid w:val="00FB3026"/>
    <w:rsid w:val="00FB3248"/>
    <w:rsid w:val="00FB341D"/>
    <w:rsid w:val="00FB389D"/>
    <w:rsid w:val="00FB3E8D"/>
    <w:rsid w:val="00FB41A8"/>
    <w:rsid w:val="00FB46FB"/>
    <w:rsid w:val="00FB472B"/>
    <w:rsid w:val="00FB50B1"/>
    <w:rsid w:val="00FB522F"/>
    <w:rsid w:val="00FB5A8F"/>
    <w:rsid w:val="00FB5D86"/>
    <w:rsid w:val="00FB6447"/>
    <w:rsid w:val="00FB6643"/>
    <w:rsid w:val="00FB6C4D"/>
    <w:rsid w:val="00FB7042"/>
    <w:rsid w:val="00FB71A7"/>
    <w:rsid w:val="00FB752D"/>
    <w:rsid w:val="00FB797A"/>
    <w:rsid w:val="00FB7B2A"/>
    <w:rsid w:val="00FB7B5E"/>
    <w:rsid w:val="00FB7D94"/>
    <w:rsid w:val="00FB7E79"/>
    <w:rsid w:val="00FB7EBD"/>
    <w:rsid w:val="00FB7F4C"/>
    <w:rsid w:val="00FC06E9"/>
    <w:rsid w:val="00FC082D"/>
    <w:rsid w:val="00FC0A5F"/>
    <w:rsid w:val="00FC0BF0"/>
    <w:rsid w:val="00FC1259"/>
    <w:rsid w:val="00FC1DC4"/>
    <w:rsid w:val="00FC20C9"/>
    <w:rsid w:val="00FC254B"/>
    <w:rsid w:val="00FC2B6A"/>
    <w:rsid w:val="00FC2CE0"/>
    <w:rsid w:val="00FC2FC4"/>
    <w:rsid w:val="00FC3D0D"/>
    <w:rsid w:val="00FC4E75"/>
    <w:rsid w:val="00FC5BD8"/>
    <w:rsid w:val="00FC5BF1"/>
    <w:rsid w:val="00FC693F"/>
    <w:rsid w:val="00FC6AC8"/>
    <w:rsid w:val="00FC6BBB"/>
    <w:rsid w:val="00FC6E5B"/>
    <w:rsid w:val="00FC7119"/>
    <w:rsid w:val="00FC7225"/>
    <w:rsid w:val="00FC7701"/>
    <w:rsid w:val="00FD0066"/>
    <w:rsid w:val="00FD056E"/>
    <w:rsid w:val="00FD05DD"/>
    <w:rsid w:val="00FD0719"/>
    <w:rsid w:val="00FD094C"/>
    <w:rsid w:val="00FD1434"/>
    <w:rsid w:val="00FD1880"/>
    <w:rsid w:val="00FD2182"/>
    <w:rsid w:val="00FD24D5"/>
    <w:rsid w:val="00FD2B43"/>
    <w:rsid w:val="00FD36E4"/>
    <w:rsid w:val="00FD3804"/>
    <w:rsid w:val="00FD3D23"/>
    <w:rsid w:val="00FD4267"/>
    <w:rsid w:val="00FD51B7"/>
    <w:rsid w:val="00FD56FC"/>
    <w:rsid w:val="00FD5859"/>
    <w:rsid w:val="00FD5A95"/>
    <w:rsid w:val="00FD61B0"/>
    <w:rsid w:val="00FD6EEC"/>
    <w:rsid w:val="00FD7296"/>
    <w:rsid w:val="00FD732F"/>
    <w:rsid w:val="00FD75BC"/>
    <w:rsid w:val="00FD769E"/>
    <w:rsid w:val="00FD7EE3"/>
    <w:rsid w:val="00FE000B"/>
    <w:rsid w:val="00FE0041"/>
    <w:rsid w:val="00FE052F"/>
    <w:rsid w:val="00FE0FAA"/>
    <w:rsid w:val="00FE1B81"/>
    <w:rsid w:val="00FE1DA0"/>
    <w:rsid w:val="00FE1F53"/>
    <w:rsid w:val="00FE2214"/>
    <w:rsid w:val="00FE27E5"/>
    <w:rsid w:val="00FE2B1D"/>
    <w:rsid w:val="00FE3310"/>
    <w:rsid w:val="00FE3480"/>
    <w:rsid w:val="00FE363A"/>
    <w:rsid w:val="00FE381B"/>
    <w:rsid w:val="00FE38B7"/>
    <w:rsid w:val="00FE4287"/>
    <w:rsid w:val="00FE4DE7"/>
    <w:rsid w:val="00FE4EC6"/>
    <w:rsid w:val="00FE5122"/>
    <w:rsid w:val="00FE6A99"/>
    <w:rsid w:val="00FE6C10"/>
    <w:rsid w:val="00FE7144"/>
    <w:rsid w:val="00FE7C3D"/>
    <w:rsid w:val="00FF053E"/>
    <w:rsid w:val="00FF0672"/>
    <w:rsid w:val="00FF0A6B"/>
    <w:rsid w:val="00FF0C30"/>
    <w:rsid w:val="00FF0CE3"/>
    <w:rsid w:val="00FF1213"/>
    <w:rsid w:val="00FF16D6"/>
    <w:rsid w:val="00FF1A81"/>
    <w:rsid w:val="00FF1E90"/>
    <w:rsid w:val="00FF231C"/>
    <w:rsid w:val="00FF25A3"/>
    <w:rsid w:val="00FF2C9E"/>
    <w:rsid w:val="00FF31CD"/>
    <w:rsid w:val="00FF37BF"/>
    <w:rsid w:val="00FF5111"/>
    <w:rsid w:val="00FF526B"/>
    <w:rsid w:val="00FF59FB"/>
    <w:rsid w:val="00FF5E99"/>
    <w:rsid w:val="00FF61E1"/>
    <w:rsid w:val="00FF6347"/>
    <w:rsid w:val="00FF6401"/>
    <w:rsid w:val="00FF6646"/>
    <w:rsid w:val="00FF6732"/>
    <w:rsid w:val="00FF694B"/>
    <w:rsid w:val="00FF6E26"/>
    <w:rsid w:val="00FF7BA7"/>
    <w:rsid w:val="00FF7D32"/>
    <w:rsid w:val="00FF7D80"/>
    <w:rsid w:val="011CFFC5"/>
    <w:rsid w:val="011D189B"/>
    <w:rsid w:val="013D30BD"/>
    <w:rsid w:val="0188DC9B"/>
    <w:rsid w:val="01B44CD5"/>
    <w:rsid w:val="01BB0422"/>
    <w:rsid w:val="01BD67C7"/>
    <w:rsid w:val="01C1A757"/>
    <w:rsid w:val="01D35196"/>
    <w:rsid w:val="01E783F8"/>
    <w:rsid w:val="0201C718"/>
    <w:rsid w:val="0226B340"/>
    <w:rsid w:val="023F7F38"/>
    <w:rsid w:val="0243B433"/>
    <w:rsid w:val="0247316A"/>
    <w:rsid w:val="0294383B"/>
    <w:rsid w:val="02DEA702"/>
    <w:rsid w:val="02FD381F"/>
    <w:rsid w:val="0306B541"/>
    <w:rsid w:val="030CDCD3"/>
    <w:rsid w:val="0312BF2F"/>
    <w:rsid w:val="031A3A89"/>
    <w:rsid w:val="0327641A"/>
    <w:rsid w:val="0336ED32"/>
    <w:rsid w:val="033F7505"/>
    <w:rsid w:val="036785DE"/>
    <w:rsid w:val="0382CAA5"/>
    <w:rsid w:val="0384CC81"/>
    <w:rsid w:val="038AFD7A"/>
    <w:rsid w:val="03B1A859"/>
    <w:rsid w:val="03BBE520"/>
    <w:rsid w:val="03BD46AB"/>
    <w:rsid w:val="03BEA308"/>
    <w:rsid w:val="03D78DDE"/>
    <w:rsid w:val="03E77138"/>
    <w:rsid w:val="03F9A5F1"/>
    <w:rsid w:val="043373FC"/>
    <w:rsid w:val="04483F50"/>
    <w:rsid w:val="045752AC"/>
    <w:rsid w:val="0475CAEA"/>
    <w:rsid w:val="047A190E"/>
    <w:rsid w:val="049A2124"/>
    <w:rsid w:val="04A3EEF1"/>
    <w:rsid w:val="04B1DD36"/>
    <w:rsid w:val="04C0E0EC"/>
    <w:rsid w:val="04D6D420"/>
    <w:rsid w:val="050A1BF9"/>
    <w:rsid w:val="05706D28"/>
    <w:rsid w:val="05952ECB"/>
    <w:rsid w:val="0595D961"/>
    <w:rsid w:val="05C58B1F"/>
    <w:rsid w:val="05C788C8"/>
    <w:rsid w:val="05CE8774"/>
    <w:rsid w:val="05CF0C87"/>
    <w:rsid w:val="05E79FC2"/>
    <w:rsid w:val="05F569E4"/>
    <w:rsid w:val="06141808"/>
    <w:rsid w:val="061F389C"/>
    <w:rsid w:val="06257CF9"/>
    <w:rsid w:val="06479832"/>
    <w:rsid w:val="064CFA98"/>
    <w:rsid w:val="06674C74"/>
    <w:rsid w:val="06BB6842"/>
    <w:rsid w:val="06D8AE78"/>
    <w:rsid w:val="06F06CE0"/>
    <w:rsid w:val="070E8208"/>
    <w:rsid w:val="07137E14"/>
    <w:rsid w:val="0725141E"/>
    <w:rsid w:val="07254B2F"/>
    <w:rsid w:val="07455797"/>
    <w:rsid w:val="075ED374"/>
    <w:rsid w:val="07AEC0B6"/>
    <w:rsid w:val="07BBB74A"/>
    <w:rsid w:val="07C091F8"/>
    <w:rsid w:val="07C0CCEB"/>
    <w:rsid w:val="07EDCEF8"/>
    <w:rsid w:val="07FA738C"/>
    <w:rsid w:val="07FBDA85"/>
    <w:rsid w:val="080586B1"/>
    <w:rsid w:val="08059DC9"/>
    <w:rsid w:val="081F3177"/>
    <w:rsid w:val="081FD2A7"/>
    <w:rsid w:val="08228D9C"/>
    <w:rsid w:val="0834B580"/>
    <w:rsid w:val="0861E166"/>
    <w:rsid w:val="08635A06"/>
    <w:rsid w:val="08707536"/>
    <w:rsid w:val="08752771"/>
    <w:rsid w:val="08A502FB"/>
    <w:rsid w:val="08AE143E"/>
    <w:rsid w:val="08C51CDB"/>
    <w:rsid w:val="08C925B2"/>
    <w:rsid w:val="08DBE528"/>
    <w:rsid w:val="08DD7CA0"/>
    <w:rsid w:val="08E408E4"/>
    <w:rsid w:val="0907C6BE"/>
    <w:rsid w:val="091E7D27"/>
    <w:rsid w:val="093D165A"/>
    <w:rsid w:val="093F9322"/>
    <w:rsid w:val="0940650F"/>
    <w:rsid w:val="0956D157"/>
    <w:rsid w:val="0956DB41"/>
    <w:rsid w:val="09683680"/>
    <w:rsid w:val="09736FD7"/>
    <w:rsid w:val="09A52D0C"/>
    <w:rsid w:val="09AE2A6B"/>
    <w:rsid w:val="09C063F1"/>
    <w:rsid w:val="09C854AD"/>
    <w:rsid w:val="09F074FD"/>
    <w:rsid w:val="09F46D66"/>
    <w:rsid w:val="0A09920B"/>
    <w:rsid w:val="0A0A0685"/>
    <w:rsid w:val="0A214EE7"/>
    <w:rsid w:val="0A3872FD"/>
    <w:rsid w:val="0A48117A"/>
    <w:rsid w:val="0A50AEDD"/>
    <w:rsid w:val="0A6A4ABC"/>
    <w:rsid w:val="0A825800"/>
    <w:rsid w:val="0A95ACF9"/>
    <w:rsid w:val="0AAC011D"/>
    <w:rsid w:val="0AC392C3"/>
    <w:rsid w:val="0AC581BA"/>
    <w:rsid w:val="0AC7D24A"/>
    <w:rsid w:val="0ACEC60D"/>
    <w:rsid w:val="0AF003EE"/>
    <w:rsid w:val="0B1543B4"/>
    <w:rsid w:val="0B1759E2"/>
    <w:rsid w:val="0B220F3B"/>
    <w:rsid w:val="0B557394"/>
    <w:rsid w:val="0B6CF689"/>
    <w:rsid w:val="0B6E685E"/>
    <w:rsid w:val="0B70D201"/>
    <w:rsid w:val="0B8A311E"/>
    <w:rsid w:val="0B96514A"/>
    <w:rsid w:val="0BB9235F"/>
    <w:rsid w:val="0BD676FD"/>
    <w:rsid w:val="0BD7EA11"/>
    <w:rsid w:val="0BEE8679"/>
    <w:rsid w:val="0C0133C6"/>
    <w:rsid w:val="0C1142DD"/>
    <w:rsid w:val="0C11C55F"/>
    <w:rsid w:val="0C1690F6"/>
    <w:rsid w:val="0C2852B8"/>
    <w:rsid w:val="0C2A15B3"/>
    <w:rsid w:val="0C34B52F"/>
    <w:rsid w:val="0C49108B"/>
    <w:rsid w:val="0C4D29E3"/>
    <w:rsid w:val="0C57546B"/>
    <w:rsid w:val="0C8A8906"/>
    <w:rsid w:val="0C9058B9"/>
    <w:rsid w:val="0C9CEEC5"/>
    <w:rsid w:val="0CAD7598"/>
    <w:rsid w:val="0CB3E478"/>
    <w:rsid w:val="0CC4271A"/>
    <w:rsid w:val="0CCBCEF0"/>
    <w:rsid w:val="0CD27B5B"/>
    <w:rsid w:val="0CFBF463"/>
    <w:rsid w:val="0D049E99"/>
    <w:rsid w:val="0D07CB13"/>
    <w:rsid w:val="0D0BB2DF"/>
    <w:rsid w:val="0D125251"/>
    <w:rsid w:val="0D4C74B8"/>
    <w:rsid w:val="0D4C9905"/>
    <w:rsid w:val="0D672F1B"/>
    <w:rsid w:val="0D9A2F08"/>
    <w:rsid w:val="0DA8490A"/>
    <w:rsid w:val="0DA90FED"/>
    <w:rsid w:val="0DB42ECE"/>
    <w:rsid w:val="0DC00B02"/>
    <w:rsid w:val="0DD627A7"/>
    <w:rsid w:val="0DE30278"/>
    <w:rsid w:val="0DFB5344"/>
    <w:rsid w:val="0E07926F"/>
    <w:rsid w:val="0E0BAC05"/>
    <w:rsid w:val="0E12C2CA"/>
    <w:rsid w:val="0E1A1316"/>
    <w:rsid w:val="0E29B0C4"/>
    <w:rsid w:val="0E3C3892"/>
    <w:rsid w:val="0E487FEB"/>
    <w:rsid w:val="0E5F8D76"/>
    <w:rsid w:val="0E6B7D22"/>
    <w:rsid w:val="0E79910C"/>
    <w:rsid w:val="0E7A2966"/>
    <w:rsid w:val="0E99A60C"/>
    <w:rsid w:val="0EAF7F65"/>
    <w:rsid w:val="0EBEA80F"/>
    <w:rsid w:val="0EBEBDA5"/>
    <w:rsid w:val="0ECC0D4F"/>
    <w:rsid w:val="0EDD6D37"/>
    <w:rsid w:val="0EF5714C"/>
    <w:rsid w:val="0EF5E572"/>
    <w:rsid w:val="0F0A97C8"/>
    <w:rsid w:val="0F2CBF9A"/>
    <w:rsid w:val="0F46D763"/>
    <w:rsid w:val="0F4CF998"/>
    <w:rsid w:val="0F63042D"/>
    <w:rsid w:val="0F6B1A27"/>
    <w:rsid w:val="0F76464C"/>
    <w:rsid w:val="0FA34560"/>
    <w:rsid w:val="0FB72578"/>
    <w:rsid w:val="0FBB2B92"/>
    <w:rsid w:val="0FECF056"/>
    <w:rsid w:val="0FF43663"/>
    <w:rsid w:val="0FFB6EDF"/>
    <w:rsid w:val="1018CC77"/>
    <w:rsid w:val="102587E7"/>
    <w:rsid w:val="104AAB07"/>
    <w:rsid w:val="1061C3B0"/>
    <w:rsid w:val="107D00AD"/>
    <w:rsid w:val="10A84BCD"/>
    <w:rsid w:val="10B3A934"/>
    <w:rsid w:val="10CF7017"/>
    <w:rsid w:val="10D54188"/>
    <w:rsid w:val="10DB4E6D"/>
    <w:rsid w:val="110A8082"/>
    <w:rsid w:val="11277EA5"/>
    <w:rsid w:val="115ED921"/>
    <w:rsid w:val="116E93BB"/>
    <w:rsid w:val="11785571"/>
    <w:rsid w:val="1179B38A"/>
    <w:rsid w:val="117BB036"/>
    <w:rsid w:val="117F6FC1"/>
    <w:rsid w:val="118780E9"/>
    <w:rsid w:val="1192E6BE"/>
    <w:rsid w:val="11AD3AEB"/>
    <w:rsid w:val="11C9E87F"/>
    <w:rsid w:val="11D6CF0A"/>
    <w:rsid w:val="11F29C12"/>
    <w:rsid w:val="12107A89"/>
    <w:rsid w:val="121442D0"/>
    <w:rsid w:val="1219416F"/>
    <w:rsid w:val="12377513"/>
    <w:rsid w:val="127D41C2"/>
    <w:rsid w:val="12A44308"/>
    <w:rsid w:val="12C36C43"/>
    <w:rsid w:val="12C85500"/>
    <w:rsid w:val="12EDE10C"/>
    <w:rsid w:val="130C54F9"/>
    <w:rsid w:val="1312587F"/>
    <w:rsid w:val="1316F8C7"/>
    <w:rsid w:val="1334E9A3"/>
    <w:rsid w:val="13387811"/>
    <w:rsid w:val="1342BA82"/>
    <w:rsid w:val="134901DE"/>
    <w:rsid w:val="134E34BA"/>
    <w:rsid w:val="1351037A"/>
    <w:rsid w:val="1368382A"/>
    <w:rsid w:val="136AAA25"/>
    <w:rsid w:val="13754881"/>
    <w:rsid w:val="13850E44"/>
    <w:rsid w:val="138F9D9A"/>
    <w:rsid w:val="138FB551"/>
    <w:rsid w:val="13991986"/>
    <w:rsid w:val="139ABCB4"/>
    <w:rsid w:val="139CAC64"/>
    <w:rsid w:val="13A633FF"/>
    <w:rsid w:val="13B69329"/>
    <w:rsid w:val="13C0EDA0"/>
    <w:rsid w:val="13C0FD6F"/>
    <w:rsid w:val="13F4A337"/>
    <w:rsid w:val="13F4E1E9"/>
    <w:rsid w:val="13FBB6FE"/>
    <w:rsid w:val="14016636"/>
    <w:rsid w:val="1417ABEB"/>
    <w:rsid w:val="14412575"/>
    <w:rsid w:val="145E6CCF"/>
    <w:rsid w:val="1461462B"/>
    <w:rsid w:val="1463C786"/>
    <w:rsid w:val="14675856"/>
    <w:rsid w:val="146C44B7"/>
    <w:rsid w:val="1478E5C8"/>
    <w:rsid w:val="1479F7CB"/>
    <w:rsid w:val="14857FA6"/>
    <w:rsid w:val="14860D81"/>
    <w:rsid w:val="14A4A817"/>
    <w:rsid w:val="14ADC162"/>
    <w:rsid w:val="14B04CAF"/>
    <w:rsid w:val="14E87A1A"/>
    <w:rsid w:val="14EA4ADB"/>
    <w:rsid w:val="14F8EEE7"/>
    <w:rsid w:val="14FB326B"/>
    <w:rsid w:val="14FC20DE"/>
    <w:rsid w:val="15282CC0"/>
    <w:rsid w:val="15297644"/>
    <w:rsid w:val="15358610"/>
    <w:rsid w:val="155B3184"/>
    <w:rsid w:val="155CC38F"/>
    <w:rsid w:val="155D4D06"/>
    <w:rsid w:val="1594E823"/>
    <w:rsid w:val="15AAAD43"/>
    <w:rsid w:val="15AB2725"/>
    <w:rsid w:val="15AC3B0B"/>
    <w:rsid w:val="15C0DC21"/>
    <w:rsid w:val="15C2A04E"/>
    <w:rsid w:val="15C59536"/>
    <w:rsid w:val="15C77C93"/>
    <w:rsid w:val="15C96AA4"/>
    <w:rsid w:val="15EB9B36"/>
    <w:rsid w:val="161C2960"/>
    <w:rsid w:val="161E59EA"/>
    <w:rsid w:val="161F0FC3"/>
    <w:rsid w:val="16334276"/>
    <w:rsid w:val="1633EFA6"/>
    <w:rsid w:val="1643BB44"/>
    <w:rsid w:val="165594A2"/>
    <w:rsid w:val="165EB41A"/>
    <w:rsid w:val="1660D8BE"/>
    <w:rsid w:val="1664424C"/>
    <w:rsid w:val="16828E8C"/>
    <w:rsid w:val="168AC05A"/>
    <w:rsid w:val="16BBDECD"/>
    <w:rsid w:val="16BFEB3F"/>
    <w:rsid w:val="16C453D9"/>
    <w:rsid w:val="16C7A76B"/>
    <w:rsid w:val="16CCB2BF"/>
    <w:rsid w:val="16FB6C9B"/>
    <w:rsid w:val="17028D12"/>
    <w:rsid w:val="17294202"/>
    <w:rsid w:val="172961E9"/>
    <w:rsid w:val="172BE1B0"/>
    <w:rsid w:val="17390047"/>
    <w:rsid w:val="173F8AF0"/>
    <w:rsid w:val="174B5634"/>
    <w:rsid w:val="17621D0E"/>
    <w:rsid w:val="17A725B2"/>
    <w:rsid w:val="17BDBD2A"/>
    <w:rsid w:val="17D8C0AA"/>
    <w:rsid w:val="17E2525F"/>
    <w:rsid w:val="17FD9E74"/>
    <w:rsid w:val="1810A799"/>
    <w:rsid w:val="18144127"/>
    <w:rsid w:val="1839E1B4"/>
    <w:rsid w:val="184A865F"/>
    <w:rsid w:val="1850C42B"/>
    <w:rsid w:val="1876C08A"/>
    <w:rsid w:val="187EB060"/>
    <w:rsid w:val="1880B525"/>
    <w:rsid w:val="1881A579"/>
    <w:rsid w:val="1886DB69"/>
    <w:rsid w:val="188A87DC"/>
    <w:rsid w:val="18925944"/>
    <w:rsid w:val="18959603"/>
    <w:rsid w:val="18A222D5"/>
    <w:rsid w:val="18A99FE9"/>
    <w:rsid w:val="18B6F059"/>
    <w:rsid w:val="18C1EA94"/>
    <w:rsid w:val="18C51D1B"/>
    <w:rsid w:val="18D8B012"/>
    <w:rsid w:val="18DDF2AF"/>
    <w:rsid w:val="19118CEE"/>
    <w:rsid w:val="192E76A5"/>
    <w:rsid w:val="1953BF14"/>
    <w:rsid w:val="1974D69A"/>
    <w:rsid w:val="197B3377"/>
    <w:rsid w:val="19811595"/>
    <w:rsid w:val="19BD5E52"/>
    <w:rsid w:val="19C0A575"/>
    <w:rsid w:val="19C12667"/>
    <w:rsid w:val="19C149F5"/>
    <w:rsid w:val="19EFF12A"/>
    <w:rsid w:val="1A14CDFB"/>
    <w:rsid w:val="1A163A86"/>
    <w:rsid w:val="1A1785E1"/>
    <w:rsid w:val="1A37502C"/>
    <w:rsid w:val="1A4C8642"/>
    <w:rsid w:val="1A663384"/>
    <w:rsid w:val="1A7F9BF2"/>
    <w:rsid w:val="1A8D7F0D"/>
    <w:rsid w:val="1AA35FA3"/>
    <w:rsid w:val="1AC7F7A2"/>
    <w:rsid w:val="1AEE282A"/>
    <w:rsid w:val="1AF045D4"/>
    <w:rsid w:val="1B16746E"/>
    <w:rsid w:val="1B1680D2"/>
    <w:rsid w:val="1B413888"/>
    <w:rsid w:val="1B7C5DD6"/>
    <w:rsid w:val="1B84ADF9"/>
    <w:rsid w:val="1B9ACB67"/>
    <w:rsid w:val="1BBE66AA"/>
    <w:rsid w:val="1BCCECCC"/>
    <w:rsid w:val="1BCDDE8C"/>
    <w:rsid w:val="1BD29724"/>
    <w:rsid w:val="1BD76445"/>
    <w:rsid w:val="1BDB652E"/>
    <w:rsid w:val="1BFC7EFA"/>
    <w:rsid w:val="1C025511"/>
    <w:rsid w:val="1C08078D"/>
    <w:rsid w:val="1C143D54"/>
    <w:rsid w:val="1C213887"/>
    <w:rsid w:val="1C2E25D4"/>
    <w:rsid w:val="1C396652"/>
    <w:rsid w:val="1C4D5C67"/>
    <w:rsid w:val="1C4E23C5"/>
    <w:rsid w:val="1C60438D"/>
    <w:rsid w:val="1C6F3AA2"/>
    <w:rsid w:val="1C6F79BD"/>
    <w:rsid w:val="1C791296"/>
    <w:rsid w:val="1C7D6B45"/>
    <w:rsid w:val="1C8C8317"/>
    <w:rsid w:val="1C90169A"/>
    <w:rsid w:val="1CC0785D"/>
    <w:rsid w:val="1CC1F612"/>
    <w:rsid w:val="1CCA517B"/>
    <w:rsid w:val="1CEA8D58"/>
    <w:rsid w:val="1CEC6DD7"/>
    <w:rsid w:val="1CF6A189"/>
    <w:rsid w:val="1CF8BC41"/>
    <w:rsid w:val="1D03FAF7"/>
    <w:rsid w:val="1D243B7E"/>
    <w:rsid w:val="1D29EFC7"/>
    <w:rsid w:val="1D9E5C67"/>
    <w:rsid w:val="1DFE3434"/>
    <w:rsid w:val="1E1967B0"/>
    <w:rsid w:val="1E251723"/>
    <w:rsid w:val="1E279758"/>
    <w:rsid w:val="1E337AEC"/>
    <w:rsid w:val="1E360DEA"/>
    <w:rsid w:val="1E47C0DE"/>
    <w:rsid w:val="1E4F0FC7"/>
    <w:rsid w:val="1E681BA2"/>
    <w:rsid w:val="1E8F21B9"/>
    <w:rsid w:val="1EAC8E76"/>
    <w:rsid w:val="1EC8772E"/>
    <w:rsid w:val="1EDFF5EB"/>
    <w:rsid w:val="1EFA51FA"/>
    <w:rsid w:val="1EFD9204"/>
    <w:rsid w:val="1F2BC995"/>
    <w:rsid w:val="1F2C56A7"/>
    <w:rsid w:val="1F4E6617"/>
    <w:rsid w:val="1F5D2D25"/>
    <w:rsid w:val="1F64E89F"/>
    <w:rsid w:val="1F7DCBCE"/>
    <w:rsid w:val="1F7EB66C"/>
    <w:rsid w:val="1F912E38"/>
    <w:rsid w:val="1FAB0663"/>
    <w:rsid w:val="1FDC6BF1"/>
    <w:rsid w:val="1FEC063E"/>
    <w:rsid w:val="1FF9F3A0"/>
    <w:rsid w:val="2010C851"/>
    <w:rsid w:val="201A0576"/>
    <w:rsid w:val="201D9712"/>
    <w:rsid w:val="202DCCBB"/>
    <w:rsid w:val="2031F7E7"/>
    <w:rsid w:val="2035DEFA"/>
    <w:rsid w:val="20487B22"/>
    <w:rsid w:val="2052708A"/>
    <w:rsid w:val="206586FA"/>
    <w:rsid w:val="2065C5FC"/>
    <w:rsid w:val="2092571B"/>
    <w:rsid w:val="20973F28"/>
    <w:rsid w:val="20B86153"/>
    <w:rsid w:val="20C89CDF"/>
    <w:rsid w:val="20D26CAC"/>
    <w:rsid w:val="21051C84"/>
    <w:rsid w:val="2122F7E0"/>
    <w:rsid w:val="2142B7FA"/>
    <w:rsid w:val="2148BB06"/>
    <w:rsid w:val="214A5865"/>
    <w:rsid w:val="214DEE4F"/>
    <w:rsid w:val="214E95F7"/>
    <w:rsid w:val="215502EF"/>
    <w:rsid w:val="216AF59A"/>
    <w:rsid w:val="217B70A8"/>
    <w:rsid w:val="2188F3AB"/>
    <w:rsid w:val="21A533F7"/>
    <w:rsid w:val="21A9F8D8"/>
    <w:rsid w:val="21B69E51"/>
    <w:rsid w:val="21D22FF9"/>
    <w:rsid w:val="21E5199D"/>
    <w:rsid w:val="21FFA3CC"/>
    <w:rsid w:val="2206E084"/>
    <w:rsid w:val="22104E60"/>
    <w:rsid w:val="2215FECE"/>
    <w:rsid w:val="22317AE1"/>
    <w:rsid w:val="22554A7F"/>
    <w:rsid w:val="226F8784"/>
    <w:rsid w:val="227B9462"/>
    <w:rsid w:val="228525F9"/>
    <w:rsid w:val="22859942"/>
    <w:rsid w:val="229EEF41"/>
    <w:rsid w:val="22BCBE08"/>
    <w:rsid w:val="22D4A20F"/>
    <w:rsid w:val="22E347FD"/>
    <w:rsid w:val="22F5C8D1"/>
    <w:rsid w:val="232B3CA1"/>
    <w:rsid w:val="23311BBC"/>
    <w:rsid w:val="23398C77"/>
    <w:rsid w:val="23500DF8"/>
    <w:rsid w:val="235435D1"/>
    <w:rsid w:val="2355325E"/>
    <w:rsid w:val="237F45AD"/>
    <w:rsid w:val="23851428"/>
    <w:rsid w:val="23D61629"/>
    <w:rsid w:val="23D7D2A2"/>
    <w:rsid w:val="23FA1B99"/>
    <w:rsid w:val="23FA1FE3"/>
    <w:rsid w:val="24008A63"/>
    <w:rsid w:val="2405D7A7"/>
    <w:rsid w:val="24222107"/>
    <w:rsid w:val="2430B95F"/>
    <w:rsid w:val="2435E2F5"/>
    <w:rsid w:val="24457039"/>
    <w:rsid w:val="2470D36D"/>
    <w:rsid w:val="249720D8"/>
    <w:rsid w:val="24A7D86E"/>
    <w:rsid w:val="24B0C38A"/>
    <w:rsid w:val="24D5AE97"/>
    <w:rsid w:val="24DD830E"/>
    <w:rsid w:val="2504F3FD"/>
    <w:rsid w:val="250879C1"/>
    <w:rsid w:val="251D3073"/>
    <w:rsid w:val="252510B1"/>
    <w:rsid w:val="25316210"/>
    <w:rsid w:val="254682B3"/>
    <w:rsid w:val="25494E4B"/>
    <w:rsid w:val="255BF9C0"/>
    <w:rsid w:val="25619F60"/>
    <w:rsid w:val="25695BBD"/>
    <w:rsid w:val="256E2742"/>
    <w:rsid w:val="25981A36"/>
    <w:rsid w:val="259BC13A"/>
    <w:rsid w:val="25A150C4"/>
    <w:rsid w:val="25A2871D"/>
    <w:rsid w:val="25E03EAF"/>
    <w:rsid w:val="25E51A8B"/>
    <w:rsid w:val="25F1B5FE"/>
    <w:rsid w:val="26016E8A"/>
    <w:rsid w:val="2601D030"/>
    <w:rsid w:val="26141686"/>
    <w:rsid w:val="2629A6F7"/>
    <w:rsid w:val="262CCC51"/>
    <w:rsid w:val="263C11BC"/>
    <w:rsid w:val="2643A0BD"/>
    <w:rsid w:val="26660BF2"/>
    <w:rsid w:val="2692B1EB"/>
    <w:rsid w:val="26A1425E"/>
    <w:rsid w:val="26D8CAA2"/>
    <w:rsid w:val="26E30013"/>
    <w:rsid w:val="26E6B584"/>
    <w:rsid w:val="273F52FC"/>
    <w:rsid w:val="27403737"/>
    <w:rsid w:val="274180A8"/>
    <w:rsid w:val="27771209"/>
    <w:rsid w:val="277DA67B"/>
    <w:rsid w:val="277F0E16"/>
    <w:rsid w:val="278C6611"/>
    <w:rsid w:val="27931EA8"/>
    <w:rsid w:val="27D255C3"/>
    <w:rsid w:val="27D97589"/>
    <w:rsid w:val="27DABAE0"/>
    <w:rsid w:val="27DD5421"/>
    <w:rsid w:val="28254F51"/>
    <w:rsid w:val="2844002B"/>
    <w:rsid w:val="2857F3BA"/>
    <w:rsid w:val="288A676C"/>
    <w:rsid w:val="28A19430"/>
    <w:rsid w:val="28A1CAA9"/>
    <w:rsid w:val="28AFCC34"/>
    <w:rsid w:val="28D9FFD4"/>
    <w:rsid w:val="28E15988"/>
    <w:rsid w:val="28E2368A"/>
    <w:rsid w:val="28E2694F"/>
    <w:rsid w:val="28F4E509"/>
    <w:rsid w:val="2905DD52"/>
    <w:rsid w:val="2906C4B8"/>
    <w:rsid w:val="291174A9"/>
    <w:rsid w:val="2920F8D0"/>
    <w:rsid w:val="29265994"/>
    <w:rsid w:val="2927A1DA"/>
    <w:rsid w:val="292880E2"/>
    <w:rsid w:val="29406325"/>
    <w:rsid w:val="2949D0A3"/>
    <w:rsid w:val="29ADE1C1"/>
    <w:rsid w:val="29C2B8BF"/>
    <w:rsid w:val="29CE9BA4"/>
    <w:rsid w:val="29DE9964"/>
    <w:rsid w:val="29E0E723"/>
    <w:rsid w:val="2A019E50"/>
    <w:rsid w:val="2A05BED8"/>
    <w:rsid w:val="2A2AB58E"/>
    <w:rsid w:val="2A3A7B76"/>
    <w:rsid w:val="2A46E7A9"/>
    <w:rsid w:val="2A4C4A02"/>
    <w:rsid w:val="2A69EE06"/>
    <w:rsid w:val="2A78FA75"/>
    <w:rsid w:val="2A7B60CD"/>
    <w:rsid w:val="2A849135"/>
    <w:rsid w:val="2AAC8C94"/>
    <w:rsid w:val="2AADAA80"/>
    <w:rsid w:val="2ABEC584"/>
    <w:rsid w:val="2AC96FB7"/>
    <w:rsid w:val="2AD6C442"/>
    <w:rsid w:val="2ADCFF2C"/>
    <w:rsid w:val="2ADFC628"/>
    <w:rsid w:val="2AF6CE0E"/>
    <w:rsid w:val="2AFD8C8F"/>
    <w:rsid w:val="2B0745C0"/>
    <w:rsid w:val="2B139617"/>
    <w:rsid w:val="2B2AE4A8"/>
    <w:rsid w:val="2B3D9392"/>
    <w:rsid w:val="2B7882C0"/>
    <w:rsid w:val="2B8C40D4"/>
    <w:rsid w:val="2B98E972"/>
    <w:rsid w:val="2BA1248C"/>
    <w:rsid w:val="2BB40C45"/>
    <w:rsid w:val="2BC31C4D"/>
    <w:rsid w:val="2C1021CF"/>
    <w:rsid w:val="2C47D40B"/>
    <w:rsid w:val="2CB93A00"/>
    <w:rsid w:val="2CFD8B69"/>
    <w:rsid w:val="2D060FBA"/>
    <w:rsid w:val="2D0DF971"/>
    <w:rsid w:val="2D1441A0"/>
    <w:rsid w:val="2D1F4064"/>
    <w:rsid w:val="2D38457E"/>
    <w:rsid w:val="2D3BA98A"/>
    <w:rsid w:val="2D44D54A"/>
    <w:rsid w:val="2D54E450"/>
    <w:rsid w:val="2D89668A"/>
    <w:rsid w:val="2D926BA8"/>
    <w:rsid w:val="2D9C8ABB"/>
    <w:rsid w:val="2DA51DA8"/>
    <w:rsid w:val="2DA5D32D"/>
    <w:rsid w:val="2DB017C2"/>
    <w:rsid w:val="2DB0D491"/>
    <w:rsid w:val="2DCF423D"/>
    <w:rsid w:val="2DDC6801"/>
    <w:rsid w:val="2E40A72F"/>
    <w:rsid w:val="2E77FCA6"/>
    <w:rsid w:val="2E93D9D9"/>
    <w:rsid w:val="2EE0D251"/>
    <w:rsid w:val="2EF2B645"/>
    <w:rsid w:val="2EF8D149"/>
    <w:rsid w:val="2F028C15"/>
    <w:rsid w:val="2F055497"/>
    <w:rsid w:val="2F07BCD8"/>
    <w:rsid w:val="2F07F63A"/>
    <w:rsid w:val="2F0A4B52"/>
    <w:rsid w:val="2F1929E6"/>
    <w:rsid w:val="2F29CA32"/>
    <w:rsid w:val="2F2B0F18"/>
    <w:rsid w:val="2F4272D2"/>
    <w:rsid w:val="2F4FB246"/>
    <w:rsid w:val="2F548BDB"/>
    <w:rsid w:val="2F7812D1"/>
    <w:rsid w:val="2F8D909F"/>
    <w:rsid w:val="2F8E9E09"/>
    <w:rsid w:val="2F97052A"/>
    <w:rsid w:val="2FB08BE8"/>
    <w:rsid w:val="2FD76E61"/>
    <w:rsid w:val="2FE05E00"/>
    <w:rsid w:val="2FED80A9"/>
    <w:rsid w:val="2FF5A1D9"/>
    <w:rsid w:val="305A1755"/>
    <w:rsid w:val="307ADBE7"/>
    <w:rsid w:val="30B6B274"/>
    <w:rsid w:val="30C047E6"/>
    <w:rsid w:val="30C1B9B3"/>
    <w:rsid w:val="30CB9F72"/>
    <w:rsid w:val="30F085E7"/>
    <w:rsid w:val="310C3D22"/>
    <w:rsid w:val="31218D1D"/>
    <w:rsid w:val="3126F91C"/>
    <w:rsid w:val="31288221"/>
    <w:rsid w:val="31490B3E"/>
    <w:rsid w:val="3170CBE6"/>
    <w:rsid w:val="3184D3F7"/>
    <w:rsid w:val="318B6C58"/>
    <w:rsid w:val="31914F92"/>
    <w:rsid w:val="31AC4D0F"/>
    <w:rsid w:val="31C997A4"/>
    <w:rsid w:val="31D07E7A"/>
    <w:rsid w:val="31E595B6"/>
    <w:rsid w:val="31E5E01A"/>
    <w:rsid w:val="31ECEA78"/>
    <w:rsid w:val="31F9ED61"/>
    <w:rsid w:val="31FA4D9F"/>
    <w:rsid w:val="32057282"/>
    <w:rsid w:val="3206AED4"/>
    <w:rsid w:val="320F0D47"/>
    <w:rsid w:val="3226A830"/>
    <w:rsid w:val="322ADCBB"/>
    <w:rsid w:val="325029AE"/>
    <w:rsid w:val="3270F3BA"/>
    <w:rsid w:val="328115C9"/>
    <w:rsid w:val="32846A5B"/>
    <w:rsid w:val="3299C918"/>
    <w:rsid w:val="32C03E32"/>
    <w:rsid w:val="32D0D63C"/>
    <w:rsid w:val="32DC6464"/>
    <w:rsid w:val="330310D9"/>
    <w:rsid w:val="3318A2FA"/>
    <w:rsid w:val="334F3B9D"/>
    <w:rsid w:val="335AAADA"/>
    <w:rsid w:val="335D70A4"/>
    <w:rsid w:val="3378E710"/>
    <w:rsid w:val="337C8E41"/>
    <w:rsid w:val="338E0064"/>
    <w:rsid w:val="33ACF544"/>
    <w:rsid w:val="33B58CA2"/>
    <w:rsid w:val="33B92A4F"/>
    <w:rsid w:val="33BAEF39"/>
    <w:rsid w:val="33C133DF"/>
    <w:rsid w:val="33C5452D"/>
    <w:rsid w:val="33D883A7"/>
    <w:rsid w:val="33DF943D"/>
    <w:rsid w:val="340CF22C"/>
    <w:rsid w:val="34278DC8"/>
    <w:rsid w:val="342DAF80"/>
    <w:rsid w:val="3467EF4D"/>
    <w:rsid w:val="347E4854"/>
    <w:rsid w:val="3482B85F"/>
    <w:rsid w:val="34890B03"/>
    <w:rsid w:val="349C2662"/>
    <w:rsid w:val="34AE8CF2"/>
    <w:rsid w:val="3504BADF"/>
    <w:rsid w:val="350C3FF7"/>
    <w:rsid w:val="3543622E"/>
    <w:rsid w:val="3560683D"/>
    <w:rsid w:val="3594CA32"/>
    <w:rsid w:val="359684FC"/>
    <w:rsid w:val="359C0E9E"/>
    <w:rsid w:val="359E5465"/>
    <w:rsid w:val="35A42E64"/>
    <w:rsid w:val="35AC0A78"/>
    <w:rsid w:val="35BE4D12"/>
    <w:rsid w:val="35D64771"/>
    <w:rsid w:val="35FE4070"/>
    <w:rsid w:val="3609037B"/>
    <w:rsid w:val="36117640"/>
    <w:rsid w:val="3623576C"/>
    <w:rsid w:val="362B9ECB"/>
    <w:rsid w:val="363474BD"/>
    <w:rsid w:val="3641B80B"/>
    <w:rsid w:val="364CA2BF"/>
    <w:rsid w:val="36538951"/>
    <w:rsid w:val="3667C9B6"/>
    <w:rsid w:val="367FDAAB"/>
    <w:rsid w:val="3681B198"/>
    <w:rsid w:val="369EAB5A"/>
    <w:rsid w:val="36BB6224"/>
    <w:rsid w:val="36BC7F1B"/>
    <w:rsid w:val="36D8B69E"/>
    <w:rsid w:val="36E90D4E"/>
    <w:rsid w:val="36F0DF3A"/>
    <w:rsid w:val="36F90989"/>
    <w:rsid w:val="37099145"/>
    <w:rsid w:val="370C00EC"/>
    <w:rsid w:val="3710E04E"/>
    <w:rsid w:val="372E0C6D"/>
    <w:rsid w:val="37399E30"/>
    <w:rsid w:val="374EB799"/>
    <w:rsid w:val="3750C579"/>
    <w:rsid w:val="37544392"/>
    <w:rsid w:val="375507DC"/>
    <w:rsid w:val="376F9831"/>
    <w:rsid w:val="3775A47F"/>
    <w:rsid w:val="377C049B"/>
    <w:rsid w:val="379DE8B1"/>
    <w:rsid w:val="37AA4A83"/>
    <w:rsid w:val="37B16338"/>
    <w:rsid w:val="37B2FED4"/>
    <w:rsid w:val="37B62CE6"/>
    <w:rsid w:val="37B81B0D"/>
    <w:rsid w:val="37C656A7"/>
    <w:rsid w:val="37C9D527"/>
    <w:rsid w:val="37CCE020"/>
    <w:rsid w:val="37CCEC4C"/>
    <w:rsid w:val="37D7021A"/>
    <w:rsid w:val="3809B1F0"/>
    <w:rsid w:val="3818F89A"/>
    <w:rsid w:val="38246B9E"/>
    <w:rsid w:val="382B9C4C"/>
    <w:rsid w:val="382D39BE"/>
    <w:rsid w:val="384E9A6E"/>
    <w:rsid w:val="3862BEA5"/>
    <w:rsid w:val="386837EB"/>
    <w:rsid w:val="38702E05"/>
    <w:rsid w:val="38769857"/>
    <w:rsid w:val="38788C7A"/>
    <w:rsid w:val="3881714A"/>
    <w:rsid w:val="3885A70B"/>
    <w:rsid w:val="38865177"/>
    <w:rsid w:val="38C20820"/>
    <w:rsid w:val="38C595AB"/>
    <w:rsid w:val="38CE0C74"/>
    <w:rsid w:val="38E4C060"/>
    <w:rsid w:val="38EAAC73"/>
    <w:rsid w:val="38F006E8"/>
    <w:rsid w:val="38F4C0CE"/>
    <w:rsid w:val="3923CFC6"/>
    <w:rsid w:val="3935315A"/>
    <w:rsid w:val="3951E65D"/>
    <w:rsid w:val="3955453F"/>
    <w:rsid w:val="397EA599"/>
    <w:rsid w:val="39803DC0"/>
    <w:rsid w:val="398B7672"/>
    <w:rsid w:val="398BD1A3"/>
    <w:rsid w:val="3990DF3C"/>
    <w:rsid w:val="399282A1"/>
    <w:rsid w:val="39A06948"/>
    <w:rsid w:val="39A723CE"/>
    <w:rsid w:val="39AE3589"/>
    <w:rsid w:val="39B7F055"/>
    <w:rsid w:val="39B9B5B3"/>
    <w:rsid w:val="39BACD7D"/>
    <w:rsid w:val="39E7C8AE"/>
    <w:rsid w:val="3A0E1AC5"/>
    <w:rsid w:val="3A0E61B1"/>
    <w:rsid w:val="3A1BC593"/>
    <w:rsid w:val="3A30C4F2"/>
    <w:rsid w:val="3A6F9DFB"/>
    <w:rsid w:val="3A834620"/>
    <w:rsid w:val="3A84E1C8"/>
    <w:rsid w:val="3A9E3257"/>
    <w:rsid w:val="3AADFBFA"/>
    <w:rsid w:val="3AC1CC29"/>
    <w:rsid w:val="3ACC6692"/>
    <w:rsid w:val="3AD1882F"/>
    <w:rsid w:val="3ADE25A7"/>
    <w:rsid w:val="3AE10439"/>
    <w:rsid w:val="3B016F47"/>
    <w:rsid w:val="3B26504F"/>
    <w:rsid w:val="3B33FB53"/>
    <w:rsid w:val="3B3BFFBA"/>
    <w:rsid w:val="3B6148F9"/>
    <w:rsid w:val="3B634BD2"/>
    <w:rsid w:val="3B6447F7"/>
    <w:rsid w:val="3B7141B3"/>
    <w:rsid w:val="3B7600F7"/>
    <w:rsid w:val="3B8ECE3C"/>
    <w:rsid w:val="3BC5B598"/>
    <w:rsid w:val="3BCC5CA4"/>
    <w:rsid w:val="3BE7B526"/>
    <w:rsid w:val="3BEF1E8E"/>
    <w:rsid w:val="3C70934E"/>
    <w:rsid w:val="3C9A6F58"/>
    <w:rsid w:val="3CAF3BFA"/>
    <w:rsid w:val="3CD6E947"/>
    <w:rsid w:val="3CF3239F"/>
    <w:rsid w:val="3CF85FF8"/>
    <w:rsid w:val="3D0D7919"/>
    <w:rsid w:val="3D17EB5D"/>
    <w:rsid w:val="3D23BB74"/>
    <w:rsid w:val="3D3B7113"/>
    <w:rsid w:val="3D48F4AE"/>
    <w:rsid w:val="3D5171C3"/>
    <w:rsid w:val="3D53DCAE"/>
    <w:rsid w:val="3D73A6AE"/>
    <w:rsid w:val="3D93C2B0"/>
    <w:rsid w:val="3D94713A"/>
    <w:rsid w:val="3DA341F1"/>
    <w:rsid w:val="3DB484FB"/>
    <w:rsid w:val="3DB4BD44"/>
    <w:rsid w:val="3DB783D6"/>
    <w:rsid w:val="3DCE6DC3"/>
    <w:rsid w:val="3DE433D7"/>
    <w:rsid w:val="3DE9C78B"/>
    <w:rsid w:val="3E0030C2"/>
    <w:rsid w:val="3E0D795E"/>
    <w:rsid w:val="3E0F3268"/>
    <w:rsid w:val="3E30A9A1"/>
    <w:rsid w:val="3E549EF1"/>
    <w:rsid w:val="3E704815"/>
    <w:rsid w:val="3E71430B"/>
    <w:rsid w:val="3E784A9B"/>
    <w:rsid w:val="3E8382CD"/>
    <w:rsid w:val="3E923F80"/>
    <w:rsid w:val="3E9BB616"/>
    <w:rsid w:val="3EA7709A"/>
    <w:rsid w:val="3EACEF90"/>
    <w:rsid w:val="3EB8878F"/>
    <w:rsid w:val="3EE4A392"/>
    <w:rsid w:val="3EF828E3"/>
    <w:rsid w:val="3F121824"/>
    <w:rsid w:val="3F17EDAB"/>
    <w:rsid w:val="3F1E1A30"/>
    <w:rsid w:val="3F36237E"/>
    <w:rsid w:val="3F424A5D"/>
    <w:rsid w:val="3F42B772"/>
    <w:rsid w:val="3F619449"/>
    <w:rsid w:val="3F7A3136"/>
    <w:rsid w:val="3F980521"/>
    <w:rsid w:val="3F9B3E14"/>
    <w:rsid w:val="3FB28308"/>
    <w:rsid w:val="3FB34A7A"/>
    <w:rsid w:val="3FB8DA92"/>
    <w:rsid w:val="3FB949F2"/>
    <w:rsid w:val="3FE8CF61"/>
    <w:rsid w:val="3FFA74AD"/>
    <w:rsid w:val="400DE6B7"/>
    <w:rsid w:val="4010979A"/>
    <w:rsid w:val="4011AC7E"/>
    <w:rsid w:val="401A8ADB"/>
    <w:rsid w:val="4020D232"/>
    <w:rsid w:val="4037F741"/>
    <w:rsid w:val="404164C0"/>
    <w:rsid w:val="405218EB"/>
    <w:rsid w:val="4054964C"/>
    <w:rsid w:val="4060BE6F"/>
    <w:rsid w:val="406C003E"/>
    <w:rsid w:val="40850479"/>
    <w:rsid w:val="4093CFBA"/>
    <w:rsid w:val="40A5D762"/>
    <w:rsid w:val="40B8B7A8"/>
    <w:rsid w:val="40C5CD86"/>
    <w:rsid w:val="40CE540F"/>
    <w:rsid w:val="40CE5DEF"/>
    <w:rsid w:val="40F86E4E"/>
    <w:rsid w:val="40FEE4E5"/>
    <w:rsid w:val="41151271"/>
    <w:rsid w:val="413AE8E1"/>
    <w:rsid w:val="4151BC86"/>
    <w:rsid w:val="416F2A68"/>
    <w:rsid w:val="416F7F04"/>
    <w:rsid w:val="41851B0C"/>
    <w:rsid w:val="418A249E"/>
    <w:rsid w:val="41926A41"/>
    <w:rsid w:val="41947715"/>
    <w:rsid w:val="41A97249"/>
    <w:rsid w:val="41AFA788"/>
    <w:rsid w:val="41B05CCF"/>
    <w:rsid w:val="41B302C5"/>
    <w:rsid w:val="41C59935"/>
    <w:rsid w:val="41D83988"/>
    <w:rsid w:val="41E6EC0F"/>
    <w:rsid w:val="41F136E7"/>
    <w:rsid w:val="4216DE71"/>
    <w:rsid w:val="422E4E1F"/>
    <w:rsid w:val="425908DE"/>
    <w:rsid w:val="427BE2E8"/>
    <w:rsid w:val="42C7261A"/>
    <w:rsid w:val="42D14B3A"/>
    <w:rsid w:val="42F475DF"/>
    <w:rsid w:val="432B2395"/>
    <w:rsid w:val="432DFB6C"/>
    <w:rsid w:val="4351BE10"/>
    <w:rsid w:val="43532324"/>
    <w:rsid w:val="436A7C8F"/>
    <w:rsid w:val="436F4DE1"/>
    <w:rsid w:val="43757385"/>
    <w:rsid w:val="4379BCE0"/>
    <w:rsid w:val="437FD0B7"/>
    <w:rsid w:val="438A46C4"/>
    <w:rsid w:val="43AB90BD"/>
    <w:rsid w:val="43FB8B32"/>
    <w:rsid w:val="4406F5C2"/>
    <w:rsid w:val="4407DA38"/>
    <w:rsid w:val="4411B5B9"/>
    <w:rsid w:val="442C2BB1"/>
    <w:rsid w:val="442DBBC2"/>
    <w:rsid w:val="4441D615"/>
    <w:rsid w:val="4447D919"/>
    <w:rsid w:val="445896DD"/>
    <w:rsid w:val="44629A40"/>
    <w:rsid w:val="446668C7"/>
    <w:rsid w:val="447BBD8D"/>
    <w:rsid w:val="44893E9A"/>
    <w:rsid w:val="448F83D7"/>
    <w:rsid w:val="449EE38E"/>
    <w:rsid w:val="44A7248B"/>
    <w:rsid w:val="44C15786"/>
    <w:rsid w:val="44C2720D"/>
    <w:rsid w:val="44C6ECB0"/>
    <w:rsid w:val="44C8D82B"/>
    <w:rsid w:val="44CEE887"/>
    <w:rsid w:val="44D31A71"/>
    <w:rsid w:val="44D8F64B"/>
    <w:rsid w:val="44E5467D"/>
    <w:rsid w:val="4500EE33"/>
    <w:rsid w:val="450FF611"/>
    <w:rsid w:val="45144668"/>
    <w:rsid w:val="4516D9CF"/>
    <w:rsid w:val="451B45BB"/>
    <w:rsid w:val="45415162"/>
    <w:rsid w:val="454239BF"/>
    <w:rsid w:val="454B637F"/>
    <w:rsid w:val="45524D45"/>
    <w:rsid w:val="455F7A1F"/>
    <w:rsid w:val="45746870"/>
    <w:rsid w:val="4576B23E"/>
    <w:rsid w:val="457AA08E"/>
    <w:rsid w:val="457C14A0"/>
    <w:rsid w:val="45840C10"/>
    <w:rsid w:val="458821A1"/>
    <w:rsid w:val="459EF205"/>
    <w:rsid w:val="45A2B73C"/>
    <w:rsid w:val="45B91B94"/>
    <w:rsid w:val="46184525"/>
    <w:rsid w:val="462212B1"/>
    <w:rsid w:val="4625A543"/>
    <w:rsid w:val="46661CE9"/>
    <w:rsid w:val="46689C03"/>
    <w:rsid w:val="46752149"/>
    <w:rsid w:val="4681E931"/>
    <w:rsid w:val="468C8A19"/>
    <w:rsid w:val="46AEA583"/>
    <w:rsid w:val="46C77DDA"/>
    <w:rsid w:val="46CAE2C6"/>
    <w:rsid w:val="46E198E8"/>
    <w:rsid w:val="4709C138"/>
    <w:rsid w:val="470F0885"/>
    <w:rsid w:val="472AE978"/>
    <w:rsid w:val="474127DE"/>
    <w:rsid w:val="474DA450"/>
    <w:rsid w:val="47643C1F"/>
    <w:rsid w:val="4778593C"/>
    <w:rsid w:val="47872D43"/>
    <w:rsid w:val="4788C6E8"/>
    <w:rsid w:val="47A4BBFD"/>
    <w:rsid w:val="47AE8291"/>
    <w:rsid w:val="47B14394"/>
    <w:rsid w:val="47C9A6A2"/>
    <w:rsid w:val="47D31FE1"/>
    <w:rsid w:val="47D8973C"/>
    <w:rsid w:val="47E7FE56"/>
    <w:rsid w:val="47F320BE"/>
    <w:rsid w:val="47FE0934"/>
    <w:rsid w:val="48013F76"/>
    <w:rsid w:val="4804007D"/>
    <w:rsid w:val="4806293C"/>
    <w:rsid w:val="480E425A"/>
    <w:rsid w:val="481B7AB0"/>
    <w:rsid w:val="4836C03C"/>
    <w:rsid w:val="483BBA27"/>
    <w:rsid w:val="483F1CF0"/>
    <w:rsid w:val="48407D7F"/>
    <w:rsid w:val="48450B35"/>
    <w:rsid w:val="48470431"/>
    <w:rsid w:val="485C1AB1"/>
    <w:rsid w:val="4872A132"/>
    <w:rsid w:val="48938E8F"/>
    <w:rsid w:val="48A8A69C"/>
    <w:rsid w:val="48B891AF"/>
    <w:rsid w:val="48B92E37"/>
    <w:rsid w:val="48C183F6"/>
    <w:rsid w:val="48C39E6F"/>
    <w:rsid w:val="491663FB"/>
    <w:rsid w:val="4921568F"/>
    <w:rsid w:val="493884A0"/>
    <w:rsid w:val="4944C98C"/>
    <w:rsid w:val="4955C7D8"/>
    <w:rsid w:val="495829A9"/>
    <w:rsid w:val="49691F42"/>
    <w:rsid w:val="49698575"/>
    <w:rsid w:val="496CBEA1"/>
    <w:rsid w:val="49830B8A"/>
    <w:rsid w:val="499735DE"/>
    <w:rsid w:val="4999DC36"/>
    <w:rsid w:val="49BA8B1B"/>
    <w:rsid w:val="49C0441E"/>
    <w:rsid w:val="49D10288"/>
    <w:rsid w:val="49D27929"/>
    <w:rsid w:val="49DD9658"/>
    <w:rsid w:val="49DE1114"/>
    <w:rsid w:val="49E9E3F8"/>
    <w:rsid w:val="49FC685A"/>
    <w:rsid w:val="49FE8FA5"/>
    <w:rsid w:val="4A06C8B5"/>
    <w:rsid w:val="4A4B2D3F"/>
    <w:rsid w:val="4A6403B9"/>
    <w:rsid w:val="4A73EB24"/>
    <w:rsid w:val="4ADA528E"/>
    <w:rsid w:val="4AE17700"/>
    <w:rsid w:val="4AFEF4EF"/>
    <w:rsid w:val="4B05477E"/>
    <w:rsid w:val="4B10C33F"/>
    <w:rsid w:val="4B198D66"/>
    <w:rsid w:val="4B21FFE7"/>
    <w:rsid w:val="4B272020"/>
    <w:rsid w:val="4B838CBB"/>
    <w:rsid w:val="4B84708C"/>
    <w:rsid w:val="4B9835B1"/>
    <w:rsid w:val="4BACF6C6"/>
    <w:rsid w:val="4BC0F534"/>
    <w:rsid w:val="4BDE756D"/>
    <w:rsid w:val="4BE22645"/>
    <w:rsid w:val="4BE79A19"/>
    <w:rsid w:val="4C01C248"/>
    <w:rsid w:val="4C0405F1"/>
    <w:rsid w:val="4C0D44C6"/>
    <w:rsid w:val="4C126EF4"/>
    <w:rsid w:val="4C23AC8C"/>
    <w:rsid w:val="4C26AFA5"/>
    <w:rsid w:val="4C52D55A"/>
    <w:rsid w:val="4C5D2C7E"/>
    <w:rsid w:val="4C7AB9C0"/>
    <w:rsid w:val="4C8EE939"/>
    <w:rsid w:val="4CA6C28C"/>
    <w:rsid w:val="4CA9F0F5"/>
    <w:rsid w:val="4CC9DAAB"/>
    <w:rsid w:val="4CCCBA69"/>
    <w:rsid w:val="4CCF7628"/>
    <w:rsid w:val="4CD80842"/>
    <w:rsid w:val="4CE50FE0"/>
    <w:rsid w:val="4CFA8695"/>
    <w:rsid w:val="4CFCC4F7"/>
    <w:rsid w:val="4D3269B1"/>
    <w:rsid w:val="4D4B02DC"/>
    <w:rsid w:val="4D57880D"/>
    <w:rsid w:val="4D6D117A"/>
    <w:rsid w:val="4D87DDBA"/>
    <w:rsid w:val="4D8B9473"/>
    <w:rsid w:val="4D972158"/>
    <w:rsid w:val="4D9DEC64"/>
    <w:rsid w:val="4DA6FF79"/>
    <w:rsid w:val="4DAB6BA0"/>
    <w:rsid w:val="4DD33958"/>
    <w:rsid w:val="4DD41771"/>
    <w:rsid w:val="4DEAA7B0"/>
    <w:rsid w:val="4E16A12A"/>
    <w:rsid w:val="4E1C576E"/>
    <w:rsid w:val="4E315159"/>
    <w:rsid w:val="4E432EB0"/>
    <w:rsid w:val="4E449123"/>
    <w:rsid w:val="4E460870"/>
    <w:rsid w:val="4E776417"/>
    <w:rsid w:val="4E7835C5"/>
    <w:rsid w:val="4E79C864"/>
    <w:rsid w:val="4E83201C"/>
    <w:rsid w:val="4E8A02D2"/>
    <w:rsid w:val="4EB24888"/>
    <w:rsid w:val="4EE48736"/>
    <w:rsid w:val="4EE954C9"/>
    <w:rsid w:val="4EE9770A"/>
    <w:rsid w:val="4F0892C1"/>
    <w:rsid w:val="4F194687"/>
    <w:rsid w:val="4F1F88D3"/>
    <w:rsid w:val="4F43C470"/>
    <w:rsid w:val="4F6857FC"/>
    <w:rsid w:val="4F745C36"/>
    <w:rsid w:val="4F85EEEA"/>
    <w:rsid w:val="4FA08620"/>
    <w:rsid w:val="4FA8F7AB"/>
    <w:rsid w:val="4FAA2893"/>
    <w:rsid w:val="4FECF691"/>
    <w:rsid w:val="4FFC8F7A"/>
    <w:rsid w:val="5004DBDB"/>
    <w:rsid w:val="501BADD0"/>
    <w:rsid w:val="5023FDBB"/>
    <w:rsid w:val="503CAB54"/>
    <w:rsid w:val="503D8613"/>
    <w:rsid w:val="504ABF32"/>
    <w:rsid w:val="507704C6"/>
    <w:rsid w:val="50992AE2"/>
    <w:rsid w:val="50A38E82"/>
    <w:rsid w:val="50A91E37"/>
    <w:rsid w:val="50ABECAC"/>
    <w:rsid w:val="50B7C941"/>
    <w:rsid w:val="50C5E41F"/>
    <w:rsid w:val="50FD4EF1"/>
    <w:rsid w:val="51167C35"/>
    <w:rsid w:val="5129C3B9"/>
    <w:rsid w:val="512AD15C"/>
    <w:rsid w:val="512C7B16"/>
    <w:rsid w:val="513E57E8"/>
    <w:rsid w:val="51511242"/>
    <w:rsid w:val="5158568D"/>
    <w:rsid w:val="5177C7FD"/>
    <w:rsid w:val="51C13B84"/>
    <w:rsid w:val="51D44625"/>
    <w:rsid w:val="51EEE6F4"/>
    <w:rsid w:val="51F1FE87"/>
    <w:rsid w:val="51F26D61"/>
    <w:rsid w:val="5207E946"/>
    <w:rsid w:val="52192413"/>
    <w:rsid w:val="522C562E"/>
    <w:rsid w:val="52456778"/>
    <w:rsid w:val="524FAEBE"/>
    <w:rsid w:val="526E378A"/>
    <w:rsid w:val="5273A4D3"/>
    <w:rsid w:val="527B0AC8"/>
    <w:rsid w:val="52979E32"/>
    <w:rsid w:val="52C5886A"/>
    <w:rsid w:val="52C65F1A"/>
    <w:rsid w:val="52D6D1F6"/>
    <w:rsid w:val="52DB0640"/>
    <w:rsid w:val="52DBE0E4"/>
    <w:rsid w:val="52E08444"/>
    <w:rsid w:val="5317C3E8"/>
    <w:rsid w:val="5318E478"/>
    <w:rsid w:val="53318510"/>
    <w:rsid w:val="5332E705"/>
    <w:rsid w:val="5334EC09"/>
    <w:rsid w:val="5350472E"/>
    <w:rsid w:val="535F8CE1"/>
    <w:rsid w:val="536ED603"/>
    <w:rsid w:val="5371088D"/>
    <w:rsid w:val="5390F955"/>
    <w:rsid w:val="53D2425F"/>
    <w:rsid w:val="53FA1D60"/>
    <w:rsid w:val="53FAB113"/>
    <w:rsid w:val="541A01D5"/>
    <w:rsid w:val="541A4F23"/>
    <w:rsid w:val="5439D6C5"/>
    <w:rsid w:val="543CB5F1"/>
    <w:rsid w:val="546BF146"/>
    <w:rsid w:val="546DC790"/>
    <w:rsid w:val="5479A2D0"/>
    <w:rsid w:val="547E599D"/>
    <w:rsid w:val="54A173EE"/>
    <w:rsid w:val="54B7ACA7"/>
    <w:rsid w:val="54BB46EA"/>
    <w:rsid w:val="54BE52F2"/>
    <w:rsid w:val="54EFBA90"/>
    <w:rsid w:val="54FB7C71"/>
    <w:rsid w:val="55022A6B"/>
    <w:rsid w:val="5510BA51"/>
    <w:rsid w:val="55163DF8"/>
    <w:rsid w:val="5532F5EF"/>
    <w:rsid w:val="5554C625"/>
    <w:rsid w:val="556B4905"/>
    <w:rsid w:val="5590AACD"/>
    <w:rsid w:val="55966CF5"/>
    <w:rsid w:val="55972DD8"/>
    <w:rsid w:val="55AACB27"/>
    <w:rsid w:val="55D27077"/>
    <w:rsid w:val="55D78D8A"/>
    <w:rsid w:val="55D95AA3"/>
    <w:rsid w:val="5615EB49"/>
    <w:rsid w:val="5639C1FC"/>
    <w:rsid w:val="563CD584"/>
    <w:rsid w:val="5645CC38"/>
    <w:rsid w:val="5652ADAF"/>
    <w:rsid w:val="56542C83"/>
    <w:rsid w:val="566ACDFF"/>
    <w:rsid w:val="567440C4"/>
    <w:rsid w:val="5675BD48"/>
    <w:rsid w:val="5678A341"/>
    <w:rsid w:val="568B1238"/>
    <w:rsid w:val="568B1501"/>
    <w:rsid w:val="56A5F787"/>
    <w:rsid w:val="56A6BC08"/>
    <w:rsid w:val="56B3A05A"/>
    <w:rsid w:val="56C8512E"/>
    <w:rsid w:val="56D9CA60"/>
    <w:rsid w:val="570809AE"/>
    <w:rsid w:val="5717E8B0"/>
    <w:rsid w:val="5728A82E"/>
    <w:rsid w:val="572A5673"/>
    <w:rsid w:val="5732C33C"/>
    <w:rsid w:val="5762100A"/>
    <w:rsid w:val="57624744"/>
    <w:rsid w:val="5774B201"/>
    <w:rsid w:val="5784DA4B"/>
    <w:rsid w:val="57B0E6BF"/>
    <w:rsid w:val="57E42AC8"/>
    <w:rsid w:val="57F7D8D3"/>
    <w:rsid w:val="580B78D6"/>
    <w:rsid w:val="580B9C7A"/>
    <w:rsid w:val="580D07EB"/>
    <w:rsid w:val="581195E1"/>
    <w:rsid w:val="5826073A"/>
    <w:rsid w:val="583130F3"/>
    <w:rsid w:val="58442832"/>
    <w:rsid w:val="587ECB53"/>
    <w:rsid w:val="58933E6A"/>
    <w:rsid w:val="58AF0FA0"/>
    <w:rsid w:val="58BC186D"/>
    <w:rsid w:val="58C8DB0D"/>
    <w:rsid w:val="58CFE801"/>
    <w:rsid w:val="58E7595F"/>
    <w:rsid w:val="58F683DE"/>
    <w:rsid w:val="58F7459D"/>
    <w:rsid w:val="595027AC"/>
    <w:rsid w:val="595E717E"/>
    <w:rsid w:val="59712AFB"/>
    <w:rsid w:val="5972F046"/>
    <w:rsid w:val="597403B2"/>
    <w:rsid w:val="5979B0D7"/>
    <w:rsid w:val="597E0DD6"/>
    <w:rsid w:val="59913B1D"/>
    <w:rsid w:val="59D1B978"/>
    <w:rsid w:val="59D5275B"/>
    <w:rsid w:val="59FA8123"/>
    <w:rsid w:val="5A03A364"/>
    <w:rsid w:val="5A03E4EC"/>
    <w:rsid w:val="5A17122E"/>
    <w:rsid w:val="5A575488"/>
    <w:rsid w:val="5A666C6F"/>
    <w:rsid w:val="5A6E4EF5"/>
    <w:rsid w:val="5A850262"/>
    <w:rsid w:val="5A8D48A9"/>
    <w:rsid w:val="5ABADB09"/>
    <w:rsid w:val="5ABF3E31"/>
    <w:rsid w:val="5AE7DFBC"/>
    <w:rsid w:val="5B016D4A"/>
    <w:rsid w:val="5B0F0C07"/>
    <w:rsid w:val="5B31647B"/>
    <w:rsid w:val="5B370526"/>
    <w:rsid w:val="5B4E241A"/>
    <w:rsid w:val="5B57BBB3"/>
    <w:rsid w:val="5B5D2EEF"/>
    <w:rsid w:val="5B65B19E"/>
    <w:rsid w:val="5B8351DA"/>
    <w:rsid w:val="5BA1C1C8"/>
    <w:rsid w:val="5BEA4EC8"/>
    <w:rsid w:val="5C08175F"/>
    <w:rsid w:val="5C12EC28"/>
    <w:rsid w:val="5C251590"/>
    <w:rsid w:val="5C26CE82"/>
    <w:rsid w:val="5C2A3EF6"/>
    <w:rsid w:val="5C3433A1"/>
    <w:rsid w:val="5C3E9556"/>
    <w:rsid w:val="5C68B77F"/>
    <w:rsid w:val="5C6D1F4C"/>
    <w:rsid w:val="5C7AC6DD"/>
    <w:rsid w:val="5C8520DD"/>
    <w:rsid w:val="5C862B74"/>
    <w:rsid w:val="5C93D63B"/>
    <w:rsid w:val="5C987543"/>
    <w:rsid w:val="5CA23D71"/>
    <w:rsid w:val="5CA67241"/>
    <w:rsid w:val="5CC8203F"/>
    <w:rsid w:val="5CD33688"/>
    <w:rsid w:val="5CF6D04F"/>
    <w:rsid w:val="5CFEFB9E"/>
    <w:rsid w:val="5D0F4C72"/>
    <w:rsid w:val="5D15E76A"/>
    <w:rsid w:val="5D1EB5BF"/>
    <w:rsid w:val="5D4C7761"/>
    <w:rsid w:val="5D5CF8CD"/>
    <w:rsid w:val="5D70BA9F"/>
    <w:rsid w:val="5D769D57"/>
    <w:rsid w:val="5D8C003A"/>
    <w:rsid w:val="5D95C539"/>
    <w:rsid w:val="5DACDA7C"/>
    <w:rsid w:val="5DBF6121"/>
    <w:rsid w:val="5DC522C4"/>
    <w:rsid w:val="5DD73522"/>
    <w:rsid w:val="5DFA3ED4"/>
    <w:rsid w:val="5DFC2EB0"/>
    <w:rsid w:val="5E0B25A9"/>
    <w:rsid w:val="5E0CD9AC"/>
    <w:rsid w:val="5E0D518D"/>
    <w:rsid w:val="5E1BB98E"/>
    <w:rsid w:val="5E1C1F2C"/>
    <w:rsid w:val="5E2CE100"/>
    <w:rsid w:val="5E2D1D84"/>
    <w:rsid w:val="5E2E4AA7"/>
    <w:rsid w:val="5E462E7C"/>
    <w:rsid w:val="5E4B0483"/>
    <w:rsid w:val="5E52622B"/>
    <w:rsid w:val="5E68BBBA"/>
    <w:rsid w:val="5E7AE2D8"/>
    <w:rsid w:val="5EC41A70"/>
    <w:rsid w:val="5EC6CDD0"/>
    <w:rsid w:val="5EC9EE1F"/>
    <w:rsid w:val="5ECA2E25"/>
    <w:rsid w:val="5EDC71EF"/>
    <w:rsid w:val="5EE53476"/>
    <w:rsid w:val="5F047BAC"/>
    <w:rsid w:val="5F0707FF"/>
    <w:rsid w:val="5F19EA97"/>
    <w:rsid w:val="5F25098C"/>
    <w:rsid w:val="5F2A011E"/>
    <w:rsid w:val="5F2C77CD"/>
    <w:rsid w:val="5F5123AC"/>
    <w:rsid w:val="5F55C9D3"/>
    <w:rsid w:val="5F73EFAC"/>
    <w:rsid w:val="5F8702BE"/>
    <w:rsid w:val="5F9118DE"/>
    <w:rsid w:val="5FA8EDE8"/>
    <w:rsid w:val="5FBA52EA"/>
    <w:rsid w:val="5FCA9A2C"/>
    <w:rsid w:val="5FCFA6E0"/>
    <w:rsid w:val="5FE81508"/>
    <w:rsid w:val="5FEB58FF"/>
    <w:rsid w:val="5FEBFD40"/>
    <w:rsid w:val="5FF0BEF3"/>
    <w:rsid w:val="5FF7A0F2"/>
    <w:rsid w:val="60088D10"/>
    <w:rsid w:val="6072D48D"/>
    <w:rsid w:val="6081A003"/>
    <w:rsid w:val="60955A91"/>
    <w:rsid w:val="60C9E1F6"/>
    <w:rsid w:val="60D5B7C2"/>
    <w:rsid w:val="60D6B16D"/>
    <w:rsid w:val="60E2FBCC"/>
    <w:rsid w:val="60F35A39"/>
    <w:rsid w:val="60F39711"/>
    <w:rsid w:val="610D6AC1"/>
    <w:rsid w:val="61359822"/>
    <w:rsid w:val="6138CE64"/>
    <w:rsid w:val="613BD069"/>
    <w:rsid w:val="614013CC"/>
    <w:rsid w:val="614A166A"/>
    <w:rsid w:val="6150C754"/>
    <w:rsid w:val="615A7414"/>
    <w:rsid w:val="616AB9EE"/>
    <w:rsid w:val="61C468E9"/>
    <w:rsid w:val="61D63922"/>
    <w:rsid w:val="61E4E098"/>
    <w:rsid w:val="62164845"/>
    <w:rsid w:val="621FAD47"/>
    <w:rsid w:val="625E9888"/>
    <w:rsid w:val="62728010"/>
    <w:rsid w:val="6281D116"/>
    <w:rsid w:val="62865A1A"/>
    <w:rsid w:val="6291459A"/>
    <w:rsid w:val="629F29FD"/>
    <w:rsid w:val="62BD96A2"/>
    <w:rsid w:val="62CB8E11"/>
    <w:rsid w:val="62F37DE1"/>
    <w:rsid w:val="6323AB8F"/>
    <w:rsid w:val="63384F6B"/>
    <w:rsid w:val="634AA3EE"/>
    <w:rsid w:val="6353314A"/>
    <w:rsid w:val="6365958B"/>
    <w:rsid w:val="637A8FBE"/>
    <w:rsid w:val="6395884A"/>
    <w:rsid w:val="63B3B711"/>
    <w:rsid w:val="63C1164B"/>
    <w:rsid w:val="63D830A1"/>
    <w:rsid w:val="63DD3DF7"/>
    <w:rsid w:val="6415C419"/>
    <w:rsid w:val="6418C71C"/>
    <w:rsid w:val="643675A7"/>
    <w:rsid w:val="644361B0"/>
    <w:rsid w:val="64465739"/>
    <w:rsid w:val="6447191E"/>
    <w:rsid w:val="644AAA1F"/>
    <w:rsid w:val="64604538"/>
    <w:rsid w:val="64713201"/>
    <w:rsid w:val="648DA213"/>
    <w:rsid w:val="64B21BAD"/>
    <w:rsid w:val="64BF28F3"/>
    <w:rsid w:val="64BF2FA2"/>
    <w:rsid w:val="64C94617"/>
    <w:rsid w:val="64DA6586"/>
    <w:rsid w:val="64E8921D"/>
    <w:rsid w:val="64F7DB5C"/>
    <w:rsid w:val="64F9CE8E"/>
    <w:rsid w:val="6508BCC5"/>
    <w:rsid w:val="65091259"/>
    <w:rsid w:val="6533697A"/>
    <w:rsid w:val="6538BC10"/>
    <w:rsid w:val="653AF24A"/>
    <w:rsid w:val="654C1F1D"/>
    <w:rsid w:val="65507B1D"/>
    <w:rsid w:val="656AD0D0"/>
    <w:rsid w:val="6586415D"/>
    <w:rsid w:val="6588BEA6"/>
    <w:rsid w:val="658921FF"/>
    <w:rsid w:val="65B29752"/>
    <w:rsid w:val="65BB8CFA"/>
    <w:rsid w:val="65C47C09"/>
    <w:rsid w:val="65D4E51B"/>
    <w:rsid w:val="65D90660"/>
    <w:rsid w:val="65EF1928"/>
    <w:rsid w:val="65F0EDA2"/>
    <w:rsid w:val="661C944D"/>
    <w:rsid w:val="662C2BC7"/>
    <w:rsid w:val="662FD1B9"/>
    <w:rsid w:val="66458DA6"/>
    <w:rsid w:val="6645F825"/>
    <w:rsid w:val="66471BED"/>
    <w:rsid w:val="664870C7"/>
    <w:rsid w:val="664A0407"/>
    <w:rsid w:val="66589E26"/>
    <w:rsid w:val="666C3F10"/>
    <w:rsid w:val="6689D877"/>
    <w:rsid w:val="66988460"/>
    <w:rsid w:val="6699528D"/>
    <w:rsid w:val="66AC9059"/>
    <w:rsid w:val="66ACFBE0"/>
    <w:rsid w:val="66B0773F"/>
    <w:rsid w:val="66B7E0F7"/>
    <w:rsid w:val="66C40978"/>
    <w:rsid w:val="6707A714"/>
    <w:rsid w:val="6731D7FA"/>
    <w:rsid w:val="67343740"/>
    <w:rsid w:val="6772AECC"/>
    <w:rsid w:val="677BB2A6"/>
    <w:rsid w:val="6795703C"/>
    <w:rsid w:val="67B1C8EE"/>
    <w:rsid w:val="67BBEBBF"/>
    <w:rsid w:val="67CBD759"/>
    <w:rsid w:val="67D172B3"/>
    <w:rsid w:val="67EE4C91"/>
    <w:rsid w:val="67EE78F2"/>
    <w:rsid w:val="67F06C27"/>
    <w:rsid w:val="68304F5B"/>
    <w:rsid w:val="684443E4"/>
    <w:rsid w:val="6850F0BF"/>
    <w:rsid w:val="686BD470"/>
    <w:rsid w:val="687442B7"/>
    <w:rsid w:val="6876CA53"/>
    <w:rsid w:val="687946B6"/>
    <w:rsid w:val="68927B53"/>
    <w:rsid w:val="68AAB299"/>
    <w:rsid w:val="68C229CE"/>
    <w:rsid w:val="68C65DF4"/>
    <w:rsid w:val="68CDD59D"/>
    <w:rsid w:val="68D29C41"/>
    <w:rsid w:val="68D949CE"/>
    <w:rsid w:val="69480FF9"/>
    <w:rsid w:val="694880C7"/>
    <w:rsid w:val="69573B25"/>
    <w:rsid w:val="69A49690"/>
    <w:rsid w:val="69EAFEC2"/>
    <w:rsid w:val="69F5AB19"/>
    <w:rsid w:val="6A0F9258"/>
    <w:rsid w:val="6A4820BB"/>
    <w:rsid w:val="6A5961D6"/>
    <w:rsid w:val="6A5B4B4E"/>
    <w:rsid w:val="6A674888"/>
    <w:rsid w:val="6A83929D"/>
    <w:rsid w:val="6A88529F"/>
    <w:rsid w:val="6A894F2D"/>
    <w:rsid w:val="6A8DDC8C"/>
    <w:rsid w:val="6ABD256A"/>
    <w:rsid w:val="6AE9A8B0"/>
    <w:rsid w:val="6AEFBD30"/>
    <w:rsid w:val="6AF02B09"/>
    <w:rsid w:val="6B10169C"/>
    <w:rsid w:val="6B2A9962"/>
    <w:rsid w:val="6B535C12"/>
    <w:rsid w:val="6B99CEF1"/>
    <w:rsid w:val="6BB347E3"/>
    <w:rsid w:val="6BB44087"/>
    <w:rsid w:val="6BD0F87D"/>
    <w:rsid w:val="6BD33CA6"/>
    <w:rsid w:val="6BE48326"/>
    <w:rsid w:val="6BE5CA59"/>
    <w:rsid w:val="6C0354E4"/>
    <w:rsid w:val="6C1B6E5F"/>
    <w:rsid w:val="6C5242CA"/>
    <w:rsid w:val="6C829476"/>
    <w:rsid w:val="6C9669A8"/>
    <w:rsid w:val="6CA82675"/>
    <w:rsid w:val="6CB75C47"/>
    <w:rsid w:val="6CBD82D5"/>
    <w:rsid w:val="6CC90374"/>
    <w:rsid w:val="6CCD2988"/>
    <w:rsid w:val="6CCDB729"/>
    <w:rsid w:val="6CE4A4F3"/>
    <w:rsid w:val="6CE85E0B"/>
    <w:rsid w:val="6CE96FC1"/>
    <w:rsid w:val="6CEE5A4C"/>
    <w:rsid w:val="6D1F377A"/>
    <w:rsid w:val="6D234CE2"/>
    <w:rsid w:val="6D278A7B"/>
    <w:rsid w:val="6D4B5FE6"/>
    <w:rsid w:val="6D4F13C7"/>
    <w:rsid w:val="6D5E6BE8"/>
    <w:rsid w:val="6D62BCAE"/>
    <w:rsid w:val="6D67DF5B"/>
    <w:rsid w:val="6D78EDF5"/>
    <w:rsid w:val="6D8D42BE"/>
    <w:rsid w:val="6DA2C7B8"/>
    <w:rsid w:val="6DAA25CC"/>
    <w:rsid w:val="6DCF8099"/>
    <w:rsid w:val="6DF0EE1D"/>
    <w:rsid w:val="6DF5D313"/>
    <w:rsid w:val="6E20AD34"/>
    <w:rsid w:val="6E2916EE"/>
    <w:rsid w:val="6E2AFE57"/>
    <w:rsid w:val="6E2DD580"/>
    <w:rsid w:val="6E5C072B"/>
    <w:rsid w:val="6E5E0E4A"/>
    <w:rsid w:val="6E764FD5"/>
    <w:rsid w:val="6E7FE28E"/>
    <w:rsid w:val="6E8DC0E5"/>
    <w:rsid w:val="6E9E5B50"/>
    <w:rsid w:val="6E9EA40A"/>
    <w:rsid w:val="6EA314ED"/>
    <w:rsid w:val="6EA318B0"/>
    <w:rsid w:val="6EB09E21"/>
    <w:rsid w:val="6EB577E8"/>
    <w:rsid w:val="6EE2B322"/>
    <w:rsid w:val="6F0312EB"/>
    <w:rsid w:val="6F09AA6E"/>
    <w:rsid w:val="6F6A0331"/>
    <w:rsid w:val="6F79C73D"/>
    <w:rsid w:val="6F91193A"/>
    <w:rsid w:val="6F9A11CD"/>
    <w:rsid w:val="6F9DFAE8"/>
    <w:rsid w:val="6FA37779"/>
    <w:rsid w:val="6FB79666"/>
    <w:rsid w:val="6FBE485D"/>
    <w:rsid w:val="6FE857D7"/>
    <w:rsid w:val="6FF79E3B"/>
    <w:rsid w:val="700D2CB4"/>
    <w:rsid w:val="70327DF8"/>
    <w:rsid w:val="705E8B34"/>
    <w:rsid w:val="70609D81"/>
    <w:rsid w:val="70745A16"/>
    <w:rsid w:val="7075732A"/>
    <w:rsid w:val="7077A359"/>
    <w:rsid w:val="70966719"/>
    <w:rsid w:val="70B3282E"/>
    <w:rsid w:val="70B74337"/>
    <w:rsid w:val="70CEDB6E"/>
    <w:rsid w:val="70D6142F"/>
    <w:rsid w:val="70DAE3A5"/>
    <w:rsid w:val="70DBF703"/>
    <w:rsid w:val="710FDF77"/>
    <w:rsid w:val="713E8B51"/>
    <w:rsid w:val="714793D2"/>
    <w:rsid w:val="715D0CBF"/>
    <w:rsid w:val="7195DCE2"/>
    <w:rsid w:val="719F56E7"/>
    <w:rsid w:val="71E7B237"/>
    <w:rsid w:val="720AAB1A"/>
    <w:rsid w:val="721BC37F"/>
    <w:rsid w:val="72346B98"/>
    <w:rsid w:val="72486AE8"/>
    <w:rsid w:val="7250E890"/>
    <w:rsid w:val="72664287"/>
    <w:rsid w:val="7284D6A3"/>
    <w:rsid w:val="72907A1C"/>
    <w:rsid w:val="72AB21B0"/>
    <w:rsid w:val="730BAFD0"/>
    <w:rsid w:val="731D9AB7"/>
    <w:rsid w:val="73326A4E"/>
    <w:rsid w:val="73379820"/>
    <w:rsid w:val="734A7A64"/>
    <w:rsid w:val="73572ACB"/>
    <w:rsid w:val="7382003A"/>
    <w:rsid w:val="738C71F0"/>
    <w:rsid w:val="739187B5"/>
    <w:rsid w:val="73BEE640"/>
    <w:rsid w:val="73E3F2F5"/>
    <w:rsid w:val="73F74C51"/>
    <w:rsid w:val="741C4E9C"/>
    <w:rsid w:val="7420F3D4"/>
    <w:rsid w:val="742670EB"/>
    <w:rsid w:val="742E7D5D"/>
    <w:rsid w:val="744B569D"/>
    <w:rsid w:val="744D5F70"/>
    <w:rsid w:val="74510C15"/>
    <w:rsid w:val="74804AB7"/>
    <w:rsid w:val="74856B33"/>
    <w:rsid w:val="7487E840"/>
    <w:rsid w:val="749D2419"/>
    <w:rsid w:val="74C70990"/>
    <w:rsid w:val="74E20A74"/>
    <w:rsid w:val="7504A80F"/>
    <w:rsid w:val="750BD9E1"/>
    <w:rsid w:val="7514292E"/>
    <w:rsid w:val="75333431"/>
    <w:rsid w:val="753609C6"/>
    <w:rsid w:val="7536EED5"/>
    <w:rsid w:val="755B38DA"/>
    <w:rsid w:val="75694067"/>
    <w:rsid w:val="756EA8D3"/>
    <w:rsid w:val="7578DAFD"/>
    <w:rsid w:val="7588B980"/>
    <w:rsid w:val="7594D01D"/>
    <w:rsid w:val="75C8547A"/>
    <w:rsid w:val="75D4FE26"/>
    <w:rsid w:val="75E205CD"/>
    <w:rsid w:val="75F3336F"/>
    <w:rsid w:val="761056ED"/>
    <w:rsid w:val="761307C9"/>
    <w:rsid w:val="761C45D3"/>
    <w:rsid w:val="762B4EFA"/>
    <w:rsid w:val="76426825"/>
    <w:rsid w:val="764312BD"/>
    <w:rsid w:val="7656A986"/>
    <w:rsid w:val="766D24D2"/>
    <w:rsid w:val="7681124D"/>
    <w:rsid w:val="7693F023"/>
    <w:rsid w:val="76990A4E"/>
    <w:rsid w:val="769958D9"/>
    <w:rsid w:val="769D0BDA"/>
    <w:rsid w:val="76A654D2"/>
    <w:rsid w:val="76A86875"/>
    <w:rsid w:val="76C5DCCA"/>
    <w:rsid w:val="76D31999"/>
    <w:rsid w:val="76D88238"/>
    <w:rsid w:val="76E97298"/>
    <w:rsid w:val="770358C1"/>
    <w:rsid w:val="77485BBB"/>
    <w:rsid w:val="7760E553"/>
    <w:rsid w:val="7771C275"/>
    <w:rsid w:val="7787F4E9"/>
    <w:rsid w:val="77AE21B0"/>
    <w:rsid w:val="77B5C6C7"/>
    <w:rsid w:val="77CFDE5A"/>
    <w:rsid w:val="77D8D36F"/>
    <w:rsid w:val="7808E8AC"/>
    <w:rsid w:val="7845F471"/>
    <w:rsid w:val="7857052D"/>
    <w:rsid w:val="786A4680"/>
    <w:rsid w:val="786E7332"/>
    <w:rsid w:val="788EF7AB"/>
    <w:rsid w:val="7895F923"/>
    <w:rsid w:val="789ED664"/>
    <w:rsid w:val="78B6287A"/>
    <w:rsid w:val="78C5981D"/>
    <w:rsid w:val="78D1773E"/>
    <w:rsid w:val="78F13E2F"/>
    <w:rsid w:val="79039968"/>
    <w:rsid w:val="790BD718"/>
    <w:rsid w:val="7932C2FB"/>
    <w:rsid w:val="793EAB08"/>
    <w:rsid w:val="79433D08"/>
    <w:rsid w:val="794C9F0C"/>
    <w:rsid w:val="794CEFCE"/>
    <w:rsid w:val="794DA511"/>
    <w:rsid w:val="794F4E23"/>
    <w:rsid w:val="79579C7E"/>
    <w:rsid w:val="795B0F23"/>
    <w:rsid w:val="79661A6D"/>
    <w:rsid w:val="796762E6"/>
    <w:rsid w:val="79815E8D"/>
    <w:rsid w:val="7986B442"/>
    <w:rsid w:val="79BDE3EA"/>
    <w:rsid w:val="79D25C78"/>
    <w:rsid w:val="79EAD859"/>
    <w:rsid w:val="79FA02BB"/>
    <w:rsid w:val="7A041DA3"/>
    <w:rsid w:val="7A3A0758"/>
    <w:rsid w:val="7A3F6E8D"/>
    <w:rsid w:val="7A3FA7D1"/>
    <w:rsid w:val="7A490030"/>
    <w:rsid w:val="7A4CAACC"/>
    <w:rsid w:val="7A586482"/>
    <w:rsid w:val="7A593414"/>
    <w:rsid w:val="7A5D79D3"/>
    <w:rsid w:val="7A60C375"/>
    <w:rsid w:val="7A63D2A5"/>
    <w:rsid w:val="7A9425BA"/>
    <w:rsid w:val="7A99FA38"/>
    <w:rsid w:val="7ACB2F91"/>
    <w:rsid w:val="7ACE702F"/>
    <w:rsid w:val="7AFF7CEC"/>
    <w:rsid w:val="7B079D79"/>
    <w:rsid w:val="7B12C854"/>
    <w:rsid w:val="7B147FFF"/>
    <w:rsid w:val="7B2542AC"/>
    <w:rsid w:val="7B29CF22"/>
    <w:rsid w:val="7B565A94"/>
    <w:rsid w:val="7B606A9C"/>
    <w:rsid w:val="7B7BC2E6"/>
    <w:rsid w:val="7B9F0840"/>
    <w:rsid w:val="7BAEF4B2"/>
    <w:rsid w:val="7BAF03B1"/>
    <w:rsid w:val="7BB5728F"/>
    <w:rsid w:val="7BFEB24B"/>
    <w:rsid w:val="7C018467"/>
    <w:rsid w:val="7C111C03"/>
    <w:rsid w:val="7C158692"/>
    <w:rsid w:val="7C276F2D"/>
    <w:rsid w:val="7C40D3E9"/>
    <w:rsid w:val="7C5CD694"/>
    <w:rsid w:val="7CAA7233"/>
    <w:rsid w:val="7CB30D38"/>
    <w:rsid w:val="7CDEE4FF"/>
    <w:rsid w:val="7CE6EF7B"/>
    <w:rsid w:val="7D2447AD"/>
    <w:rsid w:val="7D293E8E"/>
    <w:rsid w:val="7D2D4AE2"/>
    <w:rsid w:val="7D4CE1FA"/>
    <w:rsid w:val="7D612381"/>
    <w:rsid w:val="7D81657E"/>
    <w:rsid w:val="7D950DDB"/>
    <w:rsid w:val="7DAC4E0C"/>
    <w:rsid w:val="7DBC1592"/>
    <w:rsid w:val="7DC829C9"/>
    <w:rsid w:val="7DCCEA0F"/>
    <w:rsid w:val="7DD07857"/>
    <w:rsid w:val="7DDE0730"/>
    <w:rsid w:val="7DE17801"/>
    <w:rsid w:val="7E168F7E"/>
    <w:rsid w:val="7E19DBC4"/>
    <w:rsid w:val="7E21A7B1"/>
    <w:rsid w:val="7E34C47F"/>
    <w:rsid w:val="7E40C06F"/>
    <w:rsid w:val="7E41C50A"/>
    <w:rsid w:val="7E46CAF9"/>
    <w:rsid w:val="7E52B8E6"/>
    <w:rsid w:val="7EA22E49"/>
    <w:rsid w:val="7EC65026"/>
    <w:rsid w:val="7EC7A84D"/>
    <w:rsid w:val="7EC833D8"/>
    <w:rsid w:val="7ECEF555"/>
    <w:rsid w:val="7EDB72DD"/>
    <w:rsid w:val="7EEB11C3"/>
    <w:rsid w:val="7F2BC2DE"/>
    <w:rsid w:val="7F58CC34"/>
    <w:rsid w:val="7FAD5085"/>
    <w:rsid w:val="7FC49377"/>
    <w:rsid w:val="7FC6CD26"/>
    <w:rsid w:val="7FD4AAB5"/>
    <w:rsid w:val="7FD6DE1F"/>
    <w:rsid w:val="7FD8BA3D"/>
    <w:rsid w:val="7FE14B47"/>
    <w:rsid w:val="7FE19239"/>
    <w:rsid w:val="7FFCB5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B3117A7-8DCF-42C4-9C5D-78FE535D5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402"/>
    <w:rPr>
      <w:rFonts w:ascii="BT Curve" w:hAnsi="BT Curve"/>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autoRedefine/>
    <w:uiPriority w:val="9"/>
    <w:unhideWhenUsed/>
    <w:qFormat/>
    <w:rsid w:val="00AF377B"/>
    <w:pPr>
      <w:keepNext/>
      <w:keepLines/>
      <w:numPr>
        <w:numId w:val="183"/>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F377B"/>
    <w:rPr>
      <w:rFonts w:asciiTheme="majorHAnsi" w:eastAsiaTheme="majorEastAsia" w:hAnsiTheme="majorHAnsi" w:cstheme="majorBidi"/>
      <w:b/>
      <w:bCs/>
      <w:color w:val="4F81BD" w:themeColor="accent1"/>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5"/>
      </w:numPr>
      <w:contextualSpacing/>
    </w:pPr>
  </w:style>
  <w:style w:type="paragraph" w:styleId="ListBullet2">
    <w:name w:val="List Bullet 2"/>
    <w:basedOn w:val="Normal"/>
    <w:uiPriority w:val="99"/>
    <w:unhideWhenUsed/>
    <w:rsid w:val="00326F90"/>
    <w:pPr>
      <w:numPr>
        <w:numId w:val="86"/>
      </w:numPr>
      <w:contextualSpacing/>
    </w:pPr>
  </w:style>
  <w:style w:type="paragraph" w:styleId="ListBullet3">
    <w:name w:val="List Bullet 3"/>
    <w:basedOn w:val="Normal"/>
    <w:uiPriority w:val="99"/>
    <w:unhideWhenUsed/>
    <w:rsid w:val="00326F90"/>
    <w:pPr>
      <w:numPr>
        <w:numId w:val="87"/>
      </w:numPr>
      <w:contextualSpacing/>
    </w:pPr>
  </w:style>
  <w:style w:type="paragraph" w:styleId="ListNumber">
    <w:name w:val="List Number"/>
    <w:basedOn w:val="Normal"/>
    <w:uiPriority w:val="99"/>
    <w:unhideWhenUsed/>
    <w:rsid w:val="00326F90"/>
    <w:pPr>
      <w:numPr>
        <w:numId w:val="89"/>
      </w:numPr>
      <w:contextualSpacing/>
    </w:pPr>
  </w:style>
  <w:style w:type="paragraph" w:styleId="ListNumber2">
    <w:name w:val="List Number 2"/>
    <w:basedOn w:val="Normal"/>
    <w:uiPriority w:val="99"/>
    <w:unhideWhenUsed/>
    <w:rsid w:val="0029639D"/>
    <w:pPr>
      <w:numPr>
        <w:numId w:val="90"/>
      </w:numPr>
      <w:contextualSpacing/>
    </w:pPr>
  </w:style>
  <w:style w:type="paragraph" w:styleId="ListNumber3">
    <w:name w:val="List Number 3"/>
    <w:basedOn w:val="Normal"/>
    <w:uiPriority w:val="99"/>
    <w:unhideWhenUsed/>
    <w:rsid w:val="0029639D"/>
    <w:pPr>
      <w:numPr>
        <w:numId w:val="9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2927A1DA"/>
    <w:rPr>
      <w:color w:val="0000FF"/>
      <w:u w:val="single"/>
    </w:rPr>
  </w:style>
  <w:style w:type="paragraph" w:styleId="TOC1">
    <w:name w:val="toc 1"/>
    <w:basedOn w:val="Normal"/>
    <w:next w:val="Normal"/>
    <w:uiPriority w:val="39"/>
    <w:unhideWhenUsed/>
    <w:rsid w:val="2927A1DA"/>
    <w:pPr>
      <w:spacing w:after="100"/>
    </w:pPr>
  </w:style>
  <w:style w:type="paragraph" w:styleId="TOC2">
    <w:name w:val="toc 2"/>
    <w:basedOn w:val="Normal"/>
    <w:next w:val="Normal"/>
    <w:uiPriority w:val="39"/>
    <w:unhideWhenUsed/>
    <w:rsid w:val="2927A1DA"/>
    <w:pPr>
      <w:spacing w:after="100"/>
      <w:ind w:left="220"/>
    </w:pPr>
  </w:style>
  <w:style w:type="table" w:styleId="GridTable4-Accent4">
    <w:name w:val="Grid Table 4 Accent 4"/>
    <w:basedOn w:val="TableNormal"/>
    <w:uiPriority w:val="49"/>
    <w:rsid w:val="00ED344B"/>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Revision">
    <w:name w:val="Revision"/>
    <w:hidden/>
    <w:uiPriority w:val="99"/>
    <w:semiHidden/>
    <w:rsid w:val="00E869F2"/>
    <w:pPr>
      <w:spacing w:after="0" w:line="240" w:lineRule="auto"/>
    </w:pPr>
    <w:rPr>
      <w:lang w:val="en-GB"/>
    </w:rPr>
  </w:style>
  <w:style w:type="paragraph" w:styleId="TOC3">
    <w:name w:val="toc 3"/>
    <w:basedOn w:val="Normal"/>
    <w:next w:val="Normal"/>
    <w:autoRedefine/>
    <w:uiPriority w:val="39"/>
    <w:unhideWhenUsed/>
    <w:rsid w:val="00E01B86"/>
    <w:pPr>
      <w:spacing w:after="100"/>
      <w:ind w:left="440"/>
    </w:pPr>
  </w:style>
  <w:style w:type="character" w:styleId="FollowedHyperlink">
    <w:name w:val="FollowedHyperlink"/>
    <w:basedOn w:val="DefaultParagraphFont"/>
    <w:uiPriority w:val="99"/>
    <w:semiHidden/>
    <w:unhideWhenUsed/>
    <w:rsid w:val="00743861"/>
    <w:rPr>
      <w:color w:val="800080" w:themeColor="followedHyperlink"/>
      <w:u w:val="single"/>
    </w:rPr>
  </w:style>
  <w:style w:type="table" w:styleId="GridTable5Dark-Accent4">
    <w:name w:val="Grid Table 5 Dark Accent 4"/>
    <w:basedOn w:val="TableNormal"/>
    <w:uiPriority w:val="50"/>
    <w:rsid w:val="007F04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B53D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CommentReference">
    <w:name w:val="annotation reference"/>
    <w:basedOn w:val="DefaultParagraphFont"/>
    <w:uiPriority w:val="99"/>
    <w:semiHidden/>
    <w:unhideWhenUsed/>
    <w:rsid w:val="003E5720"/>
    <w:rPr>
      <w:sz w:val="16"/>
      <w:szCs w:val="16"/>
    </w:rPr>
  </w:style>
  <w:style w:type="paragraph" w:styleId="CommentText">
    <w:name w:val="annotation text"/>
    <w:basedOn w:val="Normal"/>
    <w:link w:val="CommentTextChar"/>
    <w:uiPriority w:val="99"/>
    <w:unhideWhenUsed/>
    <w:rsid w:val="003E5720"/>
    <w:pPr>
      <w:spacing w:line="240" w:lineRule="auto"/>
    </w:pPr>
    <w:rPr>
      <w:sz w:val="20"/>
      <w:szCs w:val="20"/>
    </w:rPr>
  </w:style>
  <w:style w:type="character" w:customStyle="1" w:styleId="CommentTextChar">
    <w:name w:val="Comment Text Char"/>
    <w:basedOn w:val="DefaultParagraphFont"/>
    <w:link w:val="CommentText"/>
    <w:uiPriority w:val="99"/>
    <w:rsid w:val="003E5720"/>
    <w:rPr>
      <w:rFonts w:ascii="BT Curve" w:hAnsi="BT Curve"/>
      <w:sz w:val="20"/>
      <w:szCs w:val="20"/>
      <w:lang w:val="en-GB"/>
    </w:rPr>
  </w:style>
  <w:style w:type="paragraph" w:styleId="CommentSubject">
    <w:name w:val="annotation subject"/>
    <w:basedOn w:val="CommentText"/>
    <w:next w:val="CommentText"/>
    <w:link w:val="CommentSubjectChar"/>
    <w:uiPriority w:val="99"/>
    <w:semiHidden/>
    <w:unhideWhenUsed/>
    <w:rsid w:val="003E5720"/>
    <w:rPr>
      <w:b/>
      <w:bCs/>
    </w:rPr>
  </w:style>
  <w:style w:type="character" w:customStyle="1" w:styleId="CommentSubjectChar">
    <w:name w:val="Comment Subject Char"/>
    <w:basedOn w:val="CommentTextChar"/>
    <w:link w:val="CommentSubject"/>
    <w:uiPriority w:val="99"/>
    <w:semiHidden/>
    <w:rsid w:val="003E5720"/>
    <w:rPr>
      <w:rFonts w:ascii="BT Curve" w:hAnsi="BT Curve"/>
      <w:b/>
      <w:bCs/>
      <w:sz w:val="20"/>
      <w:szCs w:val="20"/>
      <w:lang w:val="en-GB"/>
    </w:rPr>
  </w:style>
  <w:style w:type="paragraph" w:styleId="TOC4">
    <w:name w:val="toc 4"/>
    <w:basedOn w:val="Normal"/>
    <w:next w:val="Normal"/>
    <w:autoRedefine/>
    <w:uiPriority w:val="39"/>
    <w:unhideWhenUsed/>
    <w:rsid w:val="005C4544"/>
    <w:pPr>
      <w:spacing w:after="100"/>
      <w:ind w:left="660"/>
    </w:pPr>
  </w:style>
  <w:style w:type="character" w:styleId="Mention">
    <w:name w:val="Mention"/>
    <w:basedOn w:val="DefaultParagraphFont"/>
    <w:uiPriority w:val="99"/>
    <w:unhideWhenUsed/>
    <w:rsid w:val="00301EF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21" Type="http://schemas.microsoft.com/office/2019/05/relationships/documenttasks" Target="documenttasks/documenttasks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microsoft.com/office/2020/10/relationships/intelligence" Target="intelligence2.xml"/></Relationships>
</file>

<file path=word/documenttasks/documenttasks1.xml><?xml version="1.0" encoding="utf-8"?>
<t:Tasks xmlns:t="http://schemas.microsoft.com/office/tasks/2019/documenttasks" xmlns:oel="http://schemas.microsoft.com/office/2019/extlst">
  <t:Task id="{AEEB854F-2750-4CF2-B035-AF5C71FF4B7C}">
    <t:Anchor>
      <t:Comment id="198287216"/>
    </t:Anchor>
    <t:History>
      <t:Event id="{4565D685-2124-4DE4-93A3-732DA0A53C2B}" time="2026-06-12T15:18:02.94Z">
        <t:Attribution userId="S::john.daffern@bt.com::037a29e3-cc31-4aaf-b150-3665361569d4" userProvider="AD" userName="John Daffern (NCE R)"/>
        <t:Anchor>
          <t:Comment id="1032462415"/>
        </t:Anchor>
        <t:Create/>
      </t:Event>
      <t:Event id="{4DE928E8-FE81-4484-83E3-F39A83623AB8}" time="2026-06-12T15:18:02.94Z">
        <t:Attribution userId="S::john.daffern@bt.com::037a29e3-cc31-4aaf-b150-3665361569d4" userProvider="AD" userName="John Daffern (NCE R)"/>
        <t:Anchor>
          <t:Comment id="1032462415"/>
        </t:Anchor>
        <t:Assign userId="S::deepa.packirisamy@bt.com::975031ad-3f47-4ecb-b938-1f669b5b357c" userProvider="AD" userName="Deepa Packirisamy (NCE C)"/>
      </t:Event>
      <t:Event id="{BB268121-3896-4775-ABF1-8D18C2F525B7}" time="2026-06-12T15:18:02.94Z">
        <t:Attribution userId="S::john.daffern@bt.com::037a29e3-cc31-4aaf-b150-3665361569d4" userProvider="AD" userName="John Daffern (NCE R)"/>
        <t:Anchor>
          <t:Comment id="1032462415"/>
        </t:Anchor>
        <t:SetTitle title="@Deepa Packirisamy (NCE C) to add AC"/>
      </t:Event>
    </t:History>
  </t:Task>
  <t:Task id="{31888EEC-0944-4669-BA75-B1FFB42CF3C8}">
    <t:Anchor>
      <t:Comment id="1369315512"/>
    </t:Anchor>
    <t:History>
      <t:Event id="{59DAAB21-9AE7-4265-AC26-F47C2A2691CC}" time="2026-05-13T14:51:03.543Z">
        <t:Attribution userId="S::john.daffern@bt.com::037a29e3-cc31-4aaf-b150-3665361569d4" userProvider="AD" userName="John Daffern (NCE R)"/>
        <t:Anchor>
          <t:Comment id="1369315512"/>
        </t:Anchor>
        <t:Create/>
      </t:Event>
      <t:Event id="{467D695D-6E31-4787-98B0-6F5366211D4B}" time="2026-05-13T14:51:03.543Z">
        <t:Attribution userId="S::john.daffern@bt.com::037a29e3-cc31-4aaf-b150-3665361569d4" userProvider="AD" userName="John Daffern (NCE R)"/>
        <t:Anchor>
          <t:Comment id="1369315512"/>
        </t:Anchor>
        <t:Assign userId="S::deepa.packirisamy@bt.com::975031ad-3f47-4ecb-b938-1f669b5b357c" userProvider="AD" userName="Deepa Packirisamy (NCE C)"/>
      </t:Event>
      <t:Event id="{FBCF3770-A084-479B-8C1E-9B9A0333F88B}" time="2026-05-13T14:51:03.543Z">
        <t:Attribution userId="S::john.daffern@bt.com::037a29e3-cc31-4aaf-b150-3665361569d4" userProvider="AD" userName="John Daffern (NCE R)"/>
        <t:Anchor>
          <t:Comment id="1369315512"/>
        </t:Anchor>
        <t:SetTitle title="@Deepa Packirisamy (NCE C) Is this right - I think it’s one order = one tier, not mixed per order"/>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8014</TotalTime>
  <Pages>1</Pages>
  <Words>15824</Words>
  <Characters>90197</Characters>
  <Application>Microsoft Office Word</Application>
  <DocSecurity>4</DocSecurity>
  <Lines>751</Lines>
  <Paragraphs>211</Paragraphs>
  <ScaleCrop>false</ScaleCrop>
  <Manager/>
  <Company/>
  <LinksUpToDate>false</LinksUpToDate>
  <CharactersWithSpaces>105810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Zoya Azar (NCB R)</cp:lastModifiedBy>
  <cp:revision>2147</cp:revision>
  <cp:lastPrinted>2026-05-21T02:47:00Z</cp:lastPrinted>
  <dcterms:created xsi:type="dcterms:W3CDTF">2026-04-17T12:21:00Z</dcterms:created>
  <dcterms:modified xsi:type="dcterms:W3CDTF">2026-07-01T12:43:00Z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4b7175a9,21383db6,7b7d8092</vt:lpwstr>
  </property>
  <property fmtid="{D5CDD505-2E9C-101B-9397-08002B2CF9AE}" pid="3" name="ClassificationContentMarkingHeaderFontProps">
    <vt:lpwstr>#5514b4,9,Century Gothic</vt:lpwstr>
  </property>
  <property fmtid="{D5CDD505-2E9C-101B-9397-08002B2CF9AE}" pid="4" name="ClassificationContentMarkingHeaderText">
    <vt:lpwstr>General</vt:lpwstr>
  </property>
  <property fmtid="{D5CDD505-2E9C-101B-9397-08002B2CF9AE}" pid="5" name="ClassificationContentMarkingFooterShapeIds">
    <vt:lpwstr>50fe8258,315148ac,6aebe068</vt:lpwstr>
  </property>
  <property fmtid="{D5CDD505-2E9C-101B-9397-08002B2CF9AE}" pid="6" name="ClassificationContentMarkingFooterFontProps">
    <vt:lpwstr>#5514b4,9,Century Gothic</vt:lpwstr>
  </property>
  <property fmtid="{D5CDD505-2E9C-101B-9397-08002B2CF9AE}" pid="7" name="ClassificationContentMarkingFooterText">
    <vt:lpwstr>General</vt:lpwstr>
  </property>
  <property fmtid="{D5CDD505-2E9C-101B-9397-08002B2CF9AE}" pid="8" name="MSIP_Label_55818d02-8d25-4bb9-b27c-e4db64670887_Enabled">
    <vt:lpwstr>true</vt:lpwstr>
  </property>
  <property fmtid="{D5CDD505-2E9C-101B-9397-08002B2CF9AE}" pid="9" name="MSIP_Label_55818d02-8d25-4bb9-b27c-e4db64670887_SetDate">
    <vt:lpwstr>2026-04-14T07:51:46Z</vt:lpwstr>
  </property>
  <property fmtid="{D5CDD505-2E9C-101B-9397-08002B2CF9AE}" pid="10" name="MSIP_Label_55818d02-8d25-4bb9-b27c-e4db64670887_Method">
    <vt:lpwstr>Standard</vt:lpwstr>
  </property>
  <property fmtid="{D5CDD505-2E9C-101B-9397-08002B2CF9AE}" pid="11" name="MSIP_Label_55818d02-8d25-4bb9-b27c-e4db64670887_Name">
    <vt:lpwstr>55818d02-8d25-4bb9-b27c-e4db64670887</vt:lpwstr>
  </property>
  <property fmtid="{D5CDD505-2E9C-101B-9397-08002B2CF9AE}" pid="12" name="MSIP_Label_55818d02-8d25-4bb9-b27c-e4db64670887_SiteId">
    <vt:lpwstr>a7f35688-9c00-4d5e-ba41-29f146377ab0</vt:lpwstr>
  </property>
  <property fmtid="{D5CDD505-2E9C-101B-9397-08002B2CF9AE}" pid="13" name="MSIP_Label_55818d02-8d25-4bb9-b27c-e4db64670887_ActionId">
    <vt:lpwstr>318a98ff-f54e-453e-8115-ef88f85b25ba</vt:lpwstr>
  </property>
  <property fmtid="{D5CDD505-2E9C-101B-9397-08002B2CF9AE}" pid="14" name="MSIP_Label_55818d02-8d25-4bb9-b27c-e4db64670887_ContentBits">
    <vt:lpwstr>3</vt:lpwstr>
  </property>
  <property fmtid="{D5CDD505-2E9C-101B-9397-08002B2CF9AE}" pid="15" name="MSIP_Label_55818d02-8d25-4bb9-b27c-e4db64670887_Tag">
    <vt:lpwstr>10, 3, 0, 2</vt:lpwstr>
  </property>
</Properties>
</file>